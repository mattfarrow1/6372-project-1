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01F11F8F"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w:t>
      </w:r>
      <w:proofErr w:type="spellStart"/>
      <w:r>
        <w:t>Duan</w:t>
      </w:r>
      <w:proofErr w:type="spellEnd"/>
      <w:r>
        <w:t xml:space="preserve"> Wang, we developed three </w:t>
      </w:r>
      <w:del w:id="1" w:author="Megan Ball" w:date="2020-10-04T09:48:00Z">
        <w:r w:rsidDel="00736335">
          <w:delText xml:space="preserve">different </w:delText>
        </w:r>
      </w:del>
      <w:r>
        <w:t>models</w:t>
      </w:r>
      <w:ins w:id="2" w:author="Megan Ball" w:date="2020-10-04T09:48:00Z">
        <w:r w:rsidR="00736335">
          <w:t xml:space="preserve"> with three different goals</w:t>
        </w:r>
      </w:ins>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3" w:name="data-description"/>
      <w:r>
        <w:t>Data Description</w:t>
      </w:r>
      <w:bookmarkEnd w:id="3"/>
    </w:p>
    <w:p w14:paraId="6A982CE2" w14:textId="7DABC748" w:rsidR="003E3F59" w:rsidRDefault="003E3F59" w:rsidP="003E3F59">
      <w:pPr>
        <w:pStyle w:val="FirstParagraph"/>
      </w:pPr>
      <w:r>
        <w:t xml:space="preserve">The description and context of the Life Expectancy (WHO) data set can be found </w:t>
      </w:r>
      <w:r w:rsidR="00DD4D70">
        <w:fldChar w:fldCharType="begin"/>
      </w:r>
      <w:r w:rsidR="00DD4D70">
        <w:instrText xml:space="preserve"> HYPERLINK "https://www.kaggle.com/kumarajarshi/life-expectancy-who" \h </w:instrText>
      </w:r>
      <w:ins w:id="4" w:author="Megan Ball" w:date="2020-10-04T12:36:00Z"/>
      <w:r w:rsidR="00DD4D70">
        <w:fldChar w:fldCharType="separate"/>
      </w:r>
      <w:r>
        <w:rPr>
          <w:rStyle w:val="Hyperlink"/>
        </w:rPr>
        <w:t>here</w:t>
      </w:r>
      <w:r w:rsidR="00DD4D70">
        <w:rPr>
          <w:rStyle w:val="Hyperlink"/>
        </w:rPr>
        <w:fldChar w:fldCharType="end"/>
      </w:r>
      <w:r>
        <w:t>. Data has been compiled from several different data sets into a final data set that represents health factors for 193 countries between the years of 2000-2015.</w:t>
      </w:r>
    </w:p>
    <w:p w14:paraId="6AFEDD00" w14:textId="3E881297"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del w:id="5" w:author="Megan Ball" w:date="2020-10-04T09:48:00Z">
        <w:r w:rsidDel="00736335">
          <w:delText>various social, economic, and health-related factors.</w:delText>
        </w:r>
        <w:r w:rsidDel="00736335">
          <w:rPr>
            <w:color w:val="FF0000"/>
          </w:rPr>
          <w:delText xml:space="preserve"> </w:delText>
        </w:r>
      </w:del>
      <w:r w:rsidRPr="00B60EA8">
        <w:t>Each record in the data contains measurements for a single year within the country being measured</w:t>
      </w:r>
      <w:r>
        <w:rPr>
          <w:color w:val="FF0000"/>
        </w:rPr>
        <w:t xml:space="preserve">. </w:t>
      </w:r>
      <w:ins w:id="6" w:author="Megan Ball" w:date="2020-10-04T09:48:00Z">
        <w:r w:rsidR="00736335" w:rsidRPr="00736335">
          <w:rPr>
            <w:rPrChange w:id="7" w:author="Megan Ball" w:date="2020-10-04T09:59:00Z">
              <w:rPr>
                <w:color w:val="FF0000"/>
              </w:rPr>
            </w:rPrChange>
          </w:rPr>
          <w:t>The maximum number of years</w:t>
        </w:r>
      </w:ins>
      <w:ins w:id="8" w:author="Megan Ball" w:date="2020-10-04T09:59:00Z">
        <w:r w:rsidR="00736335">
          <w:t xml:space="preserve"> (or data points)</w:t>
        </w:r>
      </w:ins>
      <w:ins w:id="9" w:author="Megan Ball" w:date="2020-10-04T09:48:00Z">
        <w:r w:rsidR="00736335" w:rsidRPr="00736335">
          <w:rPr>
            <w:rPrChange w:id="10" w:author="Megan Ball" w:date="2020-10-04T09:59:00Z">
              <w:rPr>
                <w:color w:val="FF0000"/>
              </w:rPr>
            </w:rPrChange>
          </w:rPr>
          <w:t xml:space="preserve"> for a single country is </w:t>
        </w:r>
      </w:ins>
      <w:ins w:id="11" w:author="Megan Ball" w:date="2020-10-04T10:00:00Z">
        <w:r w:rsidR="00736335">
          <w:t>sixteen.</w:t>
        </w:r>
      </w:ins>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2667701" cy="1737995"/>
                    </a:xfrm>
                    <a:prstGeom prst="rect">
                      <a:avLst/>
                    </a:prstGeom>
                  </pic:spPr>
                </pic:pic>
              </a:graphicData>
            </a:graphic>
          </wp:inline>
        </w:drawing>
      </w:r>
    </w:p>
    <w:p w14:paraId="4C7D51CF" w14:textId="0FDCBA97" w:rsidR="0085056E" w:rsidRDefault="0085056E" w:rsidP="0085056E">
      <w:pPr>
        <w:pStyle w:val="Caption"/>
      </w:pPr>
      <w:r>
        <w:t xml:space="preserve">Figure </w:t>
      </w:r>
      <w:r w:rsidR="00A13D22">
        <w:fldChar w:fldCharType="begin"/>
      </w:r>
      <w:r w:rsidR="00A13D22">
        <w:instrText xml:space="preserve"> SEQ Figure \* ARABIC </w:instrText>
      </w:r>
      <w:r w:rsidR="00A13D22">
        <w:fldChar w:fldCharType="separate"/>
      </w:r>
      <w:r w:rsidR="00142E62">
        <w:rPr>
          <w:noProof/>
        </w:rPr>
        <w:t>1</w:t>
      </w:r>
      <w:r w:rsidR="00A13D22">
        <w:rPr>
          <w:noProof/>
        </w:rPr>
        <w:fldChar w:fldCharType="end"/>
      </w:r>
      <w:r>
        <w:t xml:space="preserve">: </w:t>
      </w:r>
      <w:r w:rsidRPr="00E80ED0">
        <w:t>Histogram</w:t>
      </w:r>
      <w:r>
        <w:t xml:space="preserve"> </w:t>
      </w:r>
      <w:r w:rsidRPr="00E80ED0">
        <w:t>of Life Expectancy data</w:t>
      </w:r>
      <w:r>
        <w:tab/>
      </w:r>
      <w:r>
        <w:tab/>
      </w:r>
      <w:r>
        <w:tab/>
        <w:t xml:space="preserve">Figure </w:t>
      </w:r>
      <w:r w:rsidR="00A13D22">
        <w:fldChar w:fldCharType="begin"/>
      </w:r>
      <w:r w:rsidR="00A13D22">
        <w:instrText xml:space="preserve"> SEQ Figure \* ARABIC </w:instrText>
      </w:r>
      <w:r w:rsidR="00A13D22">
        <w:fldChar w:fldCharType="separate"/>
      </w:r>
      <w:r w:rsidR="00142E62">
        <w:rPr>
          <w:noProof/>
        </w:rPr>
        <w:t>2</w:t>
      </w:r>
      <w:r w:rsidR="00A13D22">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2B40142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142E62">
        <w:t xml:space="preserve">Figure </w:t>
      </w:r>
      <w:r w:rsidR="00142E62">
        <w:rPr>
          <w:noProof/>
        </w:rPr>
        <w:t>3</w:t>
      </w:r>
      <w:r>
        <w:fldChar w:fldCharType="end"/>
      </w:r>
      <w:r>
        <w:t xml:space="preserve">). Based on a cut-off of </w:t>
      </w:r>
      <w:ins w:id="12" w:author="Megan Ball" w:date="2020-10-04T10:00:00Z">
        <w:r w:rsidR="00930778" w:rsidRPr="00930778">
          <w:rPr>
            <w:rFonts w:ascii="Cambria Math" w:hAnsi="Cambria Math"/>
            <w:i/>
            <w:rPrChange w:id="13" w:author="Megan Ball" w:date="2020-10-04T10:00:00Z">
              <w:rPr>
                <w:rFonts w:ascii="Cambria Math" w:hAnsi="Cambria Math"/>
              </w:rPr>
            </w:rPrChange>
          </w:rPr>
          <w:t>≥</w:t>
        </w:r>
      </w:ins>
      <m:oMath>
        <m:r>
          <w:del w:id="14" w:author="Megan Ball" w:date="2020-10-04T10:00:00Z">
            <w:rPr>
              <w:rFonts w:ascii="Cambria Math" w:hAnsi="Cambria Math"/>
            </w:rPr>
            <m:t>&gt;</m:t>
          </w:del>
        </m:r>
      </m:oMath>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142E62">
        <w:t xml:space="preserve">Figure </w:t>
      </w:r>
      <w:r w:rsidR="00142E62">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142E62">
        <w:t xml:space="preserve">Figure </w:t>
      </w:r>
      <w:r w:rsidR="00142E62">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ins w:id="15" w:author="Megan Ball" w:date="2020-10-04T10:01:00Z">
        <w:r w:rsidR="00B85D24">
          <w:t>multi</w:t>
        </w:r>
      </w:ins>
      <w:r>
        <w:t>collinearity.</w:t>
      </w:r>
    </w:p>
    <w:p w14:paraId="0A36FEED" w14:textId="1FA7AEFF"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142E62">
        <w:t xml:space="preserve">Figure </w:t>
      </w:r>
      <w:r w:rsidR="00142E62">
        <w:rPr>
          <w:noProof/>
        </w:rPr>
        <w:t>6</w:t>
      </w:r>
      <w:r>
        <w:fldChar w:fldCharType="end"/>
      </w:r>
      <w:r>
        <w:t xml:space="preserve">). We </w:t>
      </w:r>
      <w:del w:id="16" w:author="Megan Ball" w:date="2020-10-04T10:01:00Z">
        <w:r w:rsidDel="00B85D24">
          <w:delText xml:space="preserve">then </w:delText>
        </w:r>
      </w:del>
      <w:r>
        <w:t xml:space="preserve">limited the scope of our analysis to not include </w:t>
      </w:r>
      <w:del w:id="17" w:author="Megan Ball" w:date="2020-10-04T10:01:00Z">
        <w:r w:rsidDel="00B85D24">
          <w:delText xml:space="preserve">those </w:delText>
        </w:r>
      </w:del>
      <w:ins w:id="18" w:author="Megan Ball" w:date="2020-10-04T10:01:00Z">
        <w:r w:rsidR="00B85D24">
          <w:t xml:space="preserve">the </w:t>
        </w:r>
      </w:ins>
      <w:r>
        <w:t>countries where life expectancy was missing (</w:t>
      </w:r>
      <w:r>
        <w:fldChar w:fldCharType="begin"/>
      </w:r>
      <w:r>
        <w:instrText xml:space="preserve"> REF _Ref52632595 \h </w:instrText>
      </w:r>
      <w:r>
        <w:fldChar w:fldCharType="separate"/>
      </w:r>
      <w:r w:rsidR="00142E62">
        <w:t xml:space="preserve">Figure </w:t>
      </w:r>
      <w:r w:rsidR="00142E62">
        <w:rPr>
          <w:noProof/>
        </w:rPr>
        <w:t>7</w:t>
      </w:r>
      <w:r>
        <w:fldChar w:fldCharType="end"/>
      </w:r>
      <w:r>
        <w:t>). In doing that, we excluded the following countries from our scope: Cook Islands, Dominica, Marshall Islands, Monaco, Nauru, Niue, Palau, Saint Kitts and Nevis, San Marino, and Tuvalu.</w:t>
      </w:r>
    </w:p>
    <w:p w14:paraId="7ADE9061" w14:textId="1E5C8822"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142E62">
        <w:t xml:space="preserve">Figure </w:t>
      </w:r>
      <w:r w:rsidR="00142E62">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74FBECF7"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142E62">
        <w:t xml:space="preserve">Figure </w:t>
      </w:r>
      <w:r w:rsidR="00142E62">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EE39604"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142E62">
        <w:t xml:space="preserve">Figure </w:t>
      </w:r>
      <w:r w:rsidR="00142E62">
        <w:rPr>
          <w:noProof/>
        </w:rPr>
        <w:t>10</w:t>
      </w:r>
      <w:r>
        <w:fldChar w:fldCharType="end"/>
      </w:r>
      <w:r>
        <w:t>)</w:t>
      </w:r>
    </w:p>
    <w:p w14:paraId="06ECF9BE" w14:textId="1E532C91"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ins w:id="19" w:author="Megan Ball" w:date="2020-10-04T12:53:00Z">
        <w:r w:rsidR="00142E62">
          <w:tab/>
        </w:r>
        <w:r w:rsidR="00142E62">
          <w:tab/>
        </w:r>
        <w:r w:rsidR="00142E62">
          <w:tab/>
          <w:t xml:space="preserve">Figure </w:t>
        </w:r>
        <w:r w:rsidR="00142E62">
          <w:rPr>
            <w:noProof/>
          </w:rPr>
          <w:t>11</w:t>
        </w:r>
      </w:ins>
      <w:del w:id="20" w:author="Megan Ball" w:date="2020-10-04T11:37:00Z">
        <w:r w:rsidR="009F4C68" w:rsidDel="00094281">
          <w:delText xml:space="preserve">Figure </w:delText>
        </w:r>
        <w:r w:rsidR="009F4C68" w:rsidDel="00094281">
          <w:rPr>
            <w:noProof/>
          </w:rPr>
          <w:delText>11</w:delText>
        </w:r>
      </w:del>
      <w:r>
        <w:fldChar w:fldCharType="end"/>
      </w:r>
      <w:r>
        <w:t>)</w:t>
      </w:r>
    </w:p>
    <w:p w14:paraId="4C35A612" w14:textId="5F02025D"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142E62">
        <w:t xml:space="preserve">Figure </w:t>
      </w:r>
      <w:r w:rsidR="00142E62">
        <w:rPr>
          <w:noProof/>
        </w:rPr>
        <w:t>12</w:t>
      </w:r>
      <w:r>
        <w:fldChar w:fldCharType="end"/>
      </w:r>
      <w:r>
        <w:t>)</w:t>
      </w:r>
    </w:p>
    <w:p w14:paraId="4130D549" w14:textId="285E305F"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142E62">
        <w:t xml:space="preserve">Figure </w:t>
      </w:r>
      <w:r w:rsidR="00142E62">
        <w:rPr>
          <w:noProof/>
        </w:rPr>
        <w:t>13</w:t>
      </w:r>
      <w:r>
        <w:fldChar w:fldCharType="end"/>
      </w:r>
      <w:r>
        <w:t>)</w:t>
      </w:r>
    </w:p>
    <w:p w14:paraId="097315B5" w14:textId="60CF8429"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142E62">
        <w:t xml:space="preserve">Figure </w:t>
      </w:r>
      <w:r w:rsidR="00142E62">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2064BAD3" w:rsidR="004724DF" w:rsidRDefault="00736335" w:rsidP="00A7419D">
      <w:pPr>
        <w:rPr>
          <w:rFonts w:cstheme="minorHAnsi"/>
        </w:rPr>
      </w:pPr>
      <w:ins w:id="21" w:author="Megan Ball" w:date="2020-10-04T09:49:00Z">
        <w:r>
          <w:rPr>
            <w:rFonts w:cstheme="minorHAnsi"/>
          </w:rPr>
          <w:t>For our first objective, we develop</w:t>
        </w:r>
      </w:ins>
      <w:ins w:id="22" w:author="Megan Ball" w:date="2020-10-04T10:02:00Z">
        <w:r w:rsidR="002309A8">
          <w:rPr>
            <w:rFonts w:cstheme="minorHAnsi"/>
          </w:rPr>
          <w:t>ed</w:t>
        </w:r>
      </w:ins>
      <w:ins w:id="23" w:author="Megan Ball" w:date="2020-10-04T09:49:00Z">
        <w:r>
          <w:rPr>
            <w:rFonts w:cstheme="minorHAnsi"/>
          </w:rPr>
          <w:t xml:space="preserve"> two linear models for life expectancy: the first to be easily interpretable, and the second to be purely for purposes of prediction. For both models, we need to perform</w:t>
        </w:r>
      </w:ins>
      <w:ins w:id="24" w:author="Megan Ball" w:date="2020-10-04T09:50:00Z">
        <w:r>
          <w:rPr>
            <w:rFonts w:cstheme="minorHAnsi"/>
          </w:rPr>
          <w:t xml:space="preserve"> variable selection </w:t>
        </w:r>
      </w:ins>
      <w:ins w:id="25" w:author="Megan Ball" w:date="2020-10-04T10:02:00Z">
        <w:r w:rsidR="002309A8">
          <w:rPr>
            <w:rFonts w:cstheme="minorHAnsi"/>
          </w:rPr>
          <w:t>to minimize dimensionality and</w:t>
        </w:r>
      </w:ins>
      <w:ins w:id="26" w:author="Megan Ball" w:date="2020-10-04T09:50:00Z">
        <w:r>
          <w:rPr>
            <w:rFonts w:cstheme="minorHAnsi"/>
          </w:rPr>
          <w:t xml:space="preserve"> validate our assumptions with respect to linear regression. </w:t>
        </w:r>
      </w:ins>
      <w:del w:id="27" w:author="Megan Ball" w:date="2020-10-04T09:50:00Z">
        <w:r w:rsidR="00A7419D" w:rsidRPr="00A7419D" w:rsidDel="00736335">
          <w:rPr>
            <w:rFonts w:cstheme="minorHAnsi"/>
          </w:rPr>
          <w:delText>Determine the predictors that are significantly contributing to the value of life expectancy.</w:delText>
        </w:r>
      </w:del>
    </w:p>
    <w:p w14:paraId="0F8AFEFE" w14:textId="77777777" w:rsidR="00693AED" w:rsidRPr="001C2B3C" w:rsidRDefault="00693AED" w:rsidP="00A03FA7">
      <w:pPr>
        <w:rPr>
          <w:rFonts w:cstheme="minorHAnsi"/>
        </w:rPr>
      </w:pPr>
    </w:p>
    <w:p w14:paraId="7431B8EF" w14:textId="617A3CDE" w:rsidR="004724DF" w:rsidRDefault="004724DF" w:rsidP="00693AED">
      <w:pPr>
        <w:rPr>
          <w:rFonts w:cstheme="minorHAnsi"/>
        </w:rPr>
      </w:pPr>
      <w:del w:id="28" w:author="Megan Ball" w:date="2020-10-04T10:25:00Z">
        <w:r w:rsidRPr="00FF4768" w:rsidDel="00386811">
          <w:rPr>
            <w:rStyle w:val="Heading2Char"/>
          </w:rPr>
          <w:delText>Model Selection</w:delText>
        </w:r>
        <w:r w:rsidRPr="001C2B3C" w:rsidDel="00386811">
          <w:rPr>
            <w:rFonts w:cstheme="minorHAnsi"/>
          </w:rPr>
          <w:delText xml:space="preserve"> </w:delText>
        </w:r>
      </w:del>
      <w:ins w:id="29" w:author="Megan Ball" w:date="2020-10-04T10:25:00Z">
        <w:r w:rsidR="00386811">
          <w:rPr>
            <w:rStyle w:val="Heading2Char"/>
          </w:rPr>
          <w:t xml:space="preserve">Building the Model </w:t>
        </w:r>
      </w:ins>
    </w:p>
    <w:p w14:paraId="5D3EE40D" w14:textId="017524A8" w:rsidR="00A7419D" w:rsidRDefault="00A7419D" w:rsidP="00693AED">
      <w:pPr>
        <w:rPr>
          <w:ins w:id="30" w:author="Megan Ball" w:date="2020-10-04T10:25:00Z"/>
          <w:rFonts w:cstheme="minorHAnsi"/>
        </w:rPr>
      </w:pPr>
      <w:r w:rsidRPr="00A7419D">
        <w:rPr>
          <w:rFonts w:cstheme="minorHAnsi"/>
        </w:rPr>
        <w:t xml:space="preserve">After </w:t>
      </w:r>
      <w:ins w:id="31" w:author="Megan Ball" w:date="2020-10-04T10:03:00Z">
        <w:r w:rsidR="002309A8">
          <w:rPr>
            <w:rFonts w:cstheme="minorHAnsi"/>
          </w:rPr>
          <w:t>completion of initial data clean up</w:t>
        </w:r>
      </w:ins>
      <w:del w:id="32" w:author="Megan Ball" w:date="2020-10-04T10:03:00Z">
        <w:r w:rsidRPr="00A7419D" w:rsidDel="002309A8">
          <w:rPr>
            <w:rFonts w:cstheme="minorHAnsi"/>
          </w:rPr>
          <w:delText>the data was cleaned up</w:delText>
        </w:r>
      </w:del>
      <w:r w:rsidRPr="00A7419D">
        <w:rPr>
          <w:rFonts w:cstheme="minorHAnsi"/>
        </w:rPr>
        <w:t xml:space="preserve">, we </w:t>
      </w:r>
      <w:del w:id="33" w:author="Megan Ball" w:date="2020-10-04T10:03:00Z">
        <w:r w:rsidRPr="00A7419D" w:rsidDel="002309A8">
          <w:rPr>
            <w:rFonts w:cstheme="minorHAnsi"/>
          </w:rPr>
          <w:delText xml:space="preserve">went ahead and </w:delText>
        </w:r>
      </w:del>
      <w:r w:rsidRPr="00A7419D">
        <w:rPr>
          <w:rFonts w:cstheme="minorHAnsi"/>
        </w:rPr>
        <w:t xml:space="preserve">applied </w:t>
      </w:r>
      <w:del w:id="34" w:author="Megan Ball" w:date="2020-10-04T10:24:00Z">
        <w:r w:rsidRPr="00A7419D" w:rsidDel="00386811">
          <w:rPr>
            <w:rFonts w:cstheme="minorHAnsi"/>
          </w:rPr>
          <w:delText xml:space="preserve">various model selection approaches which resulted in the creation of a data frame containing only the predictors and our response variable. </w:delText>
        </w:r>
      </w:del>
      <w:ins w:id="35" w:author="Megan Ball" w:date="2020-10-04T10:24:00Z">
        <w:r w:rsidR="00386811">
          <w:rPr>
            <w:rFonts w:cstheme="minorHAnsi"/>
          </w:rPr>
          <w:t>various v</w:t>
        </w:r>
      </w:ins>
      <w:ins w:id="36" w:author="Megan Ball" w:date="2020-10-04T10:25:00Z">
        <w:r w:rsidR="00386811">
          <w:rPr>
            <w:rFonts w:cstheme="minorHAnsi"/>
          </w:rPr>
          <w:t>ariable selection techniques and chose final models based on metric comparisons, primarily ASE.</w:t>
        </w:r>
      </w:ins>
      <w:del w:id="37" w:author="Megan Ball" w:date="2020-10-04T10:08:00Z">
        <w:r w:rsidRPr="00A7419D" w:rsidDel="0068625C">
          <w:rPr>
            <w:rFonts w:cstheme="minorHAnsi"/>
          </w:rPr>
          <w:delText>We applied the following model selection algorithms</w:delText>
        </w:r>
        <w:r w:rsidDel="0068625C">
          <w:rPr>
            <w:rFonts w:cstheme="minorHAnsi"/>
          </w:rPr>
          <w:delText>:</w:delText>
        </w:r>
      </w:del>
    </w:p>
    <w:p w14:paraId="060BFD0D" w14:textId="77777777" w:rsidR="00386811" w:rsidRPr="001C2B3C" w:rsidRDefault="00386811" w:rsidP="00693AED">
      <w:pPr>
        <w:rPr>
          <w:rFonts w:cstheme="minorHAnsi"/>
        </w:rPr>
      </w:pPr>
    </w:p>
    <w:p w14:paraId="73119686" w14:textId="6F611938" w:rsidR="00A7419D" w:rsidDel="00386811" w:rsidRDefault="00A7419D" w:rsidP="00A7419D">
      <w:pPr>
        <w:rPr>
          <w:del w:id="38" w:author="Megan Ball" w:date="2020-10-04T10:16:00Z"/>
        </w:rPr>
      </w:pPr>
    </w:p>
    <w:p w14:paraId="32CDA138" w14:textId="1FF025AA" w:rsidR="004724DF" w:rsidDel="009A5575" w:rsidRDefault="001D2003">
      <w:pPr>
        <w:pStyle w:val="Heading3"/>
        <w:rPr>
          <w:del w:id="39" w:author="Megan Ball" w:date="2020-10-04T10:16:00Z"/>
        </w:rPr>
      </w:pPr>
      <w:ins w:id="40" w:author="Megan Ball" w:date="2020-10-04T11:32:00Z">
        <w:r>
          <w:t>Interpretable</w:t>
        </w:r>
      </w:ins>
      <w:ins w:id="41" w:author="Megan Ball" w:date="2020-10-04T10:25:00Z">
        <w:r w:rsidR="00386811">
          <w:t xml:space="preserve"> Model Variable Selection</w:t>
        </w:r>
      </w:ins>
      <w:del w:id="42" w:author="Megan Ball" w:date="2020-10-04T10:16:00Z">
        <w:r w:rsidR="00A7419D" w:rsidDel="009A5575">
          <w:delText>Interpretable Model Using Stepwise Regression</w:delText>
        </w:r>
      </w:del>
    </w:p>
    <w:p w14:paraId="36870165" w14:textId="40572B96" w:rsidR="00A7419D" w:rsidDel="009A5575" w:rsidRDefault="00A7419D">
      <w:pPr>
        <w:pStyle w:val="Heading3"/>
        <w:rPr>
          <w:del w:id="43" w:author="Megan Ball" w:date="2020-10-04T10:16:00Z"/>
        </w:rPr>
        <w:pPrChange w:id="44" w:author="Megan Ball" w:date="2020-10-04T10:25:00Z">
          <w:pPr/>
        </w:pPrChange>
      </w:pPr>
      <w:commentRangeStart w:id="45"/>
      <w:del w:id="46" w:author="Megan Ball" w:date="2020-10-04T10:16:00Z">
        <w:r w:rsidRPr="00A7419D" w:rsidDel="009A5575">
          <w:delText xml:space="preserve">Stepwise regression in general performs multiple iterations by dropping one independent variable at </w:delText>
        </w:r>
      </w:del>
      <w:del w:id="47" w:author="Megan Ball" w:date="2020-10-04T10:07:00Z">
        <w:r w:rsidRPr="00A7419D" w:rsidDel="0068625C">
          <w:delText xml:space="preserve">the </w:delText>
        </w:r>
      </w:del>
      <w:del w:id="48" w:author="Megan Ball" w:date="2020-10-04T10:16:00Z">
        <w:r w:rsidRPr="00A7419D" w:rsidDel="009A5575">
          <w:delText>time. In each iteration</w:delText>
        </w:r>
        <w:r w:rsidDel="009A5575">
          <w:delText>,</w:delText>
        </w:r>
        <w:r w:rsidRPr="00A7419D" w:rsidDel="009A5575">
          <w:delText xml:space="preserve"> multiple models are </w:delText>
        </w:r>
        <w:r w:rsidR="0085056E" w:rsidRPr="00A7419D" w:rsidDel="009A5575">
          <w:delText>created,</w:delText>
        </w:r>
        <w:r w:rsidRPr="00A7419D" w:rsidDel="009A5575">
          <w:delText xml:space="preserve"> and an AIC value is generated for each model. The model with the lowest AIC is retained for the next iteration. The iteration is stopped when there is no significant drop in AIC. </w:delText>
        </w:r>
        <w:commentRangeEnd w:id="45"/>
        <w:r w:rsidR="0068625C" w:rsidDel="009A5575">
          <w:rPr>
            <w:rStyle w:val="CommentReference"/>
          </w:rPr>
          <w:commentReference w:id="45"/>
        </w:r>
      </w:del>
    </w:p>
    <w:p w14:paraId="5559B49F" w14:textId="77777777" w:rsidR="00A7419D" w:rsidRDefault="00A7419D">
      <w:pPr>
        <w:pStyle w:val="Heading3"/>
        <w:pPrChange w:id="49" w:author="Megan Ball" w:date="2020-10-04T10:25:00Z">
          <w:pPr/>
        </w:pPrChange>
      </w:pPr>
    </w:p>
    <w:p w14:paraId="7E069C9F" w14:textId="7BE8407D" w:rsidR="00A7419D" w:rsidRDefault="00A7419D" w:rsidP="00A7419D">
      <w:pPr>
        <w:rPr>
          <w:ins w:id="50" w:author="Megan Ball" w:date="2020-10-04T10:15:00Z"/>
        </w:rPr>
      </w:pPr>
      <w:r w:rsidRPr="00A7419D">
        <w:t xml:space="preserve">For the interpretable model, we applied forward and backward stepwise selection algorithms and they both returned the </w:t>
      </w:r>
      <w:del w:id="51" w:author="Megan Ball" w:date="2020-10-04T10:08:00Z">
        <w:r w:rsidRPr="00A7419D" w:rsidDel="0068625C">
          <w:delText xml:space="preserve">following </w:delText>
        </w:r>
      </w:del>
      <w:ins w:id="52" w:author="Megan Ball" w:date="2020-10-04T10:08:00Z">
        <w:r w:rsidR="0068625C">
          <w:t>same significant</w:t>
        </w:r>
        <w:r w:rsidR="0068625C" w:rsidRPr="00A7419D">
          <w:t xml:space="preserve"> </w:t>
        </w:r>
      </w:ins>
      <w:r w:rsidRPr="00A7419D">
        <w:t xml:space="preserve">variables: </w:t>
      </w:r>
      <w:bookmarkStart w:id="53"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53"/>
      <w:proofErr w:type="spellEnd"/>
      <w:r w:rsidRPr="00A7419D">
        <w:t xml:space="preserve">. This means that the model with these variables had the </w:t>
      </w:r>
      <w:commentRangeStart w:id="54"/>
      <w:r w:rsidRPr="00A7419D">
        <w:t xml:space="preserve">lowest </w:t>
      </w:r>
      <w:ins w:id="55" w:author="Megan Ball" w:date="2020-10-04T11:07:00Z">
        <w:r w:rsidR="00F16549">
          <w:t>B</w:t>
        </w:r>
      </w:ins>
      <w:del w:id="56" w:author="Megan Ball" w:date="2020-10-04T11:07:00Z">
        <w:r w:rsidRPr="00A7419D" w:rsidDel="00F16549">
          <w:delText>A</w:delText>
        </w:r>
      </w:del>
      <w:r w:rsidRPr="00A7419D">
        <w:t xml:space="preserve">IC. </w:t>
      </w:r>
      <w:commentRangeEnd w:id="54"/>
      <w:r w:rsidR="0068625C">
        <w:rPr>
          <w:rStyle w:val="CommentReference"/>
        </w:rPr>
        <w:commentReference w:id="54"/>
      </w:r>
    </w:p>
    <w:p w14:paraId="0FB23D1F" w14:textId="43DF973E" w:rsidR="009A5575" w:rsidRDefault="009A5575" w:rsidP="00A7419D">
      <w:pPr>
        <w:rPr>
          <w:ins w:id="57" w:author="Megan Ball" w:date="2020-10-04T10:15:00Z"/>
        </w:rPr>
      </w:pPr>
    </w:p>
    <w:p w14:paraId="410DA9E4" w14:textId="77777777" w:rsidR="009A5575" w:rsidRDefault="009A5575" w:rsidP="009A5575">
      <w:pPr>
        <w:rPr>
          <w:moveTo w:id="58" w:author="Megan Ball" w:date="2020-10-04T10:15:00Z"/>
        </w:rPr>
      </w:pPr>
      <w:moveToRangeStart w:id="59" w:author="Megan Ball" w:date="2020-10-04T10:15:00Z" w:name="move52698932"/>
      <w:moveTo w:id="60" w:author="Megan Ball" w:date="2020-10-04T10:15:00Z">
        <w:r w:rsidRPr="00A7419D">
          <w:rPr>
            <w:b/>
            <w:bCs/>
          </w:rPr>
          <w:t xml:space="preserve">Best </w:t>
        </w:r>
        <w:r>
          <w:rPr>
            <w:b/>
            <w:bCs/>
          </w:rPr>
          <w:t>S</w:t>
        </w:r>
        <w:r w:rsidRPr="00A7419D">
          <w:rPr>
            <w:b/>
            <w:bCs/>
          </w:rPr>
          <w:t>ubsets</w:t>
        </w:r>
      </w:moveTo>
    </w:p>
    <w:p w14:paraId="443B567C" w14:textId="56CA47DB" w:rsidR="009A5575" w:rsidRPr="00A7419D" w:rsidRDefault="009A5575" w:rsidP="009A5575">
      <w:pPr>
        <w:rPr>
          <w:moveTo w:id="61" w:author="Megan Ball" w:date="2020-10-04T10:15:00Z"/>
        </w:rPr>
      </w:pPr>
      <w:moveTo w:id="62" w:author="Megan Ball" w:date="2020-10-04T10:15:00Z">
        <w:r w:rsidRPr="00A7419D">
          <w:t>We also used the Best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moveTo>
      <w:moveTo w:id="63" w:author="Megan Ball" w:date="2020-10-04T10:15:00Z">
        <w:r>
          <w:fldChar w:fldCharType="separate"/>
        </w:r>
      </w:moveTo>
      <w:ins w:id="64" w:author="Megan Ball" w:date="2020-10-04T12:53:00Z">
        <w:r w:rsidR="00142E62">
          <w:t xml:space="preserve">Figure </w:t>
        </w:r>
        <w:r w:rsidR="00142E62">
          <w:rPr>
            <w:noProof/>
          </w:rPr>
          <w:t>15</w:t>
        </w:r>
      </w:ins>
      <w:moveTo w:id="65" w:author="Megan Ball" w:date="2020-10-04T10:15:00Z">
        <w:r>
          <w:fldChar w:fldCharType="end"/>
        </w:r>
        <w:r>
          <w:t xml:space="preserve">, </w:t>
        </w:r>
        <w:r>
          <w:fldChar w:fldCharType="begin"/>
        </w:r>
        <w:r>
          <w:instrText xml:space="preserve"> REF _Ref52657655 \h </w:instrText>
        </w:r>
      </w:moveTo>
      <w:moveTo w:id="66" w:author="Megan Ball" w:date="2020-10-04T10:15:00Z">
        <w:r>
          <w:fldChar w:fldCharType="separate"/>
        </w:r>
      </w:moveTo>
      <w:ins w:id="67" w:author="Megan Ball" w:date="2020-10-04T12:53:00Z">
        <w:r w:rsidR="00142E62">
          <w:t xml:space="preserve">Figure </w:t>
        </w:r>
        <w:r w:rsidR="00142E62">
          <w:rPr>
            <w:noProof/>
          </w:rPr>
          <w:t>16</w:t>
        </w:r>
      </w:ins>
      <w:moveTo w:id="68" w:author="Megan Ball" w:date="2020-10-04T10:15:00Z">
        <w:r>
          <w:fldChar w:fldCharType="end"/>
        </w:r>
        <w:r>
          <w:t>)</w:t>
        </w:r>
        <w:r w:rsidRPr="00A7419D">
          <w:t xml:space="preserve">. </w:t>
        </w:r>
      </w:moveTo>
    </w:p>
    <w:p w14:paraId="3371B7E7" w14:textId="77777777" w:rsidR="009A5575" w:rsidRPr="00A7419D" w:rsidRDefault="009A5575" w:rsidP="009A5575">
      <w:pPr>
        <w:rPr>
          <w:moveTo w:id="69" w:author="Megan Ball" w:date="2020-10-04T10:15:00Z"/>
        </w:rPr>
      </w:pPr>
    </w:p>
    <w:p w14:paraId="2CA8DF21" w14:textId="523D8D10" w:rsidR="009A5575" w:rsidDel="00485AB3" w:rsidRDefault="009A5575" w:rsidP="00A7419D">
      <w:pPr>
        <w:rPr>
          <w:del w:id="70" w:author="Megan Ball" w:date="2020-10-04T10:17:00Z"/>
        </w:rPr>
      </w:pPr>
      <w:moveTo w:id="71" w:author="Megan Ball" w:date="2020-10-04T10:15:00Z">
        <w:r w:rsidRPr="00A7419D">
          <w:t>The best subsets technique visually shows that our variables (</w:t>
        </w:r>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proofErr w:type="spellEnd"/>
        <w:r w:rsidRPr="00A7419D">
          <w:t>) from the stepwise regression have high R-</w:t>
        </w:r>
        <w:r>
          <w:t>Sq</w:t>
        </w:r>
        <w:r w:rsidRPr="00A7419D">
          <w:t>uared, high Adjusted R-Squared, low BIC</w:t>
        </w:r>
        <w:r>
          <w:t>,</w:t>
        </w:r>
        <w:r w:rsidRPr="00A7419D">
          <w:t xml:space="preserve"> and low CP. </w:t>
        </w:r>
      </w:moveTo>
    </w:p>
    <w:p w14:paraId="3311066A" w14:textId="5D8D8723" w:rsidR="00485AB3" w:rsidRDefault="00485AB3" w:rsidP="009A5575">
      <w:pPr>
        <w:rPr>
          <w:ins w:id="72" w:author="Megan Ball" w:date="2020-10-04T10:28:00Z"/>
        </w:rPr>
      </w:pPr>
    </w:p>
    <w:p w14:paraId="19863AA2" w14:textId="0F6D5BD4" w:rsidR="00485AB3" w:rsidRDefault="00485AB3" w:rsidP="009A5575">
      <w:pPr>
        <w:rPr>
          <w:ins w:id="73" w:author="Megan Ball" w:date="2020-10-04T10:28:00Z"/>
        </w:rPr>
      </w:pPr>
    </w:p>
    <w:p w14:paraId="71689547" w14:textId="020725F4" w:rsidR="00485AB3" w:rsidRDefault="00485AB3" w:rsidP="009A5575">
      <w:pPr>
        <w:rPr>
          <w:ins w:id="74" w:author="Megan Ball" w:date="2020-10-04T10:28:00Z"/>
          <w:moveTo w:id="75" w:author="Megan Ball" w:date="2020-10-04T10:15:00Z"/>
        </w:rPr>
      </w:pPr>
      <w:ins w:id="76" w:author="Megan Ball" w:date="2020-10-04T10:28:00Z">
        <w:r>
          <w:t>**insert table</w:t>
        </w:r>
      </w:ins>
      <w:ins w:id="77" w:author="Megan Ball" w:date="2020-10-04T10:29:00Z">
        <w:r>
          <w:t xml:space="preserve"> or chart</w:t>
        </w:r>
      </w:ins>
      <w:ins w:id="78" w:author="Megan Ball" w:date="2020-10-04T10:28:00Z">
        <w:r>
          <w:t xml:space="preserve"> here for metric comparisons for </w:t>
        </w:r>
      </w:ins>
      <w:ins w:id="79" w:author="Megan Ball" w:date="2020-10-04T10:29:00Z">
        <w:r>
          <w:t>models, reflecting at least ASE**</w:t>
        </w:r>
      </w:ins>
    </w:p>
    <w:moveToRangeEnd w:id="59"/>
    <w:p w14:paraId="73B9FC36" w14:textId="6B2FED09" w:rsidR="009A5575" w:rsidDel="009A5575" w:rsidRDefault="009A5575" w:rsidP="00A7419D">
      <w:pPr>
        <w:rPr>
          <w:del w:id="80" w:author="Megan Ball" w:date="2020-10-04T10:17:00Z"/>
        </w:rPr>
      </w:pPr>
    </w:p>
    <w:p w14:paraId="74D2B775" w14:textId="28A5606A" w:rsidR="00A7419D" w:rsidRPr="00A7419D" w:rsidDel="009A5575" w:rsidRDefault="00A7419D" w:rsidP="00A7419D">
      <w:pPr>
        <w:rPr>
          <w:del w:id="81" w:author="Megan Ball" w:date="2020-10-04T10:17:00Z"/>
        </w:rPr>
      </w:pPr>
    </w:p>
    <w:p w14:paraId="63678AB9" w14:textId="0D4912B5" w:rsidR="00A7419D" w:rsidDel="009A5575" w:rsidRDefault="00A7419D" w:rsidP="00A7419D">
      <w:pPr>
        <w:rPr>
          <w:del w:id="82" w:author="Megan Ball" w:date="2020-10-04T10:17:00Z"/>
        </w:rPr>
      </w:pPr>
      <w:commentRangeStart w:id="83"/>
      <w:del w:id="84" w:author="Megan Ball" w:date="2020-10-04T10:17:00Z">
        <w:r w:rsidRPr="00A7419D" w:rsidDel="009A5575">
          <w:rPr>
            <w:b/>
            <w:bCs/>
          </w:rPr>
          <w:delText xml:space="preserve">Stepwise </w:delText>
        </w:r>
        <w:r w:rsidDel="009A5575">
          <w:rPr>
            <w:b/>
            <w:bCs/>
          </w:rPr>
          <w:delText>F</w:delText>
        </w:r>
        <w:r w:rsidRPr="00A7419D" w:rsidDel="009A5575">
          <w:rPr>
            <w:b/>
            <w:bCs/>
          </w:rPr>
          <w:delText>orward</w:delText>
        </w:r>
      </w:del>
    </w:p>
    <w:p w14:paraId="5EB38E80" w14:textId="67D50BF5" w:rsidR="00A7419D" w:rsidRPr="00A7419D" w:rsidDel="009A5575" w:rsidRDefault="00A7419D" w:rsidP="00A7419D">
      <w:pPr>
        <w:rPr>
          <w:del w:id="85" w:author="Megan Ball" w:date="2020-10-04T10:17:00Z"/>
        </w:rPr>
      </w:pPr>
      <w:del w:id="86" w:author="Megan Ball" w:date="2020-10-04T10:17:00Z">
        <w:r w:rsidRPr="00A7419D" w:rsidDel="009A5575">
          <w:delText>A regression model was built from the data set with predictor variables by adding predictors based on p</w:delText>
        </w:r>
      </w:del>
      <w:del w:id="87" w:author="Megan Ball" w:date="2020-10-04T10:09:00Z">
        <w:r w:rsidRPr="00A7419D" w:rsidDel="0068625C">
          <w:delText xml:space="preserve"> </w:delText>
        </w:r>
      </w:del>
      <w:del w:id="88" w:author="Megan Ball" w:date="2020-10-04T10:17:00Z">
        <w:r w:rsidRPr="00A7419D" w:rsidDel="009A5575">
          <w:delText xml:space="preserve">values. At each step of the iteration, the predictors with significant p-values </w:delText>
        </w:r>
        <w:r w:rsidR="0085056E" w:rsidRPr="00A7419D" w:rsidDel="009A5575">
          <w:delText>were added</w:delText>
        </w:r>
        <w:r w:rsidRPr="00A7419D" w:rsidDel="009A5575">
          <w:delText xml:space="preserve"> to the model. The final model included only the predictor variables: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 xml:space="preserve">.  </w:delText>
        </w:r>
      </w:del>
    </w:p>
    <w:p w14:paraId="0C48E5D6" w14:textId="73389323" w:rsidR="00A7419D" w:rsidDel="009A5575" w:rsidRDefault="00A7419D" w:rsidP="00A7419D">
      <w:pPr>
        <w:rPr>
          <w:del w:id="89" w:author="Megan Ball" w:date="2020-10-04T10:17:00Z"/>
        </w:rPr>
      </w:pPr>
    </w:p>
    <w:p w14:paraId="0927173E" w14:textId="1A937E10" w:rsidR="00A7419D" w:rsidDel="009A5575" w:rsidRDefault="00A7419D" w:rsidP="00A7419D">
      <w:pPr>
        <w:rPr>
          <w:del w:id="90" w:author="Megan Ball" w:date="2020-10-04T10:17:00Z"/>
        </w:rPr>
      </w:pPr>
      <w:del w:id="91" w:author="Megan Ball" w:date="2020-10-04T10:17:00Z">
        <w:r w:rsidRPr="00A7419D" w:rsidDel="009A5575">
          <w:rPr>
            <w:b/>
            <w:bCs/>
          </w:rPr>
          <w:delText xml:space="preserve">Stepwise </w:delText>
        </w:r>
        <w:r w:rsidDel="009A5575">
          <w:rPr>
            <w:b/>
            <w:bCs/>
          </w:rPr>
          <w:delText>B</w:delText>
        </w:r>
        <w:r w:rsidRPr="00A7419D" w:rsidDel="009A5575">
          <w:rPr>
            <w:b/>
            <w:bCs/>
          </w:rPr>
          <w:delText>ackward</w:delText>
        </w:r>
      </w:del>
    </w:p>
    <w:p w14:paraId="117C47B3" w14:textId="7A8CE9F3" w:rsidR="00A7419D" w:rsidDel="009A5575" w:rsidRDefault="00A7419D" w:rsidP="00A7419D">
      <w:pPr>
        <w:rPr>
          <w:del w:id="92" w:author="Megan Ball" w:date="2020-10-04T10:17:00Z"/>
        </w:rPr>
      </w:pPr>
      <w:del w:id="93" w:author="Megan Ball" w:date="2020-10-04T10:17:00Z">
        <w:r w:rsidRPr="00A7419D" w:rsidDel="009A5575">
          <w:delText>The difference between stepwise backward and stepwise forward is stepwise backward starts with all the variables in the data set and removes the variables based on the p-value</w:delText>
        </w:r>
        <w:r w:rsidRPr="00A7419D" w:rsidDel="009A5575">
          <w:rPr>
            <w:highlight w:val="yellow"/>
          </w:rPr>
          <w:delText>. The variables are added until there are no variable to add any more.</w:delText>
        </w:r>
        <w:r w:rsidRPr="00A7419D" w:rsidDel="009A5575">
          <w:delText xml:space="preserve">  For our model</w:delText>
        </w:r>
        <w:r w:rsidR="0085056E" w:rsidDel="009A5575">
          <w:delText>,</w:delText>
        </w:r>
        <w:r w:rsidRPr="00A7419D" w:rsidDel="009A5575">
          <w:delText xml:space="preserve"> the predictor variables included were: </w:delText>
        </w:r>
        <w:r w:rsidRPr="00A7419D" w:rsidDel="009A5575">
          <w:rPr>
            <w:rFonts w:ascii="Consolas" w:hAnsi="Consolas" w:cs="Consolas"/>
            <w:sz w:val="22"/>
            <w:szCs w:val="22"/>
          </w:rPr>
          <w:delText>adult_mortality</w:delText>
        </w:r>
        <w:r w:rsidRPr="00A7419D" w:rsidDel="009A5575">
          <w:delText xml:space="preserve">, </w:delText>
        </w:r>
        <w:r w:rsidRPr="00A7419D" w:rsidDel="009A5575">
          <w:rPr>
            <w:rFonts w:ascii="Consolas" w:hAnsi="Consolas" w:cs="Consolas"/>
            <w:sz w:val="21"/>
            <w:szCs w:val="21"/>
          </w:rPr>
          <w:delText>percentage_expenditure</w:delText>
        </w:r>
        <w:r w:rsidRPr="00A7419D" w:rsidDel="009A5575">
          <w:delText>,</w:delText>
        </w:r>
        <w:r w:rsidDel="009A5575">
          <w:delText xml:space="preserve"> </w:delText>
        </w:r>
        <w:r w:rsidRPr="00A7419D" w:rsidDel="009A5575">
          <w:rPr>
            <w:rFonts w:ascii="Consolas" w:hAnsi="Consolas" w:cs="Consolas"/>
            <w:sz w:val="21"/>
            <w:szCs w:val="21"/>
          </w:rPr>
          <w:delText>total_expenditure</w:delText>
        </w:r>
        <w:r w:rsidRPr="00A7419D" w:rsidDel="009A5575">
          <w:delText xml:space="preserve">, </w:delText>
        </w:r>
        <w:r w:rsidRPr="00A7419D" w:rsidDel="009A5575">
          <w:rPr>
            <w:rFonts w:ascii="Consolas" w:hAnsi="Consolas" w:cs="Consolas"/>
            <w:sz w:val="21"/>
            <w:szCs w:val="21"/>
          </w:rPr>
          <w:delText>hiv_aids</w:delText>
        </w:r>
        <w:r w:rsidDel="009A5575">
          <w:delText>,</w:delText>
        </w:r>
        <w:r w:rsidRPr="00A7419D" w:rsidDel="009A5575">
          <w:delText xml:space="preserve"> and </w:delText>
        </w:r>
        <w:r w:rsidRPr="00A7419D" w:rsidDel="009A5575">
          <w:rPr>
            <w:rFonts w:ascii="Consolas" w:hAnsi="Consolas" w:cs="Consolas"/>
            <w:sz w:val="21"/>
            <w:szCs w:val="21"/>
          </w:rPr>
          <w:delText>income_composition_of_resources</w:delText>
        </w:r>
        <w:r w:rsidRPr="00A7419D" w:rsidDel="009A5575">
          <w:delText>.</w:delText>
        </w:r>
        <w:commentRangeEnd w:id="83"/>
        <w:r w:rsidR="0068625C" w:rsidDel="009A5575">
          <w:rPr>
            <w:rStyle w:val="CommentReference"/>
          </w:rPr>
          <w:commentReference w:id="83"/>
        </w:r>
      </w:del>
    </w:p>
    <w:p w14:paraId="4A759280" w14:textId="77777777" w:rsidR="00A7419D" w:rsidRDefault="00A7419D" w:rsidP="00A7419D"/>
    <w:p w14:paraId="33CF1C78" w14:textId="3E0F4D52" w:rsidR="00A7419D" w:rsidDel="009A5575" w:rsidRDefault="00A7419D" w:rsidP="00A7419D">
      <w:pPr>
        <w:rPr>
          <w:moveFrom w:id="94" w:author="Megan Ball" w:date="2020-10-04T10:15:00Z"/>
        </w:rPr>
      </w:pPr>
      <w:moveFromRangeStart w:id="95" w:author="Megan Ball" w:date="2020-10-04T10:15:00Z" w:name="move52698932"/>
      <w:moveFrom w:id="96" w:author="Megan Ball" w:date="2020-10-04T10:15:00Z">
        <w:r w:rsidRPr="00A7419D" w:rsidDel="009A5575">
          <w:rPr>
            <w:b/>
            <w:bCs/>
          </w:rPr>
          <w:t xml:space="preserve">Best </w:t>
        </w:r>
        <w:r w:rsidDel="009A5575">
          <w:rPr>
            <w:b/>
            <w:bCs/>
          </w:rPr>
          <w:t>S</w:t>
        </w:r>
        <w:r w:rsidRPr="00A7419D" w:rsidDel="009A5575">
          <w:rPr>
            <w:b/>
            <w:bCs/>
          </w:rPr>
          <w:t>ubsets</w:t>
        </w:r>
      </w:moveFrom>
    </w:p>
    <w:p w14:paraId="13E57F78" w14:textId="74309C89" w:rsidR="00A7419D" w:rsidRPr="00A7419D" w:rsidDel="009A5575" w:rsidRDefault="00A7419D" w:rsidP="00A7419D">
      <w:pPr>
        <w:rPr>
          <w:moveFrom w:id="97" w:author="Megan Ball" w:date="2020-10-04T10:15:00Z"/>
        </w:rPr>
      </w:pPr>
      <w:moveFrom w:id="98" w:author="Megan Ball" w:date="2020-10-04T10:15:00Z">
        <w:r w:rsidRPr="00A7419D" w:rsidDel="009A5575">
          <w:t>We also used the Best subsets technique when we ran the stepwise regression to find and visualize our model. We visually inspected how the model was performing using metrics R-squared, adjusted R-squared, BIC and CP</w:t>
        </w:r>
        <w:r w:rsidR="00037014" w:rsidDel="009A5575">
          <w:t xml:space="preserve"> (</w:t>
        </w:r>
        <w:r w:rsidR="009F4C68" w:rsidDel="009A5575">
          <w:fldChar w:fldCharType="begin"/>
        </w:r>
        <w:r w:rsidR="009F4C68" w:rsidDel="009A5575">
          <w:instrText xml:space="preserve"> REF _Ref52657621 \h </w:instrText>
        </w:r>
      </w:moveFrom>
      <w:del w:id="99" w:author="Megan Ball" w:date="2020-10-04T10:15:00Z"/>
      <w:moveFrom w:id="100" w:author="Megan Ball" w:date="2020-10-04T10:15:00Z">
        <w:r w:rsidR="009F4C68" w:rsidDel="009A5575">
          <w:fldChar w:fldCharType="separate"/>
        </w:r>
        <w:r w:rsidR="009F4C68" w:rsidDel="009A5575">
          <w:t xml:space="preserve">Figure </w:t>
        </w:r>
        <w:r w:rsidR="009F4C68" w:rsidDel="009A5575">
          <w:rPr>
            <w:noProof/>
          </w:rPr>
          <w:t>15</w:t>
        </w:r>
        <w:r w:rsidR="009F4C68" w:rsidDel="009A5575">
          <w:fldChar w:fldCharType="end"/>
        </w:r>
        <w:r w:rsidR="009F4C68" w:rsidDel="009A5575">
          <w:t xml:space="preserve">, </w:t>
        </w:r>
        <w:r w:rsidR="009F4C68" w:rsidDel="009A5575">
          <w:fldChar w:fldCharType="begin"/>
        </w:r>
        <w:r w:rsidR="009F4C68" w:rsidDel="009A5575">
          <w:instrText xml:space="preserve"> REF _Ref52657655 \h </w:instrText>
        </w:r>
      </w:moveFrom>
      <w:del w:id="101" w:author="Megan Ball" w:date="2020-10-04T10:15:00Z"/>
      <w:moveFrom w:id="102" w:author="Megan Ball" w:date="2020-10-04T10:15:00Z">
        <w:r w:rsidR="009F4C68" w:rsidDel="009A5575">
          <w:fldChar w:fldCharType="separate"/>
        </w:r>
        <w:r w:rsidR="009F4C68" w:rsidDel="009A5575">
          <w:t xml:space="preserve">Figure </w:t>
        </w:r>
        <w:r w:rsidR="009F4C68" w:rsidDel="009A5575">
          <w:rPr>
            <w:noProof/>
          </w:rPr>
          <w:t>16</w:t>
        </w:r>
        <w:r w:rsidR="009F4C68" w:rsidDel="009A5575">
          <w:fldChar w:fldCharType="end"/>
        </w:r>
        <w:r w:rsidR="00037014" w:rsidDel="009A5575">
          <w:t>)</w:t>
        </w:r>
        <w:r w:rsidRPr="00A7419D" w:rsidDel="009A5575">
          <w:t xml:space="preserve">. </w:t>
        </w:r>
      </w:moveFrom>
    </w:p>
    <w:p w14:paraId="6657E4A6" w14:textId="07F216C1" w:rsidR="00A7419D" w:rsidRPr="00A7419D" w:rsidDel="009A5575" w:rsidRDefault="00A7419D" w:rsidP="00A7419D">
      <w:pPr>
        <w:rPr>
          <w:moveFrom w:id="103" w:author="Megan Ball" w:date="2020-10-04T10:15:00Z"/>
        </w:rPr>
      </w:pPr>
    </w:p>
    <w:p w14:paraId="6A561C7C" w14:textId="6C6FB372" w:rsidR="00736335" w:rsidRPr="00A7419D" w:rsidRDefault="00A7419D" w:rsidP="00A7419D">
      <w:moveFrom w:id="104" w:author="Megan Ball" w:date="2020-10-04T10:15:00Z">
        <w:r w:rsidRPr="00A7419D" w:rsidDel="009A5575">
          <w:t>The best subsets technique visually shows that our variables (</w:t>
        </w:r>
        <w:r w:rsidRPr="00A7419D" w:rsidDel="009A5575">
          <w:rPr>
            <w:rFonts w:ascii="Consolas" w:hAnsi="Consolas" w:cs="Consolas"/>
            <w:sz w:val="22"/>
            <w:szCs w:val="22"/>
          </w:rPr>
          <w:t>adult_mortality</w:t>
        </w:r>
        <w:r w:rsidRPr="00A7419D" w:rsidDel="009A5575">
          <w:t xml:space="preserve">, </w:t>
        </w:r>
        <w:r w:rsidRPr="00A7419D" w:rsidDel="009A5575">
          <w:rPr>
            <w:rFonts w:ascii="Consolas" w:hAnsi="Consolas" w:cs="Consolas"/>
            <w:sz w:val="21"/>
            <w:szCs w:val="21"/>
          </w:rPr>
          <w:t>percentage_expenditure</w:t>
        </w:r>
        <w:r w:rsidRPr="00A7419D" w:rsidDel="009A5575">
          <w:t>,</w:t>
        </w:r>
        <w:r w:rsidDel="009A5575">
          <w:t xml:space="preserve"> </w:t>
        </w:r>
        <w:r w:rsidRPr="00A7419D" w:rsidDel="009A5575">
          <w:rPr>
            <w:rFonts w:ascii="Consolas" w:hAnsi="Consolas" w:cs="Consolas"/>
            <w:sz w:val="21"/>
            <w:szCs w:val="21"/>
          </w:rPr>
          <w:t>total_expenditure</w:t>
        </w:r>
        <w:r w:rsidRPr="00A7419D" w:rsidDel="009A5575">
          <w:t xml:space="preserve">, </w:t>
        </w:r>
        <w:r w:rsidRPr="00A7419D" w:rsidDel="009A5575">
          <w:rPr>
            <w:rFonts w:ascii="Consolas" w:hAnsi="Consolas" w:cs="Consolas"/>
            <w:sz w:val="21"/>
            <w:szCs w:val="21"/>
          </w:rPr>
          <w:t>hiv_aids</w:t>
        </w:r>
        <w:r w:rsidDel="009A5575">
          <w:t>,</w:t>
        </w:r>
        <w:r w:rsidRPr="00A7419D" w:rsidDel="009A5575">
          <w:t xml:space="preserve"> and </w:t>
        </w:r>
        <w:r w:rsidRPr="00A7419D" w:rsidDel="009A5575">
          <w:rPr>
            <w:rFonts w:ascii="Consolas" w:hAnsi="Consolas" w:cs="Consolas"/>
            <w:sz w:val="21"/>
            <w:szCs w:val="21"/>
          </w:rPr>
          <w:t>income_composition_of_resources</w:t>
        </w:r>
        <w:r w:rsidRPr="00A7419D" w:rsidDel="009A5575">
          <w:t>) from the stepwise regression have high R-</w:t>
        </w:r>
        <w:r w:rsidDel="009A5575">
          <w:t>Sq</w:t>
        </w:r>
        <w:r w:rsidRPr="00A7419D" w:rsidDel="009A5575">
          <w:t>uared, high Adjusted R-Squared, low BIC</w:t>
        </w:r>
        <w:r w:rsidDel="009A5575">
          <w:t>,</w:t>
        </w:r>
        <w:r w:rsidRPr="00A7419D" w:rsidDel="009A5575">
          <w:t xml:space="preserve"> and low CP. </w:t>
        </w:r>
      </w:moveFrom>
      <w:moveFromRangeEnd w:id="95"/>
    </w:p>
    <w:p w14:paraId="1AABFB7B" w14:textId="14B75240" w:rsidR="00A7419D" w:rsidRDefault="00A7419D" w:rsidP="00A7419D">
      <w:pPr>
        <w:pStyle w:val="Heading3"/>
      </w:pPr>
      <w:del w:id="105" w:author="Megan Ball" w:date="2020-10-04T10:11:00Z">
        <w:r w:rsidDel="00463950">
          <w:delText>Additional Models</w:delText>
        </w:r>
      </w:del>
      <w:ins w:id="106" w:author="Megan Ball" w:date="2020-10-04T10:11:00Z">
        <w:r w:rsidR="00463950">
          <w:t>Predictive Model Variable Selection</w:t>
        </w:r>
      </w:ins>
    </w:p>
    <w:p w14:paraId="2A3AF5CF" w14:textId="526010DF" w:rsidR="00A7419D" w:rsidRDefault="00A7419D" w:rsidP="00A7419D">
      <w:pPr>
        <w:rPr>
          <w:bCs/>
        </w:rPr>
      </w:pPr>
      <w:del w:id="107" w:author="Megan Ball" w:date="2020-10-04T10:11:00Z">
        <w:r w:rsidRPr="00A7419D" w:rsidDel="00463950">
          <w:rPr>
            <w:bCs/>
          </w:rPr>
          <w:delText>Since our linear model contained so many variables,</w:delText>
        </w:r>
      </w:del>
      <w:ins w:id="108" w:author="Megan Ball" w:date="2020-10-04T10:11:00Z">
        <w:r w:rsidR="00463950">
          <w:rPr>
            <w:bCs/>
          </w:rPr>
          <w:t>After producing an easi</w:t>
        </w:r>
      </w:ins>
      <w:ins w:id="109" w:author="Megan Ball" w:date="2020-10-04T10:12:00Z">
        <w:r w:rsidR="00463950">
          <w:rPr>
            <w:bCs/>
          </w:rPr>
          <w:t>ly interpretable linear regression model, we re-evaluated our predictors by including all of the years in the data set and performing additional dimensionality reduction techniques.</w:t>
        </w:r>
      </w:ins>
      <w:del w:id="110" w:author="Megan Ball" w:date="2020-10-04T10:12:00Z">
        <w:r w:rsidRPr="00A7419D" w:rsidDel="00463950">
          <w:rPr>
            <w:bCs/>
          </w:rPr>
          <w:delText xml:space="preserve"> w</w:delText>
        </w:r>
      </w:del>
      <w:ins w:id="111" w:author="Megan Ball" w:date="2020-10-04T10:12:00Z">
        <w:r w:rsidR="00463950">
          <w:rPr>
            <w:bCs/>
          </w:rPr>
          <w:t xml:space="preserve"> </w:t>
        </w:r>
      </w:ins>
      <w:ins w:id="112" w:author="Megan Ball" w:date="2020-10-04T12:22:00Z">
        <w:r w:rsidR="00173CCF">
          <w:rPr>
            <w:bCs/>
          </w:rPr>
          <w:t xml:space="preserve">Additionally, we imputed values for the NA rows by using either 0, the mean, or the median of the distribution depending on what the distribution looked like (see appendix, </w:t>
        </w:r>
      </w:ins>
      <w:ins w:id="113" w:author="Megan Ball" w:date="2020-10-04T12:23:00Z">
        <w:r w:rsidR="00173CCF">
          <w:rPr>
            <w:bCs/>
          </w:rPr>
          <w:t>for the imputed variables).</w:t>
        </w:r>
      </w:ins>
      <w:ins w:id="114" w:author="Megan Ball" w:date="2020-10-04T12:22:00Z">
        <w:r w:rsidR="00173CCF">
          <w:rPr>
            <w:bCs/>
          </w:rPr>
          <w:t xml:space="preserve"> </w:t>
        </w:r>
      </w:ins>
      <w:ins w:id="115" w:author="Megan Ball" w:date="2020-10-04T10:12:00Z">
        <w:r w:rsidR="00463950">
          <w:rPr>
            <w:bCs/>
          </w:rPr>
          <w:t>W</w:t>
        </w:r>
      </w:ins>
      <w:r w:rsidRPr="00A7419D">
        <w:rPr>
          <w:bCs/>
        </w:rPr>
        <w:t xml:space="preserve">e used the following </w:t>
      </w:r>
      <w:del w:id="116" w:author="Megan Ball" w:date="2020-10-04T10:12:00Z">
        <w:r w:rsidRPr="00A7419D" w:rsidDel="00463950">
          <w:rPr>
            <w:bCs/>
          </w:rPr>
          <w:delText xml:space="preserve">models </w:delText>
        </w:r>
      </w:del>
      <w:ins w:id="117" w:author="Megan Ball" w:date="2020-10-04T10:12:00Z">
        <w:r w:rsidR="00463950">
          <w:rPr>
            <w:bCs/>
          </w:rPr>
          <w:t>methods</w:t>
        </w:r>
        <w:r w:rsidR="00463950" w:rsidRPr="00A7419D">
          <w:rPr>
            <w:bCs/>
          </w:rPr>
          <w:t xml:space="preserve"> </w:t>
        </w:r>
      </w:ins>
      <w:r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moveTo w:id="118" w:author="Megan Ball" w:date="2020-10-04T10:12:00Z"/>
          <w:bCs/>
        </w:rPr>
      </w:pPr>
      <w:moveToRangeStart w:id="119" w:author="Megan Ball" w:date="2020-10-04T10:12:00Z" w:name="move52698795"/>
      <w:moveTo w:id="120" w:author="Megan Ball" w:date="2020-10-04T10:12:00Z">
        <w:r w:rsidRPr="00A7419D">
          <w:rPr>
            <w:b/>
          </w:rPr>
          <w:t>Ridge Regression</w:t>
        </w:r>
      </w:moveTo>
    </w:p>
    <w:p w14:paraId="00C31143" w14:textId="6728E63F" w:rsidR="00463950" w:rsidRPr="00A7419D" w:rsidRDefault="00463950" w:rsidP="00463950">
      <w:pPr>
        <w:ind w:left="720"/>
        <w:rPr>
          <w:moveTo w:id="121" w:author="Megan Ball" w:date="2020-10-04T10:12:00Z"/>
          <w:b/>
          <w:bCs/>
        </w:rPr>
      </w:pPr>
      <w:moveTo w:id="122" w:author="Megan Ball" w:date="2020-10-04T10:12:00Z">
        <w:r w:rsidRPr="00A7419D">
          <w:rPr>
            <w:bCs/>
          </w:rPr>
          <w:lastRenderedPageBreak/>
          <w:t>We used the Ridge regression to have our sum of squared coefficients penalized</w:t>
        </w:r>
      </w:moveTo>
      <w:ins w:id="123" w:author="Megan Ball" w:date="2020-10-04T10:26:00Z">
        <w:r w:rsidR="00AB51B9">
          <w:rPr>
            <w:bCs/>
          </w:rPr>
          <w:t xml:space="preserve"> to reduce our ASE.</w:t>
        </w:r>
      </w:ins>
      <w:moveTo w:id="124" w:author="Megan Ball" w:date="2020-10-04T10:12:00Z">
        <w:del w:id="125" w:author="Megan Ball" w:date="2020-10-04T10:26:00Z">
          <w:r w:rsidRPr="00A7419D" w:rsidDel="00AB51B9">
            <w:rPr>
              <w:bCs/>
            </w:rPr>
            <w:delText>.</w:delText>
          </w:r>
        </w:del>
        <w:r w:rsidRPr="00A7419D">
          <w:rPr>
            <w:bCs/>
          </w:rPr>
          <w:t xml:space="preserve"> </w:t>
        </w:r>
        <w:del w:id="126" w:author="Megan Ball" w:date="2020-10-04T10:26:00Z">
          <w:r w:rsidRPr="00A7419D" w:rsidDel="00AB51B9">
            <w:rPr>
              <w:bCs/>
            </w:rPr>
            <w:delText xml:space="preserve">As a result, it was revealed that we needed to add certain variables back into the </w:delText>
          </w:r>
          <w:commentRangeStart w:id="127"/>
          <w:r w:rsidRPr="00A7419D" w:rsidDel="00AB51B9">
            <w:rPr>
              <w:bCs/>
            </w:rPr>
            <w:delText>model</w:delText>
          </w:r>
          <w:commentRangeEnd w:id="127"/>
          <w:r w:rsidDel="00AB51B9">
            <w:rPr>
              <w:rStyle w:val="CommentReference"/>
            </w:rPr>
            <w:commentReference w:id="127"/>
          </w:r>
          <w:r w:rsidDel="00AB51B9">
            <w:rPr>
              <w:bCs/>
            </w:rPr>
            <w:delText>.</w:delText>
          </w:r>
        </w:del>
      </w:moveTo>
      <w:ins w:id="128" w:author="Megan Ball" w:date="2020-10-04T10:26:00Z">
        <w:r w:rsidR="00AB51B9">
          <w:rPr>
            <w:bCs/>
          </w:rPr>
          <w:t>This highlighted the variables with the largest coefficients to possibly narrow down our list of predictors.</w:t>
        </w:r>
      </w:ins>
    </w:p>
    <w:moveToRangeEnd w:id="119"/>
    <w:p w14:paraId="5EE5A064" w14:textId="77777777" w:rsidR="00463950" w:rsidRDefault="00463950" w:rsidP="003E3A06">
      <w:pPr>
        <w:ind w:firstLine="720"/>
        <w:rPr>
          <w:ins w:id="129" w:author="Megan Ball" w:date="2020-10-04T10:12:00Z"/>
          <w:b/>
        </w:rPr>
      </w:pPr>
    </w:p>
    <w:p w14:paraId="60959C48" w14:textId="1F38D0D8" w:rsidR="00A7419D" w:rsidRDefault="00A7419D" w:rsidP="003E3A06">
      <w:pPr>
        <w:ind w:firstLine="720"/>
        <w:rPr>
          <w:bCs/>
        </w:rPr>
      </w:pPr>
      <w:del w:id="130" w:author="Megan Ball" w:date="2020-10-04T10:15:00Z">
        <w:r w:rsidRPr="00A7419D" w:rsidDel="009A5575">
          <w:rPr>
            <w:b/>
          </w:rPr>
          <w:delText>Lasso</w:delText>
        </w:r>
      </w:del>
      <w:ins w:id="131" w:author="Megan Ball" w:date="2020-10-04T10:15:00Z">
        <w:r w:rsidR="009A5575">
          <w:rPr>
            <w:b/>
          </w:rPr>
          <w:t>LASSO</w:t>
        </w:r>
      </w:ins>
    </w:p>
    <w:p w14:paraId="5D7A8FD6" w14:textId="362DF5EE" w:rsidR="00A7419D" w:rsidRDefault="00A7419D" w:rsidP="003E3A06">
      <w:pPr>
        <w:ind w:left="720"/>
        <w:rPr>
          <w:ins w:id="132" w:author="Megan Ball" w:date="2020-10-04T10:15:00Z"/>
          <w:bCs/>
        </w:rPr>
      </w:pPr>
      <w:r w:rsidRPr="00A7419D">
        <w:rPr>
          <w:bCs/>
        </w:rPr>
        <w:t xml:space="preserve">After obtaining our optimal lambda, we checked for the non-zero coefficients in the model and made decisions about the variables to remove and keep </w:t>
      </w:r>
      <w:del w:id="133" w:author="Megan Ball" w:date="2020-10-04T10:26:00Z">
        <w:r w:rsidRPr="00A7419D" w:rsidDel="00AB51B9">
          <w:rPr>
            <w:bCs/>
          </w:rPr>
          <w:delText>before calculating for our MSE.</w:delText>
        </w:r>
      </w:del>
      <w:ins w:id="134" w:author="Megan Ball" w:date="2020-10-04T10:26:00Z">
        <w:r w:rsidR="00AB51B9">
          <w:rPr>
            <w:bCs/>
          </w:rPr>
          <w:t>based on ASE.</w:t>
        </w:r>
      </w:ins>
      <w:r w:rsidRPr="00A7419D">
        <w:rPr>
          <w:bCs/>
        </w:rPr>
        <w:t xml:space="preserve">  </w:t>
      </w:r>
    </w:p>
    <w:p w14:paraId="2E6201D7" w14:textId="00ED7445" w:rsidR="009A5575" w:rsidRDefault="009A5575" w:rsidP="009A5575">
      <w:pPr>
        <w:rPr>
          <w:ins w:id="135" w:author="Megan Ball" w:date="2020-10-04T10:15:00Z"/>
          <w:bCs/>
        </w:rPr>
      </w:pPr>
    </w:p>
    <w:p w14:paraId="30922268" w14:textId="6F2019DC" w:rsidR="009A5575" w:rsidRDefault="009A5575">
      <w:pPr>
        <w:rPr>
          <w:b/>
          <w:bCs/>
        </w:rPr>
        <w:pPrChange w:id="136" w:author="Megan Ball" w:date="2020-10-04T10:15:00Z">
          <w:pPr>
            <w:ind w:left="720"/>
          </w:pPr>
        </w:pPrChange>
      </w:pPr>
      <w:ins w:id="137" w:author="Megan Ball" w:date="2020-10-04T10:15:00Z">
        <w:r>
          <w:rPr>
            <w:bCs/>
          </w:rPr>
          <w:t>Our final decision for the variables to use in the predictive model were based on variables with the largest coef</w:t>
        </w:r>
      </w:ins>
      <w:ins w:id="138" w:author="Megan Ball" w:date="2020-10-04T10:16:00Z">
        <w:r>
          <w:rPr>
            <w:bCs/>
          </w:rPr>
          <w:t xml:space="preserve">ficient from the LASSO selection, which included </w:t>
        </w:r>
      </w:ins>
      <w:ins w:id="139" w:author="Megan Ball" w:date="2020-10-04T10:17:00Z">
        <w:r w:rsidR="00395889">
          <w:rPr>
            <w:rFonts w:ascii="Consolas" w:hAnsi="Consolas" w:cs="Consolas"/>
            <w:sz w:val="22"/>
            <w:szCs w:val="22"/>
          </w:rPr>
          <w:t>country</w:t>
        </w:r>
        <w:r w:rsidR="00395889" w:rsidRPr="00A7419D">
          <w:t xml:space="preserve">, </w:t>
        </w:r>
      </w:ins>
      <w:proofErr w:type="spellStart"/>
      <w:ins w:id="140" w:author="Megan Ball" w:date="2020-10-04T10:30:00Z">
        <w:r w:rsidR="0023461E">
          <w:rPr>
            <w:rFonts w:ascii="Consolas" w:hAnsi="Consolas" w:cs="Consolas"/>
            <w:sz w:val="21"/>
            <w:szCs w:val="21"/>
          </w:rPr>
          <w:t>income_composition_of_resources</w:t>
        </w:r>
      </w:ins>
      <w:proofErr w:type="spellEnd"/>
      <w:ins w:id="141" w:author="Megan Ball" w:date="2020-10-04T10:17:00Z">
        <w:r w:rsidR="00395889" w:rsidRPr="00A7419D">
          <w:t>,</w:t>
        </w:r>
        <w:r w:rsidR="00395889">
          <w:t xml:space="preserve"> </w:t>
        </w:r>
      </w:ins>
      <w:ins w:id="142" w:author="Megan Ball" w:date="2020-10-04T10:30:00Z">
        <w:r w:rsidR="0023461E">
          <w:rPr>
            <w:rFonts w:ascii="Consolas" w:hAnsi="Consolas" w:cs="Consolas"/>
            <w:sz w:val="21"/>
            <w:szCs w:val="21"/>
          </w:rPr>
          <w:t>schooling</w:t>
        </w:r>
      </w:ins>
      <w:ins w:id="143" w:author="Megan Ball" w:date="2020-10-04T10:17:00Z">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ins>
      <w:ins w:id="144" w:author="Megan Ball" w:date="2020-10-04T10:30:00Z">
        <w:r w:rsidR="0023461E">
          <w:rPr>
            <w:rFonts w:ascii="Consolas" w:hAnsi="Consolas" w:cs="Consolas"/>
            <w:sz w:val="21"/>
            <w:szCs w:val="21"/>
          </w:rPr>
          <w:t>status</w:t>
        </w:r>
      </w:ins>
      <w:ins w:id="145" w:author="Megan Ball" w:date="2020-10-04T10:17:00Z">
        <w:r w:rsidR="00395889" w:rsidRPr="00A7419D">
          <w:t>)</w:t>
        </w:r>
      </w:ins>
      <w:ins w:id="146" w:author="Megan Ball" w:date="2020-10-04T10:30:00Z">
        <w:r w:rsidR="0023461E">
          <w:t>.</w:t>
        </w:r>
      </w:ins>
      <w:ins w:id="147" w:author="Megan Ball" w:date="2020-10-04T10:17:00Z">
        <w:r w:rsidR="00395889" w:rsidRPr="00A7419D">
          <w:t xml:space="preserve"> </w:t>
        </w:r>
      </w:ins>
      <w:ins w:id="148" w:author="Megan Ball" w:date="2020-10-04T10:16:00Z">
        <w:r>
          <w:rPr>
            <w:bCs/>
          </w:rPr>
          <w:t xml:space="preserve"> (see </w:t>
        </w:r>
      </w:ins>
      <w:ins w:id="149" w:author="Megan Ball" w:date="2020-10-04T10:29:00Z">
        <w:r w:rsidR="00485AB3">
          <w:rPr>
            <w:bCs/>
          </w:rPr>
          <w:t>Figure</w:t>
        </w:r>
      </w:ins>
      <w:ins w:id="150" w:author="Megan Ball" w:date="2020-10-04T10:30:00Z">
        <w:r w:rsidR="0023461E">
          <w:rPr>
            <w:bCs/>
          </w:rPr>
          <w:t>s</w:t>
        </w:r>
      </w:ins>
      <w:ins w:id="151" w:author="Megan Ball" w:date="2020-10-04T10:29:00Z">
        <w:r w:rsidR="00485AB3">
          <w:rPr>
            <w:bCs/>
          </w:rPr>
          <w:t xml:space="preserve"> 25</w:t>
        </w:r>
      </w:ins>
      <w:ins w:id="152" w:author="Megan Ball" w:date="2020-10-04T10:30:00Z">
        <w:r w:rsidR="0023461E">
          <w:rPr>
            <w:bCs/>
          </w:rPr>
          <w:t xml:space="preserve"> &amp; 26</w:t>
        </w:r>
      </w:ins>
      <w:ins w:id="153" w:author="Megan Ball" w:date="2020-10-04T10:16:00Z">
        <w:r>
          <w:rPr>
            <w:bCs/>
          </w:rPr>
          <w:t>).</w:t>
        </w:r>
      </w:ins>
    </w:p>
    <w:p w14:paraId="58236E6B" w14:textId="77777777" w:rsidR="003E3A06" w:rsidDel="00463950" w:rsidRDefault="003E3A06" w:rsidP="00A7419D">
      <w:pPr>
        <w:rPr>
          <w:del w:id="154" w:author="Megan Ball" w:date="2020-10-04T10:13:00Z"/>
          <w:b/>
        </w:rPr>
      </w:pPr>
    </w:p>
    <w:p w14:paraId="581FD2EA" w14:textId="4543D196" w:rsidR="00A7419D" w:rsidDel="00463950" w:rsidRDefault="00A7419D" w:rsidP="003E3A06">
      <w:pPr>
        <w:ind w:firstLine="720"/>
        <w:rPr>
          <w:moveFrom w:id="155" w:author="Megan Ball" w:date="2020-10-04T10:12:00Z"/>
          <w:bCs/>
        </w:rPr>
      </w:pPr>
      <w:moveFromRangeStart w:id="156" w:author="Megan Ball" w:date="2020-10-04T10:12:00Z" w:name="move52698795"/>
      <w:moveFrom w:id="157" w:author="Megan Ball" w:date="2020-10-04T10:12:00Z">
        <w:r w:rsidRPr="00A7419D" w:rsidDel="00463950">
          <w:rPr>
            <w:b/>
          </w:rPr>
          <w:t>Ridge Regression</w:t>
        </w:r>
      </w:moveFrom>
    </w:p>
    <w:p w14:paraId="39A4A77B" w14:textId="32F71540" w:rsidR="00A7419D" w:rsidRPr="00A7419D" w:rsidDel="00463950" w:rsidRDefault="00A7419D" w:rsidP="003E3A06">
      <w:pPr>
        <w:ind w:left="720"/>
        <w:rPr>
          <w:moveFrom w:id="158" w:author="Megan Ball" w:date="2020-10-04T10:12:00Z"/>
          <w:b/>
          <w:bCs/>
        </w:rPr>
      </w:pPr>
      <w:moveFrom w:id="159" w:author="Megan Ball" w:date="2020-10-04T10:12:00Z">
        <w:r w:rsidRPr="00A7419D" w:rsidDel="00463950">
          <w:rPr>
            <w:bCs/>
          </w:rPr>
          <w:t xml:space="preserve">We used the Ridge regression to have our sum of squared coefficients penalized. As a result, it was revealed that we needed to add certain variables back into the </w:t>
        </w:r>
        <w:commentRangeStart w:id="160"/>
        <w:r w:rsidRPr="00A7419D" w:rsidDel="00463950">
          <w:rPr>
            <w:bCs/>
          </w:rPr>
          <w:t>model</w:t>
        </w:r>
        <w:commentRangeEnd w:id="160"/>
        <w:r w:rsidR="0068625C" w:rsidDel="00463950">
          <w:rPr>
            <w:rStyle w:val="CommentReference"/>
          </w:rPr>
          <w:commentReference w:id="160"/>
        </w:r>
        <w:r w:rsidDel="00463950">
          <w:rPr>
            <w:bCs/>
          </w:rPr>
          <w:t>.</w:t>
        </w:r>
      </w:moveFrom>
    </w:p>
    <w:moveFromRangeEnd w:id="156"/>
    <w:p w14:paraId="2E10FA95" w14:textId="77777777" w:rsidR="003E3A06" w:rsidRDefault="003E3A06" w:rsidP="00A7419D">
      <w:pPr>
        <w:rPr>
          <w:b/>
        </w:rPr>
      </w:pPr>
    </w:p>
    <w:p w14:paraId="7ACFC11A" w14:textId="6708E2F9" w:rsidR="00A7419D" w:rsidDel="0068625C" w:rsidRDefault="00A7419D" w:rsidP="003E3A06">
      <w:pPr>
        <w:ind w:firstLine="720"/>
        <w:rPr>
          <w:del w:id="161" w:author="Megan Ball" w:date="2020-10-04T10:05:00Z"/>
          <w:bCs/>
        </w:rPr>
      </w:pPr>
      <w:del w:id="162" w:author="Megan Ball" w:date="2020-10-04T10:05:00Z">
        <w:r w:rsidRPr="00A7419D" w:rsidDel="0068625C">
          <w:rPr>
            <w:b/>
          </w:rPr>
          <w:delText>Elastic NET</w:delText>
        </w:r>
      </w:del>
    </w:p>
    <w:p w14:paraId="33962A5B" w14:textId="353E6438" w:rsidR="00A7419D" w:rsidDel="0068625C" w:rsidRDefault="00A7419D" w:rsidP="003E3A06">
      <w:pPr>
        <w:ind w:firstLine="720"/>
        <w:rPr>
          <w:del w:id="163" w:author="Megan Ball" w:date="2020-10-04T10:05:00Z"/>
          <w:bCs/>
        </w:rPr>
      </w:pPr>
      <w:del w:id="164" w:author="Megan Ball" w:date="2020-10-04T10:05:00Z">
        <w:r w:rsidDel="0068625C">
          <w:rPr>
            <w:bCs/>
          </w:rPr>
          <w:delText>W</w:delText>
        </w:r>
        <w:r w:rsidRPr="00A7419D" w:rsidDel="0068625C">
          <w:rPr>
            <w:bCs/>
          </w:rPr>
          <w:delText>e also ran Elastic NET model and compared it with Lasso and Ridge regressions</w:delText>
        </w:r>
        <w:r w:rsidDel="0068625C">
          <w:rPr>
            <w:bCs/>
          </w:rPr>
          <w:delText>.</w:delText>
        </w:r>
      </w:del>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pPr>
        <w:rPr>
          <w:ins w:id="165" w:author="Megan Ball" w:date="2020-10-04T10:54:00Z"/>
        </w:rPr>
      </w:pPr>
      <w:r w:rsidRPr="003E3A06">
        <w:t xml:space="preserve">To avoid overfitting our models, we used a cross validation technique to reserve a </w:t>
      </w:r>
      <w:proofErr w:type="gramStart"/>
      <w:r w:rsidRPr="003E3A06">
        <w:t>particular sample</w:t>
      </w:r>
      <w:proofErr w:type="gramEnd"/>
      <w:r w:rsidRPr="003E3A06">
        <w:t xml:space="preserv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1925D902" w14:textId="3C99C2D4" w:rsidR="00587099" w:rsidRDefault="00587099" w:rsidP="003E3A06">
      <w:pPr>
        <w:rPr>
          <w:ins w:id="166" w:author="Megan Ball" w:date="2020-10-04T10:54:00Z"/>
        </w:rPr>
      </w:pPr>
    </w:p>
    <w:p w14:paraId="71D40346" w14:textId="6551D357" w:rsidR="00587099" w:rsidRPr="003E3A06" w:rsidDel="00A13D22" w:rsidRDefault="00587099" w:rsidP="003E3A06">
      <w:pPr>
        <w:rPr>
          <w:del w:id="167" w:author="Megan Ball" w:date="2020-10-04T11:53:00Z"/>
          <w:b/>
        </w:rPr>
      </w:pPr>
    </w:p>
    <w:p w14:paraId="1EB97786" w14:textId="0F259AEF" w:rsidR="003E3A06" w:rsidRPr="003E3A06" w:rsidDel="00A13D22" w:rsidRDefault="003E3A06" w:rsidP="003E3A06">
      <w:pPr>
        <w:rPr>
          <w:del w:id="168" w:author="Megan Ball" w:date="2020-10-04T11:53:00Z"/>
        </w:rPr>
      </w:pPr>
    </w:p>
    <w:p w14:paraId="3FD56DAE" w14:textId="3B156A54" w:rsidR="00842505" w:rsidDel="00A13D22" w:rsidRDefault="00842505" w:rsidP="00842505">
      <w:pPr>
        <w:pStyle w:val="Heading2"/>
        <w:rPr>
          <w:del w:id="169" w:author="Megan Ball" w:date="2020-10-04T11:53:00Z"/>
        </w:rPr>
      </w:pPr>
      <w:del w:id="170" w:author="Megan Ball" w:date="2020-10-04T11:53:00Z">
        <w:r w:rsidDel="00A13D22">
          <w:delText>Checking Assumptions</w:delText>
        </w:r>
      </w:del>
    </w:p>
    <w:p w14:paraId="68653375" w14:textId="382657F6" w:rsidR="00842505" w:rsidRPr="00842505" w:rsidDel="00A13D22" w:rsidRDefault="00842505" w:rsidP="00842505">
      <w:pPr>
        <w:rPr>
          <w:del w:id="171" w:author="Megan Ball" w:date="2020-10-04T11:53:00Z"/>
        </w:rPr>
      </w:pPr>
      <w:del w:id="172" w:author="Megan Ball" w:date="2020-10-04T11:53:00Z">
        <w:r w:rsidRPr="00842505" w:rsidDel="00A13D22">
          <w:delText>Our models assume the following</w:delText>
        </w:r>
        <w:r w:rsidDel="00A13D22">
          <w:delText>:</w:delText>
        </w:r>
      </w:del>
    </w:p>
    <w:p w14:paraId="32D7138F" w14:textId="0BC7F533" w:rsidR="00842505" w:rsidDel="00A13D22" w:rsidRDefault="00842505" w:rsidP="00842505">
      <w:pPr>
        <w:pStyle w:val="ListParagraph"/>
        <w:numPr>
          <w:ilvl w:val="0"/>
          <w:numId w:val="12"/>
        </w:numPr>
        <w:rPr>
          <w:del w:id="173" w:author="Megan Ball" w:date="2020-10-04T11:53:00Z"/>
        </w:rPr>
      </w:pPr>
      <w:del w:id="174" w:author="Megan Ball" w:date="2020-10-04T11:53:00Z">
        <w:r w:rsidRPr="00842505" w:rsidDel="00A13D22">
          <w:rPr>
            <w:b/>
            <w:bCs/>
          </w:rPr>
          <w:delText>Independent Variables</w:delText>
        </w:r>
        <w:r w:rsidRPr="00842505" w:rsidDel="00A13D22">
          <w:delText>: The value of the response variable is the result of linear combination of predictors</w:delText>
        </w:r>
        <w:r w:rsidDel="00A13D22">
          <w:delText>.</w:delText>
        </w:r>
      </w:del>
    </w:p>
    <w:p w14:paraId="720E5F04" w14:textId="1CED514B" w:rsidR="00842505" w:rsidDel="00A13D22" w:rsidRDefault="00842505" w:rsidP="00842505">
      <w:pPr>
        <w:pStyle w:val="ListParagraph"/>
        <w:numPr>
          <w:ilvl w:val="0"/>
          <w:numId w:val="12"/>
        </w:numPr>
        <w:rPr>
          <w:del w:id="175" w:author="Megan Ball" w:date="2020-10-04T11:53:00Z"/>
        </w:rPr>
      </w:pPr>
      <w:del w:id="176" w:author="Megan Ball" w:date="2020-10-04T11:53:00Z">
        <w:r w:rsidRPr="00842505" w:rsidDel="00A13D22">
          <w:rPr>
            <w:b/>
            <w:bCs/>
          </w:rPr>
          <w:delText xml:space="preserve">Equal </w:delText>
        </w:r>
        <w:r w:rsidDel="00A13D22">
          <w:rPr>
            <w:b/>
            <w:bCs/>
          </w:rPr>
          <w:delText>V</w:delText>
        </w:r>
        <w:r w:rsidRPr="00842505" w:rsidDel="00A13D22">
          <w:rPr>
            <w:b/>
            <w:bCs/>
          </w:rPr>
          <w:delText>ariance</w:delText>
        </w:r>
        <w:r w:rsidRPr="00842505" w:rsidDel="00A13D22">
          <w:delText>: Error variance is the same for all predictors</w:delText>
        </w:r>
        <w:r w:rsidDel="00A13D22">
          <w:delText>.</w:delText>
        </w:r>
      </w:del>
    </w:p>
    <w:p w14:paraId="72EC9360" w14:textId="589819EB" w:rsidR="00842505" w:rsidRPr="00842505" w:rsidDel="00A13D22" w:rsidRDefault="00842505" w:rsidP="00842505">
      <w:pPr>
        <w:pStyle w:val="ListParagraph"/>
        <w:numPr>
          <w:ilvl w:val="0"/>
          <w:numId w:val="12"/>
        </w:numPr>
        <w:rPr>
          <w:del w:id="177" w:author="Megan Ball" w:date="2020-10-04T11:53:00Z"/>
        </w:rPr>
      </w:pPr>
      <w:del w:id="178" w:author="Megan Ball" w:date="2020-10-04T11:53:00Z">
        <w:r w:rsidRPr="00842505" w:rsidDel="00A13D22">
          <w:rPr>
            <w:b/>
            <w:bCs/>
          </w:rPr>
          <w:delText xml:space="preserve">Normal </w:delText>
        </w:r>
        <w:r w:rsidDel="00A13D22">
          <w:rPr>
            <w:b/>
            <w:bCs/>
          </w:rPr>
          <w:delText>D</w:delText>
        </w:r>
        <w:r w:rsidRPr="00842505" w:rsidDel="00A13D22">
          <w:rPr>
            <w:b/>
            <w:bCs/>
          </w:rPr>
          <w:delText>istribution</w:delText>
        </w:r>
        <w:r w:rsidRPr="00842505" w:rsidDel="00A13D22">
          <w:delText>: Distribution of errors have a normal distribution</w:delText>
        </w:r>
        <w:r w:rsidDel="00A13D22">
          <w:delText>.</w:delText>
        </w:r>
      </w:del>
    </w:p>
    <w:p w14:paraId="400D59A6" w14:textId="5E274395" w:rsidR="00842505" w:rsidDel="00A13D22" w:rsidRDefault="00842505" w:rsidP="00842505">
      <w:pPr>
        <w:rPr>
          <w:del w:id="179" w:author="Megan Ball" w:date="2020-10-04T11:53:00Z"/>
        </w:rPr>
      </w:pPr>
    </w:p>
    <w:p w14:paraId="78DEBFCF" w14:textId="0685E012" w:rsidR="00842505" w:rsidRPr="00842505" w:rsidDel="00A13D22" w:rsidRDefault="00842505" w:rsidP="00842505">
      <w:pPr>
        <w:rPr>
          <w:del w:id="180" w:author="Megan Ball" w:date="2020-10-04T11:53:00Z"/>
        </w:rPr>
      </w:pPr>
      <w:del w:id="181" w:author="Megan Ball" w:date="2020-10-04T11:53:00Z">
        <w:r w:rsidRPr="00842505" w:rsidDel="00A13D22">
          <w:delText xml:space="preserve">Looking at </w:delText>
        </w:r>
      </w:del>
      <w:del w:id="182" w:author="Megan Ball" w:date="2020-10-04T10:04:00Z">
        <w:r w:rsidRPr="00842505" w:rsidDel="002309A8">
          <w:delText>the fitted vs</w:delText>
        </w:r>
        <w:r w:rsidDel="002309A8">
          <w:delText>.</w:delText>
        </w:r>
        <w:r w:rsidRPr="00842505" w:rsidDel="002309A8">
          <w:delText xml:space="preserve"> residuals plot</w:delText>
        </w:r>
        <w:r w:rsidR="00D27FEA" w:rsidDel="002309A8">
          <w:delText xml:space="preserve"> (</w:delText>
        </w:r>
        <w:r w:rsidR="00D27FEA" w:rsidDel="002309A8">
          <w:fldChar w:fldCharType="begin"/>
        </w:r>
        <w:r w:rsidR="00D27FEA" w:rsidDel="002309A8">
          <w:delInstrText xml:space="preserve"> REF _Ref52656756 \h </w:delInstrText>
        </w:r>
        <w:r w:rsidR="00D27FEA" w:rsidDel="002309A8">
          <w:fldChar w:fldCharType="separate"/>
        </w:r>
        <w:r w:rsidR="009F4C68" w:rsidDel="002309A8">
          <w:delText xml:space="preserve">Figure </w:delText>
        </w:r>
        <w:r w:rsidR="009F4C68" w:rsidDel="002309A8">
          <w:rPr>
            <w:noProof/>
          </w:rPr>
          <w:delText>19</w:delText>
        </w:r>
        <w:r w:rsidR="00D27FEA" w:rsidDel="002309A8">
          <w:fldChar w:fldCharType="end"/>
        </w:r>
      </w:del>
      <w:del w:id="183" w:author="Megan Ball" w:date="2020-10-04T11:53:00Z">
        <w:r w:rsidR="00D27FEA" w:rsidDel="00A13D22">
          <w:delText>)</w:delText>
        </w:r>
        <w:r w:rsidRPr="00842505" w:rsidDel="00A13D22">
          <w:delText xml:space="preserve"> we can see that: </w:delText>
        </w:r>
      </w:del>
    </w:p>
    <w:p w14:paraId="495A4358" w14:textId="3D4FD948" w:rsidR="00842505" w:rsidDel="00A13D22" w:rsidRDefault="00842505" w:rsidP="00842505">
      <w:pPr>
        <w:pStyle w:val="ListParagraph"/>
        <w:numPr>
          <w:ilvl w:val="0"/>
          <w:numId w:val="13"/>
        </w:numPr>
        <w:rPr>
          <w:del w:id="184" w:author="Megan Ball" w:date="2020-10-04T11:53:00Z"/>
        </w:rPr>
      </w:pPr>
      <w:del w:id="185" w:author="Megan Ball" w:date="2020-10-04T11:53:00Z">
        <w:r w:rsidRPr="00842505" w:rsidDel="00A13D22">
          <w:rPr>
            <w:b/>
            <w:bCs/>
          </w:rPr>
          <w:delText>Linearity</w:delText>
        </w:r>
        <w:r w:rsidDel="00A13D22">
          <w:delText xml:space="preserve">: </w:delText>
        </w:r>
      </w:del>
      <w:del w:id="186" w:author="Megan Ball" w:date="2020-10-04T10:04:00Z">
        <w:r w:rsidRPr="00842505" w:rsidDel="002309A8">
          <w:delText>At any fitted value in the plot, we can see that the mean of the residuals is roughly 0.</w:delText>
        </w:r>
      </w:del>
      <w:del w:id="187" w:author="Megan Ball" w:date="2020-10-04T11:53:00Z">
        <w:r w:rsidRPr="00842505" w:rsidDel="00A13D22">
          <w:delText xml:space="preserve"> </w:delText>
        </w:r>
      </w:del>
    </w:p>
    <w:p w14:paraId="045DFF14" w14:textId="60747BA0" w:rsidR="00842505" w:rsidDel="00A13D22" w:rsidRDefault="00842505" w:rsidP="00842505">
      <w:pPr>
        <w:pStyle w:val="ListParagraph"/>
        <w:numPr>
          <w:ilvl w:val="0"/>
          <w:numId w:val="13"/>
        </w:numPr>
        <w:rPr>
          <w:del w:id="188" w:author="Megan Ball" w:date="2020-10-04T11:53:00Z"/>
        </w:rPr>
      </w:pPr>
      <w:del w:id="189" w:author="Megan Ball" w:date="2020-10-04T11:53:00Z">
        <w:r w:rsidRPr="00842505" w:rsidDel="00A13D22">
          <w:rPr>
            <w:b/>
            <w:bCs/>
          </w:rPr>
          <w:delText xml:space="preserve">Equal </w:delText>
        </w:r>
        <w:r w:rsidDel="00A13D22">
          <w:rPr>
            <w:b/>
            <w:bCs/>
          </w:rPr>
          <w:delText>V</w:delText>
        </w:r>
        <w:r w:rsidRPr="00842505" w:rsidDel="00A13D22">
          <w:rPr>
            <w:b/>
            <w:bCs/>
          </w:rPr>
          <w:delText>ariance</w:delText>
        </w:r>
        <w:r w:rsidDel="00A13D22">
          <w:delText xml:space="preserve">: </w:delText>
        </w:r>
        <w:r w:rsidRPr="00842505" w:rsidDel="00A13D22">
          <w:delText xml:space="preserve">For each fitted value on the plot, we can see that the spread of the residuals is </w:delText>
        </w:r>
      </w:del>
      <w:del w:id="190" w:author="Megan Ball" w:date="2020-10-04T10:05:00Z">
        <w:r w:rsidRPr="00842505" w:rsidDel="002309A8">
          <w:delText>roughly the same making</w:delText>
        </w:r>
        <w:r w:rsidDel="002309A8">
          <w:delText>.</w:delText>
        </w:r>
      </w:del>
    </w:p>
    <w:p w14:paraId="579B95DD" w14:textId="6C3F7393" w:rsidR="00842505" w:rsidRPr="00842505" w:rsidDel="00A13D22" w:rsidRDefault="00842505" w:rsidP="00842505">
      <w:pPr>
        <w:pStyle w:val="ListParagraph"/>
        <w:numPr>
          <w:ilvl w:val="0"/>
          <w:numId w:val="13"/>
        </w:numPr>
        <w:rPr>
          <w:del w:id="191" w:author="Megan Ball" w:date="2020-10-04T11:53:00Z"/>
        </w:rPr>
      </w:pPr>
      <w:del w:id="192" w:author="Megan Ball" w:date="2020-10-04T11:53:00Z">
        <w:r w:rsidRPr="00842505" w:rsidDel="00A13D22">
          <w:rPr>
            <w:b/>
            <w:bCs/>
          </w:rPr>
          <w:delText xml:space="preserve">Normal </w:delText>
        </w:r>
        <w:r w:rsidDel="00A13D22">
          <w:rPr>
            <w:b/>
            <w:bCs/>
          </w:rPr>
          <w:delText>D</w:delText>
        </w:r>
        <w:r w:rsidRPr="00842505" w:rsidDel="00A13D22">
          <w:rPr>
            <w:b/>
            <w:bCs/>
          </w:rPr>
          <w:delText>istribution</w:delText>
        </w:r>
        <w:r w:rsidDel="00A13D22">
          <w:delText xml:space="preserve">: </w:delText>
        </w:r>
        <w:r w:rsidRPr="00842505" w:rsidDel="00A13D22">
          <w:delText xml:space="preserve">Looking at the Q-Q plot, we see that the points are very close to the line. This </w:delText>
        </w:r>
      </w:del>
      <w:del w:id="193" w:author="Megan Ball" w:date="2020-10-04T10:05:00Z">
        <w:r w:rsidRPr="00842505" w:rsidDel="002309A8">
          <w:delText xml:space="preserve">means </w:delText>
        </w:r>
      </w:del>
      <w:del w:id="194" w:author="Megan Ball" w:date="2020-10-04T11:53:00Z">
        <w:r w:rsidRPr="00842505" w:rsidDel="00A13D22">
          <w:delText xml:space="preserve">that errors are normally distributed. Also note that a few points are a bit far from the line but because we have such a large sample size we will not worry about these few points and will conclude that the data was sampled from a normal distribution. </w:delText>
        </w:r>
      </w:del>
    </w:p>
    <w:p w14:paraId="4A7B533A" w14:textId="672CB213" w:rsidR="00587099" w:rsidDel="00587099" w:rsidRDefault="00587099" w:rsidP="00A7419D">
      <w:pPr>
        <w:rPr>
          <w:del w:id="195" w:author="Megan Ball" w:date="2020-10-04T10:54:00Z"/>
          <w:rFonts w:cstheme="minorHAnsi"/>
        </w:rPr>
      </w:pPr>
    </w:p>
    <w:p w14:paraId="4920A7ED" w14:textId="079565DE" w:rsidR="004D2F15" w:rsidRDefault="004D2F15" w:rsidP="004D2F15">
      <w:pPr>
        <w:pStyle w:val="Heading2"/>
      </w:pPr>
      <w:bookmarkStart w:id="196" w:name="X7ffb20aa5ff702d9e3dd103b6145fa7e68d3c41"/>
      <w:del w:id="197" w:author="Megan Ball" w:date="2020-10-04T09:59:00Z">
        <w:r w:rsidDel="00736335">
          <w:delText>Interpretation of Regression Coefficients</w:delText>
        </w:r>
      </w:del>
      <w:bookmarkEnd w:id="196"/>
      <w:ins w:id="198" w:author="Megan Ball" w:date="2020-10-04T09:59:00Z">
        <w:r w:rsidR="00736335">
          <w:t>First Model and Interpretation</w:t>
        </w:r>
      </w:ins>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5941C397" w:rsidR="004D2F15" w:rsidRDefault="004D2F15" w:rsidP="004D2F15">
      <w:pPr>
        <w:pStyle w:val="BodyText"/>
        <w:rPr>
          <w:ins w:id="199" w:author="Megan Ball" w:date="2020-10-04T11:53:00Z"/>
        </w:rPr>
      </w:pPr>
      <w:commentRangeStart w:id="200"/>
      <w:r>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200"/>
      <w:r w:rsidR="00463950">
        <w:rPr>
          <w:rStyle w:val="CommentReference"/>
        </w:rPr>
        <w:commentReference w:id="200"/>
      </w:r>
    </w:p>
    <w:p w14:paraId="4AF954FE" w14:textId="77644B80" w:rsidR="00A13D22" w:rsidRDefault="00A13D22">
      <w:pPr>
        <w:spacing w:after="160" w:line="259" w:lineRule="auto"/>
        <w:rPr>
          <w:ins w:id="201" w:author="Megan Ball" w:date="2020-10-04T11:53:00Z"/>
        </w:rPr>
      </w:pPr>
    </w:p>
    <w:p w14:paraId="08A3A342" w14:textId="77777777" w:rsidR="00A13D22" w:rsidRDefault="00A13D22" w:rsidP="00A13D22">
      <w:pPr>
        <w:pStyle w:val="Heading2"/>
        <w:rPr>
          <w:ins w:id="202" w:author="Megan Ball" w:date="2020-10-04T11:53:00Z"/>
        </w:rPr>
      </w:pPr>
      <w:ins w:id="203" w:author="Megan Ball" w:date="2020-10-04T11:53:00Z">
        <w:r>
          <w:t>Influential Data Points</w:t>
        </w:r>
      </w:ins>
    </w:p>
    <w:p w14:paraId="08BACEAE" w14:textId="77777777" w:rsidR="00A13D22" w:rsidRPr="00E32069" w:rsidRDefault="00A13D22" w:rsidP="00A13D22">
      <w:pPr>
        <w:rPr>
          <w:ins w:id="204" w:author="Megan Ball" w:date="2020-10-04T11:53:00Z"/>
        </w:rPr>
      </w:pPr>
      <w:ins w:id="205" w:author="Megan Ball" w:date="2020-10-04T11:53:00Z">
        <w:r>
          <w:t xml:space="preserve">Add some discussion on the outlier check added in </w:t>
        </w:r>
        <w:proofErr w:type="spellStart"/>
        <w:r>
          <w:t>Rmd</w:t>
        </w:r>
        <w:proofErr w:type="spellEnd"/>
        <w:r>
          <w:t xml:space="preserve"> at lines 506-511. Maybe add table of output for these five points.</w:t>
        </w:r>
      </w:ins>
    </w:p>
    <w:p w14:paraId="0197A96E" w14:textId="77777777" w:rsidR="00A13D22" w:rsidRPr="003E3A06" w:rsidRDefault="00A13D22" w:rsidP="00A13D22">
      <w:pPr>
        <w:rPr>
          <w:ins w:id="206" w:author="Megan Ball" w:date="2020-10-04T11:53:00Z"/>
          <w:b/>
        </w:rPr>
      </w:pPr>
    </w:p>
    <w:p w14:paraId="324B87A0" w14:textId="77777777" w:rsidR="00A13D22" w:rsidRPr="003E3A06" w:rsidRDefault="00A13D22" w:rsidP="00A13D22">
      <w:pPr>
        <w:rPr>
          <w:ins w:id="207" w:author="Megan Ball" w:date="2020-10-04T11:53:00Z"/>
        </w:rPr>
      </w:pPr>
    </w:p>
    <w:p w14:paraId="169ED47A" w14:textId="77777777" w:rsidR="00A13D22" w:rsidRDefault="00A13D22" w:rsidP="00A13D22">
      <w:pPr>
        <w:pStyle w:val="Heading2"/>
        <w:rPr>
          <w:ins w:id="208" w:author="Megan Ball" w:date="2020-10-04T11:53:00Z"/>
        </w:rPr>
      </w:pPr>
      <w:ins w:id="209" w:author="Megan Ball" w:date="2020-10-04T11:53:00Z">
        <w:r>
          <w:t>Checking Assumptions</w:t>
        </w:r>
      </w:ins>
    </w:p>
    <w:p w14:paraId="664A1902" w14:textId="77777777" w:rsidR="00A13D22" w:rsidRPr="00842505" w:rsidRDefault="00A13D22" w:rsidP="00A13D22">
      <w:pPr>
        <w:rPr>
          <w:ins w:id="210" w:author="Megan Ball" w:date="2020-10-04T11:53:00Z"/>
        </w:rPr>
      </w:pPr>
      <w:ins w:id="211" w:author="Megan Ball" w:date="2020-10-04T11:53:00Z">
        <w:r w:rsidRPr="00842505">
          <w:t>Our models assume the following</w:t>
        </w:r>
        <w:r>
          <w:t>:</w:t>
        </w:r>
      </w:ins>
    </w:p>
    <w:p w14:paraId="43AE4B43" w14:textId="77777777" w:rsidR="00A13D22" w:rsidRDefault="00A13D22" w:rsidP="00A13D22">
      <w:pPr>
        <w:pStyle w:val="ListParagraph"/>
        <w:numPr>
          <w:ilvl w:val="0"/>
          <w:numId w:val="12"/>
        </w:numPr>
        <w:rPr>
          <w:ins w:id="212" w:author="Megan Ball" w:date="2020-10-04T11:53:00Z"/>
        </w:rPr>
      </w:pPr>
      <w:ins w:id="213" w:author="Megan Ball" w:date="2020-10-04T11:53:00Z">
        <w:r w:rsidRPr="00842505">
          <w:rPr>
            <w:b/>
            <w:bCs/>
          </w:rPr>
          <w:lastRenderedPageBreak/>
          <w:t>Independent Variables</w:t>
        </w:r>
        <w:r w:rsidRPr="00842505">
          <w:t>: The value of the response variable is the result of linear combination of predictors</w:t>
        </w:r>
        <w:r>
          <w:t>.</w:t>
        </w:r>
      </w:ins>
    </w:p>
    <w:p w14:paraId="108A304B" w14:textId="77777777" w:rsidR="00A13D22" w:rsidRDefault="00A13D22" w:rsidP="00A13D22">
      <w:pPr>
        <w:pStyle w:val="ListParagraph"/>
        <w:numPr>
          <w:ilvl w:val="0"/>
          <w:numId w:val="12"/>
        </w:numPr>
        <w:rPr>
          <w:ins w:id="214" w:author="Megan Ball" w:date="2020-10-04T11:53:00Z"/>
        </w:rPr>
      </w:pPr>
      <w:ins w:id="215" w:author="Megan Ball" w:date="2020-10-04T11:53:00Z">
        <w:r w:rsidRPr="00842505">
          <w:rPr>
            <w:b/>
            <w:bCs/>
          </w:rPr>
          <w:t xml:space="preserve">Equal </w:t>
        </w:r>
        <w:r>
          <w:rPr>
            <w:b/>
            <w:bCs/>
          </w:rPr>
          <w:t>V</w:t>
        </w:r>
        <w:r w:rsidRPr="00842505">
          <w:rPr>
            <w:b/>
            <w:bCs/>
          </w:rPr>
          <w:t>ariance</w:t>
        </w:r>
        <w:r w:rsidRPr="00842505">
          <w:t>: Error variance is the same for all predictors</w:t>
        </w:r>
        <w:r>
          <w:t>.</w:t>
        </w:r>
      </w:ins>
    </w:p>
    <w:p w14:paraId="206B76C1" w14:textId="77777777" w:rsidR="00A13D22" w:rsidRPr="00842505" w:rsidRDefault="00A13D22" w:rsidP="00A13D22">
      <w:pPr>
        <w:pStyle w:val="ListParagraph"/>
        <w:numPr>
          <w:ilvl w:val="0"/>
          <w:numId w:val="12"/>
        </w:numPr>
        <w:rPr>
          <w:ins w:id="216" w:author="Megan Ball" w:date="2020-10-04T11:53:00Z"/>
        </w:rPr>
      </w:pPr>
      <w:ins w:id="217" w:author="Megan Ball" w:date="2020-10-04T11:53:00Z">
        <w:r w:rsidRPr="00842505">
          <w:rPr>
            <w:b/>
            <w:bCs/>
          </w:rPr>
          <w:t xml:space="preserve">Normal </w:t>
        </w:r>
        <w:r>
          <w:rPr>
            <w:b/>
            <w:bCs/>
          </w:rPr>
          <w:t>D</w:t>
        </w:r>
        <w:r w:rsidRPr="00842505">
          <w:rPr>
            <w:b/>
            <w:bCs/>
          </w:rPr>
          <w:t>istribution</w:t>
        </w:r>
        <w:r w:rsidRPr="00842505">
          <w:t>: Distribution of errors have a normal distribution</w:t>
        </w:r>
        <w:r>
          <w:t>.</w:t>
        </w:r>
      </w:ins>
    </w:p>
    <w:p w14:paraId="55B784DB" w14:textId="77777777" w:rsidR="00A13D22" w:rsidRDefault="00A13D22" w:rsidP="00A13D22">
      <w:pPr>
        <w:rPr>
          <w:ins w:id="218" w:author="Megan Ball" w:date="2020-10-04T11:53:00Z"/>
        </w:rPr>
      </w:pPr>
    </w:p>
    <w:p w14:paraId="7C70AEFB" w14:textId="6C9937F3" w:rsidR="00A13D22" w:rsidRPr="00842505" w:rsidRDefault="00A13D22" w:rsidP="00A13D22">
      <w:pPr>
        <w:rPr>
          <w:ins w:id="219" w:author="Megan Ball" w:date="2020-10-04T11:53:00Z"/>
        </w:rPr>
      </w:pPr>
      <w:ins w:id="220" w:author="Megan Ball" w:date="2020-10-04T11:53:00Z">
        <w:r w:rsidRPr="00842505">
          <w:t xml:space="preserve">Looking at </w:t>
        </w:r>
        <w:r>
          <w:t>diagnostic plots (</w:t>
        </w:r>
      </w:ins>
      <w:ins w:id="221" w:author="Megan Ball" w:date="2020-10-04T12:37:00Z">
        <w:r w:rsidR="004807FE">
          <w:fldChar w:fldCharType="begin"/>
        </w:r>
        <w:r w:rsidR="004807FE">
          <w:instrText xml:space="preserve"> REF _Ref52707487 \h </w:instrText>
        </w:r>
      </w:ins>
      <w:r w:rsidR="004807FE">
        <w:fldChar w:fldCharType="separate"/>
      </w:r>
      <w:ins w:id="222" w:author="Megan Ball" w:date="2020-10-04T12:53:00Z">
        <w:r w:rsidR="00142E62">
          <w:t xml:space="preserve">Figure </w:t>
        </w:r>
        <w:r w:rsidR="00142E62">
          <w:rPr>
            <w:noProof/>
          </w:rPr>
          <w:t>19</w:t>
        </w:r>
      </w:ins>
      <w:ins w:id="223" w:author="Megan Ball" w:date="2020-10-04T12:37:00Z">
        <w:r w:rsidR="004807FE">
          <w:fldChar w:fldCharType="end"/>
        </w:r>
      </w:ins>
      <w:ins w:id="224" w:author="Megan Ball" w:date="2020-10-04T12:38:00Z">
        <w:r w:rsidR="004807FE">
          <w:t xml:space="preserve"> </w:t>
        </w:r>
      </w:ins>
      <w:ins w:id="225" w:author="Megan Ball" w:date="2020-10-04T12:37:00Z">
        <w:r w:rsidR="004807FE">
          <w:t xml:space="preserve">- </w:t>
        </w:r>
        <w:r w:rsidR="004807FE">
          <w:fldChar w:fldCharType="begin"/>
        </w:r>
        <w:r w:rsidR="004807FE">
          <w:instrText xml:space="preserve"> REF _Ref52707490 \h </w:instrText>
        </w:r>
      </w:ins>
      <w:r w:rsidR="004807FE">
        <w:fldChar w:fldCharType="separate"/>
      </w:r>
      <w:ins w:id="226" w:author="Megan Ball" w:date="2020-10-04T12:53:00Z">
        <w:r w:rsidR="00142E62">
          <w:t xml:space="preserve">Figure </w:t>
        </w:r>
        <w:r w:rsidR="00142E62">
          <w:rPr>
            <w:noProof/>
          </w:rPr>
          <w:t>20</w:t>
        </w:r>
      </w:ins>
      <w:ins w:id="227" w:author="Megan Ball" w:date="2020-10-04T12:37:00Z">
        <w:r w:rsidR="004807FE">
          <w:fldChar w:fldCharType="end"/>
        </w:r>
      </w:ins>
      <w:ins w:id="228" w:author="Megan Ball" w:date="2020-10-04T12:33:00Z">
        <w:r w:rsidR="002D175B">
          <w:fldChar w:fldCharType="begin"/>
        </w:r>
        <w:r w:rsidR="002D175B">
          <w:instrText xml:space="preserve"> REF _Ref52656756 \h </w:instrText>
        </w:r>
        <w:r w:rsidR="002D175B">
          <w:fldChar w:fldCharType="end"/>
        </w:r>
        <w:r w:rsidR="002D175B">
          <w:fldChar w:fldCharType="begin"/>
        </w:r>
        <w:r w:rsidR="002D175B">
          <w:instrText xml:space="preserve"> REF _Ref52656756 \h </w:instrText>
        </w:r>
        <w:r w:rsidR="002D175B">
          <w:fldChar w:fldCharType="end"/>
        </w:r>
        <w:r w:rsidR="002D175B">
          <w:fldChar w:fldCharType="begin"/>
        </w:r>
        <w:r w:rsidR="002D175B">
          <w:instrText xml:space="preserve"> REF _Ref52707238 \h </w:instrText>
        </w:r>
        <w:r w:rsidR="002D175B">
          <w:fldChar w:fldCharType="end"/>
        </w:r>
      </w:ins>
      <w:ins w:id="229" w:author="Megan Ball" w:date="2020-10-04T11:53:00Z">
        <w:r>
          <w:t>)</w:t>
        </w:r>
        <w:r w:rsidRPr="00842505">
          <w:t xml:space="preserve"> we can see that: </w:t>
        </w:r>
      </w:ins>
    </w:p>
    <w:p w14:paraId="09F5C2D5" w14:textId="77777777" w:rsidR="00A13D22" w:rsidRDefault="00A13D22" w:rsidP="00A13D22">
      <w:pPr>
        <w:pStyle w:val="ListParagraph"/>
        <w:numPr>
          <w:ilvl w:val="0"/>
          <w:numId w:val="13"/>
        </w:numPr>
        <w:rPr>
          <w:ins w:id="230" w:author="Megan Ball" w:date="2020-10-04T11:53:00Z"/>
        </w:rPr>
      </w:pPr>
      <w:ins w:id="231" w:author="Megan Ball" w:date="2020-10-04T11:53:00Z">
        <w:r w:rsidRPr="00842505">
          <w:rPr>
            <w:b/>
            <w:bCs/>
          </w:rPr>
          <w:t>Linearity</w:t>
        </w:r>
        <w:r>
          <w:t>: There is a roughly linear relationship between each of our chosen explanatory variables and the response variable</w:t>
        </w:r>
        <w:r w:rsidRPr="00842505">
          <w:t xml:space="preserve"> </w:t>
        </w:r>
      </w:ins>
    </w:p>
    <w:p w14:paraId="34400B5E" w14:textId="77777777" w:rsidR="00A13D22" w:rsidRDefault="00A13D22" w:rsidP="00A13D22">
      <w:pPr>
        <w:pStyle w:val="ListParagraph"/>
        <w:numPr>
          <w:ilvl w:val="0"/>
          <w:numId w:val="13"/>
        </w:numPr>
        <w:rPr>
          <w:ins w:id="232" w:author="Megan Ball" w:date="2020-10-04T11:53:00Z"/>
        </w:rPr>
      </w:pPr>
      <w:ins w:id="233" w:author="Megan Ball" w:date="2020-10-04T11:53:00Z">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ins>
    </w:p>
    <w:p w14:paraId="1800F283" w14:textId="77777777" w:rsidR="00A13D22" w:rsidRPr="00842505" w:rsidRDefault="00A13D22" w:rsidP="00A13D22">
      <w:pPr>
        <w:pStyle w:val="ListParagraph"/>
        <w:numPr>
          <w:ilvl w:val="0"/>
          <w:numId w:val="13"/>
        </w:numPr>
        <w:rPr>
          <w:ins w:id="234" w:author="Megan Ball" w:date="2020-10-04T11:53:00Z"/>
        </w:rPr>
      </w:pPr>
      <w:ins w:id="235" w:author="Megan Ball" w:date="2020-10-04T11:53:00Z">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ins>
    </w:p>
    <w:p w14:paraId="6ABC67E9" w14:textId="58EB58B1" w:rsidR="00736335" w:rsidRDefault="00736335" w:rsidP="004D2F15">
      <w:pPr>
        <w:pStyle w:val="BodyText"/>
        <w:rPr>
          <w:ins w:id="236" w:author="Megan Ball" w:date="2020-10-04T09:59:00Z"/>
        </w:rPr>
      </w:pPr>
    </w:p>
    <w:p w14:paraId="57B67297" w14:textId="2AA41882" w:rsidR="00736335" w:rsidRDefault="00736335">
      <w:pPr>
        <w:pStyle w:val="Heading2"/>
        <w:pPrChange w:id="237" w:author="Megan Ball" w:date="2020-10-04T09:59:00Z">
          <w:pPr>
            <w:pStyle w:val="BodyText"/>
          </w:pPr>
        </w:pPrChange>
      </w:pPr>
      <w:ins w:id="238" w:author="Megan Ball" w:date="2020-10-04T09:59:00Z">
        <w:r>
          <w:t>Predictive Model</w:t>
        </w:r>
      </w:ins>
    </w:p>
    <w:p w14:paraId="5549FC0B" w14:textId="77777777" w:rsidR="004724DF" w:rsidRDefault="004724DF" w:rsidP="004724DF">
      <w:pPr>
        <w:ind w:firstLine="720"/>
        <w:rPr>
          <w:rFonts w:cstheme="minorHAnsi"/>
          <w:b/>
        </w:rPr>
      </w:pPr>
    </w:p>
    <w:p w14:paraId="311791CA" w14:textId="658FA3C1" w:rsidR="004724DF" w:rsidRDefault="00A13D22" w:rsidP="004724DF">
      <w:pPr>
        <w:rPr>
          <w:ins w:id="239" w:author="Megan Ball" w:date="2020-10-04T10:13:00Z"/>
          <w:rFonts w:cstheme="minorHAnsi"/>
          <w:bCs/>
        </w:rPr>
      </w:pPr>
      <w:ins w:id="240" w:author="Megan Ball" w:date="2020-10-04T11:51:00Z">
        <w:r>
          <w:rPr>
            <w:rFonts w:cstheme="minorHAnsi"/>
            <w:bCs/>
          </w:rPr>
          <w:t>Based on the variable selection outlined above</w:t>
        </w:r>
      </w:ins>
      <w:ins w:id="241" w:author="Megan Ball" w:date="2020-10-04T12:32:00Z">
        <w:r w:rsidR="002D175B">
          <w:rPr>
            <w:rFonts w:cstheme="minorHAnsi"/>
            <w:bCs/>
          </w:rPr>
          <w:t xml:space="preserve"> using LASSO</w:t>
        </w:r>
      </w:ins>
      <w:ins w:id="242" w:author="Megan Ball" w:date="2020-10-04T11:51:00Z">
        <w:r>
          <w:rPr>
            <w:rFonts w:cstheme="minorHAnsi"/>
            <w:bCs/>
          </w:rPr>
          <w:t xml:space="preserve">, we developed a final predictive model that included </w:t>
        </w:r>
        <w:r>
          <w:rPr>
            <w:rFonts w:ascii="Consolas" w:hAnsi="Consolas" w:cs="Consolas"/>
            <w:sz w:val="22"/>
            <w:szCs w:val="22"/>
          </w:rPr>
          <w:t>country</w:t>
        </w:r>
        <w:r w:rsidRPr="00A7419D">
          <w:t xml:space="preserve">, </w:t>
        </w:r>
        <w:proofErr w:type="spellStart"/>
        <w:r>
          <w:rPr>
            <w:rFonts w:ascii="Consolas" w:hAnsi="Consolas" w:cs="Consolas"/>
            <w:sz w:val="21"/>
            <w:szCs w:val="21"/>
          </w:rPr>
          <w:t>income_composition_of_resources</w:t>
        </w:r>
        <w:proofErr w:type="spellEnd"/>
        <w:r w:rsidRPr="00A7419D">
          <w:t>,</w:t>
        </w:r>
        <w:r>
          <w:t xml:space="preserve"> </w:t>
        </w:r>
        <w:r>
          <w:rPr>
            <w:rFonts w:ascii="Consolas" w:hAnsi="Consolas" w:cs="Consolas"/>
            <w:sz w:val="21"/>
            <w:szCs w:val="21"/>
          </w:rPr>
          <w:t>schooling</w:t>
        </w:r>
        <w:r w:rsidRPr="00A7419D">
          <w:t xml:space="preserve">, </w:t>
        </w:r>
        <w:proofErr w:type="spellStart"/>
        <w:r w:rsidRPr="00A7419D">
          <w:rPr>
            <w:rFonts w:ascii="Consolas" w:hAnsi="Consolas" w:cs="Consolas"/>
            <w:sz w:val="21"/>
            <w:szCs w:val="21"/>
          </w:rPr>
          <w:t>hiv_aids</w:t>
        </w:r>
        <w:proofErr w:type="spellEnd"/>
        <w:r>
          <w:t>,</w:t>
        </w:r>
        <w:r w:rsidRPr="00A7419D">
          <w:t xml:space="preserve"> and </w:t>
        </w:r>
        <w:r>
          <w:rPr>
            <w:rFonts w:ascii="Consolas" w:hAnsi="Consolas" w:cs="Consolas"/>
            <w:sz w:val="21"/>
            <w:szCs w:val="21"/>
          </w:rPr>
          <w:t>status</w:t>
        </w:r>
      </w:ins>
      <w:ins w:id="243" w:author="Megan Ball" w:date="2020-10-04T11:52:00Z">
        <w:r>
          <w:rPr>
            <w:rFonts w:ascii="Consolas" w:hAnsi="Consolas" w:cs="Consolas"/>
            <w:sz w:val="21"/>
            <w:szCs w:val="21"/>
          </w:rPr>
          <w:t xml:space="preserve">. </w:t>
        </w:r>
        <w:r w:rsidRPr="00A13D22">
          <w:rPr>
            <w:rFonts w:cstheme="minorHAnsi"/>
            <w:bCs/>
            <w:rPrChange w:id="244" w:author="Megan Ball" w:date="2020-10-04T11:52:00Z">
              <w:rPr>
                <w:rFonts w:ascii="Consolas" w:hAnsi="Consolas" w:cs="Consolas"/>
                <w:sz w:val="21"/>
                <w:szCs w:val="21"/>
              </w:rPr>
            </w:rPrChange>
          </w:rPr>
          <w:t>The coefficients of the model and associated metrics can be found in the appendix in</w:t>
        </w:r>
      </w:ins>
      <w:ins w:id="245" w:author="Megan Ball" w:date="2020-10-04T12:50:00Z">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ins>
      <w:r w:rsidR="004F7A5C">
        <w:rPr>
          <w:rFonts w:cstheme="minorHAnsi"/>
          <w:bCs/>
        </w:rPr>
        <w:fldChar w:fldCharType="separate"/>
      </w:r>
      <w:ins w:id="246" w:author="Megan Ball" w:date="2020-10-04T12:53:00Z">
        <w:r w:rsidR="00142E62">
          <w:t xml:space="preserve">Table </w:t>
        </w:r>
        <w:r w:rsidR="00142E62">
          <w:rPr>
            <w:noProof/>
          </w:rPr>
          <w:t>2</w:t>
        </w:r>
      </w:ins>
      <w:ins w:id="247" w:author="Megan Ball" w:date="2020-10-04T12:50:00Z">
        <w:r w:rsidR="004F7A5C">
          <w:rPr>
            <w:rFonts w:cstheme="minorHAnsi"/>
            <w:bCs/>
          </w:rPr>
          <w:fldChar w:fldCharType="end"/>
        </w:r>
      </w:ins>
      <w:ins w:id="248" w:author="Megan Ball" w:date="2020-10-04T11:52:00Z">
        <w:r w:rsidRPr="00A13D22">
          <w:rPr>
            <w:rFonts w:cstheme="minorHAnsi"/>
            <w:bCs/>
            <w:rPrChange w:id="249" w:author="Megan Ball" w:date="2020-10-04T11:52:00Z">
              <w:rPr>
                <w:rFonts w:ascii="Consolas" w:hAnsi="Consolas" w:cs="Consolas"/>
                <w:sz w:val="21"/>
                <w:szCs w:val="21"/>
              </w:rPr>
            </w:rPrChange>
          </w:rPr>
          <w:t>.</w:t>
        </w:r>
      </w:ins>
      <w:ins w:id="250" w:author="Megan Ball" w:date="2020-10-04T12:50:00Z">
        <w:r w:rsidR="00DD0646">
          <w:rPr>
            <w:rFonts w:cstheme="minorHAnsi"/>
            <w:bCs/>
          </w:rPr>
          <w:t xml:space="preserve"> The ASE and adjusted R-squared associated with this model were 4.115 and 0.9513, </w:t>
        </w:r>
      </w:ins>
      <w:ins w:id="251" w:author="Megan Ball" w:date="2020-10-04T12:51:00Z">
        <w:r w:rsidR="00DD0646">
          <w:rPr>
            <w:rFonts w:cstheme="minorHAnsi"/>
            <w:bCs/>
          </w:rPr>
          <w:t>respectively.</w:t>
        </w:r>
      </w:ins>
    </w:p>
    <w:p w14:paraId="4A16F206" w14:textId="470C8FA7" w:rsidR="00463950" w:rsidRDefault="00463950" w:rsidP="004724DF">
      <w:pPr>
        <w:rPr>
          <w:ins w:id="252" w:author="Megan Ball" w:date="2020-10-04T11:52:00Z"/>
          <w:rFonts w:cstheme="minorHAnsi"/>
          <w:bCs/>
        </w:rPr>
      </w:pPr>
    </w:p>
    <w:p w14:paraId="5B58780F" w14:textId="77777777" w:rsidR="00A13D22" w:rsidRDefault="00A13D22" w:rsidP="00A13D22">
      <w:pPr>
        <w:pStyle w:val="Heading2"/>
        <w:rPr>
          <w:ins w:id="253" w:author="Megan Ball" w:date="2020-10-04T11:53:00Z"/>
        </w:rPr>
      </w:pPr>
      <w:ins w:id="254" w:author="Megan Ball" w:date="2020-10-04T11:53:00Z">
        <w:r>
          <w:t>Checking Assumptions</w:t>
        </w:r>
      </w:ins>
    </w:p>
    <w:p w14:paraId="73E15111" w14:textId="1CFC9F2D" w:rsidR="00A13D22" w:rsidRDefault="00541244" w:rsidP="00A13D22">
      <w:pPr>
        <w:rPr>
          <w:ins w:id="255" w:author="Megan Ball" w:date="2020-10-04T12:24:00Z"/>
        </w:rPr>
      </w:pPr>
      <w:ins w:id="256" w:author="Megan Ball" w:date="2020-10-04T12:24:00Z">
        <w:r>
          <w:t xml:space="preserve">For our predictive model, we </w:t>
        </w:r>
      </w:ins>
      <w:ins w:id="257" w:author="Megan Ball" w:date="2020-10-04T12:51:00Z">
        <w:r w:rsidR="00CC1383">
          <w:t xml:space="preserve">also </w:t>
        </w:r>
      </w:ins>
      <w:ins w:id="258" w:author="Megan Ball" w:date="2020-10-04T12:24:00Z">
        <w:r>
          <w:t>reviewed residual and diagnostic plots to validate our assumptions.</w:t>
        </w:r>
      </w:ins>
    </w:p>
    <w:p w14:paraId="48F084BF" w14:textId="77777777" w:rsidR="00541244" w:rsidRPr="00842505" w:rsidRDefault="00541244" w:rsidP="00A13D22">
      <w:pPr>
        <w:rPr>
          <w:ins w:id="259" w:author="Megan Ball" w:date="2020-10-04T11:53:00Z"/>
        </w:rPr>
        <w:pPrChange w:id="260" w:author="Megan Ball" w:date="2020-10-04T11:54:00Z">
          <w:pPr>
            <w:pStyle w:val="ListParagraph"/>
            <w:numPr>
              <w:numId w:val="13"/>
            </w:numPr>
            <w:ind w:hanging="360"/>
          </w:pPr>
        </w:pPrChange>
      </w:pPr>
    </w:p>
    <w:p w14:paraId="588E84CB" w14:textId="40B9CB42" w:rsidR="00541244" w:rsidRPr="00842505" w:rsidRDefault="00541244" w:rsidP="00541244">
      <w:pPr>
        <w:rPr>
          <w:ins w:id="261" w:author="Megan Ball" w:date="2020-10-04T12:24:00Z"/>
        </w:rPr>
      </w:pPr>
      <w:ins w:id="262" w:author="Megan Ball" w:date="2020-10-04T12:24:00Z">
        <w:r w:rsidRPr="00842505">
          <w:t xml:space="preserve">Looking at </w:t>
        </w:r>
        <w:r>
          <w:t>diagnostic plots</w:t>
        </w:r>
        <w:r>
          <w:t xml:space="preserve"> for this model</w:t>
        </w:r>
        <w:r>
          <w:t xml:space="preserve"> (</w:t>
        </w:r>
      </w:ins>
      <w:ins w:id="263" w:author="Megan Ball" w:date="2020-10-04T12:53:00Z">
        <w:r w:rsidR="00142E62">
          <w:fldChar w:fldCharType="begin"/>
        </w:r>
        <w:r w:rsidR="00142E62">
          <w:instrText xml:space="preserve"> REF _Ref52708448 \h </w:instrText>
        </w:r>
      </w:ins>
      <w:r w:rsidR="00142E62">
        <w:fldChar w:fldCharType="separate"/>
      </w:r>
      <w:ins w:id="264" w:author="Megan Ball" w:date="2020-10-04T12:53:00Z">
        <w:r w:rsidR="00142E62">
          <w:t xml:space="preserve">Figure </w:t>
        </w:r>
        <w:r w:rsidR="00142E62">
          <w:rPr>
            <w:noProof/>
          </w:rPr>
          <w:t>24</w:t>
        </w:r>
        <w:r w:rsidR="00142E62">
          <w:fldChar w:fldCharType="end"/>
        </w:r>
      </w:ins>
      <w:ins w:id="265" w:author="Megan Ball" w:date="2020-10-04T12:24:00Z">
        <w:r>
          <w:t>)</w:t>
        </w:r>
        <w:r w:rsidRPr="00842505">
          <w:t xml:space="preserve"> we can see that: </w:t>
        </w:r>
      </w:ins>
    </w:p>
    <w:p w14:paraId="6E893DEE" w14:textId="77777777" w:rsidR="00541244" w:rsidRDefault="00541244" w:rsidP="00541244">
      <w:pPr>
        <w:pStyle w:val="ListParagraph"/>
        <w:numPr>
          <w:ilvl w:val="0"/>
          <w:numId w:val="13"/>
        </w:numPr>
        <w:rPr>
          <w:ins w:id="266" w:author="Megan Ball" w:date="2020-10-04T12:24:00Z"/>
        </w:rPr>
      </w:pPr>
      <w:ins w:id="267" w:author="Megan Ball" w:date="2020-10-04T12:24:00Z">
        <w:r w:rsidRPr="00842505">
          <w:rPr>
            <w:b/>
            <w:bCs/>
          </w:rPr>
          <w:t>Linearity</w:t>
        </w:r>
        <w:r>
          <w:t>: There is a roughly linear relationship between each of our chosen explanatory variables and the response variable</w:t>
        </w:r>
        <w:r w:rsidRPr="00842505">
          <w:t xml:space="preserve"> </w:t>
        </w:r>
      </w:ins>
    </w:p>
    <w:p w14:paraId="2219B9AA" w14:textId="4587A952" w:rsidR="00541244" w:rsidRDefault="00541244" w:rsidP="00541244">
      <w:pPr>
        <w:pStyle w:val="ListParagraph"/>
        <w:numPr>
          <w:ilvl w:val="0"/>
          <w:numId w:val="13"/>
        </w:numPr>
        <w:rPr>
          <w:ins w:id="268" w:author="Megan Ball" w:date="2020-10-04T12:24:00Z"/>
        </w:rPr>
      </w:pPr>
      <w:ins w:id="269" w:author="Megan Ball" w:date="2020-10-04T12:24:00Z">
        <w:r w:rsidRPr="00842505">
          <w:rPr>
            <w:b/>
            <w:bCs/>
          </w:rPr>
          <w:t xml:space="preserve">Equal </w:t>
        </w:r>
        <w:r>
          <w:rPr>
            <w:b/>
            <w:bCs/>
          </w:rPr>
          <w:t>V</w:t>
        </w:r>
        <w:r w:rsidRPr="00842505">
          <w:rPr>
            <w:b/>
            <w:bCs/>
          </w:rPr>
          <w:t>ariance</w:t>
        </w:r>
        <w:r>
          <w:t xml:space="preserve">: </w:t>
        </w:r>
      </w:ins>
      <w:ins w:id="270" w:author="Megan Ball" w:date="2020-10-04T12:25:00Z">
        <w:r>
          <w:t xml:space="preserve">There does not appear to be a large difference in variance in the errors, </w:t>
        </w:r>
        <w:proofErr w:type="gramStart"/>
        <w:r>
          <w:t>with the exception of</w:t>
        </w:r>
        <w:proofErr w:type="gramEnd"/>
        <w:r>
          <w:t xml:space="preserve"> a few outlier data points. These data points related to Haiti in 2010 (which was the year of the devastating earthquake) and Eritrea in 2000 (which at the time was at war with Eth</w:t>
        </w:r>
      </w:ins>
      <w:ins w:id="271" w:author="Megan Ball" w:date="2020-10-04T12:26:00Z">
        <w:r>
          <w:t>i</w:t>
        </w:r>
      </w:ins>
      <w:ins w:id="272" w:author="Megan Ball" w:date="2020-10-04T12:25:00Z">
        <w:r>
          <w:t xml:space="preserve">opia). The model was re-run after excluding these data </w:t>
        </w:r>
        <w:proofErr w:type="gramStart"/>
        <w:r>
          <w:t>points</w:t>
        </w:r>
      </w:ins>
      <w:proofErr w:type="gramEnd"/>
      <w:ins w:id="273" w:author="Megan Ball" w:date="2020-10-04T12:26:00Z">
        <w:r>
          <w:t xml:space="preserve"> but the ASE did not change significantly so they were kept in the final model.</w:t>
        </w:r>
      </w:ins>
    </w:p>
    <w:p w14:paraId="4FF47F4E" w14:textId="73A24F23" w:rsidR="00541244" w:rsidRPr="00842505" w:rsidRDefault="00541244" w:rsidP="00541244">
      <w:pPr>
        <w:pStyle w:val="ListParagraph"/>
        <w:numPr>
          <w:ilvl w:val="0"/>
          <w:numId w:val="13"/>
        </w:numPr>
        <w:rPr>
          <w:ins w:id="274" w:author="Megan Ball" w:date="2020-10-04T12:24:00Z"/>
        </w:rPr>
      </w:pPr>
      <w:ins w:id="275" w:author="Megan Ball" w:date="2020-10-04T12:24:00Z">
        <w:r w:rsidRPr="00842505">
          <w:rPr>
            <w:b/>
            <w:bCs/>
          </w:rPr>
          <w:t xml:space="preserve">Normal </w:t>
        </w:r>
        <w:r>
          <w:rPr>
            <w:b/>
            <w:bCs/>
          </w:rPr>
          <w:t>D</w:t>
        </w:r>
        <w:r w:rsidRPr="00842505">
          <w:rPr>
            <w:b/>
            <w:bCs/>
          </w:rPr>
          <w:t>istribution</w:t>
        </w:r>
        <w:r>
          <w:t xml:space="preserve">: </w:t>
        </w:r>
        <w:r w:rsidRPr="00842505">
          <w:t>Looking at the Q-Q plot, we see that the points are very close t</w:t>
        </w:r>
      </w:ins>
      <w:ins w:id="276" w:author="Megan Ball" w:date="2020-10-04T12:26:00Z">
        <w:r>
          <w:t>o a normal distribution except for the larger life expectancies (</w:t>
        </w:r>
      </w:ins>
      <w:ins w:id="277" w:author="Megan Ball" w:date="2020-10-04T12:27:00Z">
        <w:r>
          <w:t>approximately greater than 75). We should use caution when our predictions return with values in the range above 75 years, as our model seems to over-estimate the life expectancy in this range.</w:t>
        </w:r>
      </w:ins>
    </w:p>
    <w:p w14:paraId="47EFDE26" w14:textId="77777777" w:rsidR="00A13D22" w:rsidRDefault="00A13D22" w:rsidP="004724DF">
      <w:pPr>
        <w:rPr>
          <w:ins w:id="278" w:author="Megan Ball" w:date="2020-10-04T10:13:00Z"/>
          <w:rFonts w:cstheme="minorHAnsi"/>
          <w:bCs/>
        </w:rPr>
      </w:pPr>
    </w:p>
    <w:p w14:paraId="7178A398" w14:textId="3985855F" w:rsidR="00463950" w:rsidDel="00A13D22" w:rsidRDefault="00463950" w:rsidP="004724DF">
      <w:pPr>
        <w:rPr>
          <w:del w:id="279" w:author="Megan Ball" w:date="2020-10-04T11:52:00Z"/>
          <w:rFonts w:cstheme="minorHAnsi"/>
          <w:bCs/>
        </w:rPr>
      </w:pPr>
    </w:p>
    <w:p w14:paraId="6A5D6CAA" w14:textId="6E72D970" w:rsidR="002C65E8" w:rsidDel="00A13D22" w:rsidRDefault="002C65E8">
      <w:pPr>
        <w:spacing w:after="160" w:line="259" w:lineRule="auto"/>
        <w:rPr>
          <w:del w:id="280" w:author="Megan Ball" w:date="2020-10-04T11:52:00Z"/>
          <w:rFonts w:asciiTheme="majorHAnsi" w:eastAsiaTheme="majorEastAsia" w:hAnsiTheme="majorHAnsi" w:cstheme="majorBidi"/>
          <w:color w:val="2F5496" w:themeColor="accent1" w:themeShade="BF"/>
          <w:sz w:val="32"/>
          <w:szCs w:val="32"/>
        </w:rPr>
      </w:pPr>
      <w:del w:id="281" w:author="Megan Ball" w:date="2020-10-04T11:52:00Z">
        <w:r w:rsidDel="00A13D22">
          <w:br w:type="page"/>
        </w:r>
      </w:del>
    </w:p>
    <w:p w14:paraId="7040B5BE" w14:textId="13CE3F41" w:rsidR="004724DF" w:rsidRDefault="004724DF" w:rsidP="00FF4768">
      <w:pPr>
        <w:pStyle w:val="Heading1"/>
      </w:pPr>
      <w:r>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0E99A512"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w:t>
      </w:r>
      <w:del w:id="282" w:author="Megan Ball" w:date="2020-10-04T12:54:00Z">
        <w:r w:rsidDel="00C45E63">
          <w:delText xml:space="preserve"> of</w:delText>
        </w:r>
      </w:del>
      <w:r>
        <w:t xml:space="preserve">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bookmarkStart w:id="283" w:name="_GoBack"/>
      <w:bookmarkEnd w:id="283"/>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040E13AF" w:rsidR="004E2AE7" w:rsidRPr="004E2AE7" w:rsidDel="004F7A5C" w:rsidRDefault="00824FFC" w:rsidP="004F7A5C">
      <w:pPr>
        <w:pStyle w:val="Subtitle"/>
        <w:keepNext/>
        <w:rPr>
          <w:del w:id="284" w:author="Megan Ball" w:date="2020-10-04T12:49:00Z"/>
        </w:rPr>
        <w:pPrChange w:id="285" w:author="Megan Ball" w:date="2020-10-04T12:49:00Z">
          <w:pPr>
            <w:pStyle w:val="Subtitle"/>
          </w:pPr>
        </w:pPrChange>
      </w:pPr>
      <w:del w:id="286" w:author="Megan Ball" w:date="2020-10-04T12:49:00Z">
        <w:r w:rsidDel="004F7A5C">
          <w:delText xml:space="preserve">Table </w:delText>
        </w:r>
      </w:del>
      <w:del w:id="287" w:author="Megan Ball" w:date="2020-10-04T12:38:00Z">
        <w:r w:rsidR="008F4E01" w:rsidDel="00F41CB8">
          <w:delText>1</w:delText>
        </w:r>
      </w:del>
      <w:del w:id="288" w:author="Megan Ball" w:date="2020-10-04T12:49:00Z">
        <w:r w:rsidDel="004F7A5C">
          <w:delText xml:space="preserve">. Metrics for multiple non-parametric models. </w:delText>
        </w:r>
        <w:r w:rsidR="00795A11" w:rsidDel="004F7A5C">
          <w:delText>*See appendix for variables used.</w:delText>
        </w:r>
      </w:del>
    </w:p>
    <w:p w14:paraId="4E175D0E" w14:textId="2E08A924" w:rsidR="004F7A5C" w:rsidRDefault="004F7A5C" w:rsidP="004F7A5C">
      <w:pPr>
        <w:pStyle w:val="Caption"/>
        <w:rPr>
          <w:ins w:id="289" w:author="Megan Ball" w:date="2020-10-04T12:49:00Z"/>
        </w:rPr>
        <w:pPrChange w:id="290" w:author="Megan Ball" w:date="2020-10-04T12:49:00Z">
          <w:pPr>
            <w:pStyle w:val="Caption"/>
          </w:pPr>
        </w:pPrChange>
      </w:pPr>
      <w:ins w:id="291" w:author="Megan Ball" w:date="2020-10-04T12:49:00Z">
        <w:r>
          <w:t xml:space="preserve">Table </w:t>
        </w:r>
        <w:r>
          <w:fldChar w:fldCharType="begin"/>
        </w:r>
        <w:r>
          <w:instrText xml:space="preserve"> SEQ Table \* ARABIC </w:instrText>
        </w:r>
      </w:ins>
      <w:r>
        <w:fldChar w:fldCharType="separate"/>
      </w:r>
      <w:ins w:id="292" w:author="Megan Ball" w:date="2020-10-04T12:53:00Z">
        <w:r w:rsidR="00142E62">
          <w:rPr>
            <w:noProof/>
          </w:rPr>
          <w:t>1</w:t>
        </w:r>
      </w:ins>
      <w:ins w:id="293" w:author="Megan Ball" w:date="2020-10-04T12:49:00Z">
        <w:r>
          <w:fldChar w:fldCharType="end"/>
        </w:r>
        <w:r w:rsidRPr="00E40881">
          <w:t>. Metrics for multiple non-parametric models. *See appendix for variables used.</w:t>
        </w:r>
      </w:ins>
    </w:p>
    <w:p w14:paraId="57CF1844" w14:textId="29302F48"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ins w:id="294" w:author="Megan Ball" w:date="2020-10-04T12:17:00Z">
        <w:r w:rsidR="00D5617F">
          <w:fldChar w:fldCharType="begin"/>
        </w:r>
        <w:r w:rsidR="00D5617F">
          <w:instrText xml:space="preserve"> REF _Ref52706246 \h </w:instrText>
        </w:r>
      </w:ins>
      <w:r w:rsidR="00D5617F">
        <w:fldChar w:fldCharType="separate"/>
      </w:r>
      <w:ins w:id="295" w:author="Megan Ball" w:date="2020-10-04T12:53:00Z">
        <w:r w:rsidR="00142E62">
          <w:t xml:space="preserve">Figure </w:t>
        </w:r>
        <w:r w:rsidR="00142E62">
          <w:rPr>
            <w:noProof/>
          </w:rPr>
          <w:t>26</w:t>
        </w:r>
      </w:ins>
      <w:ins w:id="296" w:author="Megan Ball" w:date="2020-10-04T12:17:00Z">
        <w:r w:rsidR="00D5617F">
          <w:fldChar w:fldCharType="end"/>
        </w:r>
        <w:r w:rsidR="00D5617F">
          <w:t xml:space="preserve"> </w:t>
        </w:r>
      </w:ins>
      <w:ins w:id="297" w:author="Megan Ball" w:date="2020-10-04T12:40:00Z">
        <w:r w:rsidR="00075A53">
          <w:t>to</w:t>
        </w:r>
      </w:ins>
      <w:ins w:id="298" w:author="Megan Ball" w:date="2020-10-04T12:17:00Z">
        <w:r w:rsidR="00D5617F">
          <w:t xml:space="preserve"> </w:t>
        </w:r>
        <w:r w:rsidR="00D5617F">
          <w:fldChar w:fldCharType="begin"/>
        </w:r>
        <w:r w:rsidR="00D5617F">
          <w:instrText xml:space="preserve"> REF _Ref52706248 \h </w:instrText>
        </w:r>
      </w:ins>
      <w:r w:rsidR="00D5617F">
        <w:fldChar w:fldCharType="separate"/>
      </w:r>
      <w:ins w:id="299" w:author="Megan Ball" w:date="2020-10-04T12:53:00Z">
        <w:r w:rsidR="00142E62">
          <w:t xml:space="preserve">Figure </w:t>
        </w:r>
        <w:r w:rsidR="00142E62">
          <w:rPr>
            <w:noProof/>
          </w:rPr>
          <w:t>28</w:t>
        </w:r>
      </w:ins>
      <w:ins w:id="300" w:author="Megan Ball" w:date="2020-10-04T12:17:00Z">
        <w:r w:rsidR="00D5617F">
          <w:fldChar w:fldCharType="end"/>
        </w:r>
        <w:r w:rsidR="00D5617F">
          <w:t xml:space="preserve"> </w:t>
        </w:r>
      </w:ins>
      <w:del w:id="301" w:author="Megan Ball" w:date="2020-10-04T12:16:00Z">
        <w:r w:rsidR="00C026D1" w:rsidRPr="0085056E" w:rsidDel="00D5617F">
          <w:rPr>
            <w:highlight w:val="yellow"/>
          </w:rPr>
          <w:delText xml:space="preserve">figures x – </w:delText>
        </w:r>
        <w:r w:rsidR="00F86127" w:rsidRPr="0085056E" w:rsidDel="00D5617F">
          <w:rPr>
            <w:highlight w:val="yellow"/>
          </w:rPr>
          <w:delText>z</w:delText>
        </w:r>
        <w:r w:rsidR="00C026D1" w:rsidDel="00D5617F">
          <w:delText xml:space="preserve"> </w:delText>
        </w:r>
      </w:del>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5D9B0FB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w:t>
      </w:r>
      <w:ins w:id="302" w:author="Megan Ball" w:date="2020-10-04T12:31:00Z">
        <w:r w:rsidR="00E17E18">
          <w:t xml:space="preserve"> (and high variance)</w:t>
        </w:r>
      </w:ins>
      <w:r>
        <w:t xml:space="preserve">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ins w:id="303" w:author="Megan Ball" w:date="2020-10-04T12:16:00Z">
        <w:r w:rsidR="00D5617F">
          <w:rPr>
            <w:rFonts w:cstheme="minorHAnsi"/>
          </w:rPr>
          <w:t xml:space="preserve">As with any data set, weeks upon weeks could be sent exploring all variable options, transformations, selections, and other methods to develop a good predictive model for life expectancy. </w:t>
        </w:r>
      </w:ins>
      <w:ins w:id="304" w:author="Megan Ball" w:date="2020-10-04T12:29:00Z">
        <w:r w:rsidR="00E17E18">
          <w:rPr>
            <w:rFonts w:cstheme="minorHAnsi"/>
          </w:rPr>
          <w:t xml:space="preserve">The ASE and adjusted R-squared values for our interpretable model give us high confidence </w:t>
        </w:r>
      </w:ins>
      <w:ins w:id="305" w:author="Megan Ball" w:date="2020-10-04T12:30:00Z">
        <w:r w:rsidR="00E17E18">
          <w:rPr>
            <w:rFonts w:cstheme="minorHAnsi"/>
          </w:rPr>
          <w:t>in our variable selection on our reduced data set, as they do not indicate overfit. On the contrary, the metrics for our predictive model and our non-parametric models all were high enough to suspect high variance and possible overfit. Additiona</w:t>
        </w:r>
      </w:ins>
      <w:ins w:id="306" w:author="Megan Ball" w:date="2020-10-04T12:31:00Z">
        <w:r w:rsidR="00E17E18">
          <w:rPr>
            <w:rFonts w:cstheme="minorHAnsi"/>
          </w:rPr>
          <w:t xml:space="preserve">l analysis could be done by removing only specific countries in our models </w:t>
        </w:r>
        <w:proofErr w:type="gramStart"/>
        <w:r w:rsidR="00E17E18">
          <w:rPr>
            <w:rFonts w:cstheme="minorHAnsi"/>
          </w:rPr>
          <w:t>and also</w:t>
        </w:r>
        <w:proofErr w:type="gramEnd"/>
        <w:r w:rsidR="00E17E18">
          <w:rPr>
            <w:rFonts w:cstheme="minorHAnsi"/>
          </w:rPr>
          <w:t xml:space="preserve"> checking for interactions for each </w:t>
        </w:r>
      </w:ins>
      <w:ins w:id="307" w:author="Megan Ball" w:date="2020-10-04T12:32:00Z">
        <w:r w:rsidR="00126326">
          <w:rPr>
            <w:rFonts w:cstheme="minorHAnsi"/>
          </w:rPr>
          <w:t>variable to further refine the variable selection and reduce risk of overfit.</w:t>
        </w:r>
      </w:ins>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2ABD7EC8" w:rsidR="003E3F59" w:rsidRDefault="003E3F59" w:rsidP="002C65E8">
      <w:pPr>
        <w:pStyle w:val="Caption"/>
        <w:jc w:val="center"/>
      </w:pPr>
      <w:bookmarkStart w:id="308" w:name="_Ref52632084"/>
      <w:r>
        <w:t xml:space="preserve">Figure </w:t>
      </w:r>
      <w:r w:rsidR="00A13D22">
        <w:fldChar w:fldCharType="begin"/>
      </w:r>
      <w:r w:rsidR="00A13D22">
        <w:instrText xml:space="preserve"> SEQ Figure \* ARABIC </w:instrText>
      </w:r>
      <w:r w:rsidR="00A13D22">
        <w:fldChar w:fldCharType="separate"/>
      </w:r>
      <w:r w:rsidR="00142E62">
        <w:rPr>
          <w:noProof/>
        </w:rPr>
        <w:t>3</w:t>
      </w:r>
      <w:r w:rsidR="00A13D22">
        <w:rPr>
          <w:noProof/>
        </w:rPr>
        <w:fldChar w:fldCharType="end"/>
      </w:r>
      <w:bookmarkEnd w:id="308"/>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4446062B" w:rsidR="003E3F59" w:rsidRDefault="003E3F59" w:rsidP="002C65E8">
      <w:pPr>
        <w:pStyle w:val="Caption"/>
        <w:jc w:val="center"/>
      </w:pPr>
      <w:bookmarkStart w:id="309" w:name="_Ref52632095"/>
      <w:r>
        <w:t xml:space="preserve">Figure </w:t>
      </w:r>
      <w:r w:rsidR="00A13D22">
        <w:fldChar w:fldCharType="begin"/>
      </w:r>
      <w:r w:rsidR="00A13D22">
        <w:instrText xml:space="preserve"> SEQ Figure \* ARABIC </w:instrText>
      </w:r>
      <w:r w:rsidR="00A13D22">
        <w:fldChar w:fldCharType="separate"/>
      </w:r>
      <w:r w:rsidR="00142E62">
        <w:rPr>
          <w:noProof/>
        </w:rPr>
        <w:t>4</w:t>
      </w:r>
      <w:r w:rsidR="00A13D22">
        <w:rPr>
          <w:noProof/>
        </w:rPr>
        <w:fldChar w:fldCharType="end"/>
      </w:r>
      <w:bookmarkEnd w:id="309"/>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215B09FD" w:rsidR="003E3F59" w:rsidRPr="001C2B3C" w:rsidRDefault="003E3F59" w:rsidP="002C65E8">
      <w:pPr>
        <w:pStyle w:val="Caption"/>
        <w:jc w:val="center"/>
        <w:rPr>
          <w:rFonts w:cstheme="minorHAnsi"/>
        </w:rPr>
      </w:pPr>
      <w:bookmarkStart w:id="310" w:name="_Ref52632126"/>
      <w:r>
        <w:t xml:space="preserve">Figure </w:t>
      </w:r>
      <w:r w:rsidR="00A13D22">
        <w:fldChar w:fldCharType="begin"/>
      </w:r>
      <w:r w:rsidR="00A13D22">
        <w:instrText xml:space="preserve"> SEQ Figure \* ARABIC </w:instrText>
      </w:r>
      <w:r w:rsidR="00A13D22">
        <w:fldChar w:fldCharType="separate"/>
      </w:r>
      <w:r w:rsidR="00142E62">
        <w:rPr>
          <w:noProof/>
        </w:rPr>
        <w:t>5</w:t>
      </w:r>
      <w:r w:rsidR="00A13D22">
        <w:rPr>
          <w:noProof/>
        </w:rPr>
        <w:fldChar w:fldCharType="end"/>
      </w:r>
      <w:bookmarkEnd w:id="310"/>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46F04597" w:rsidR="003E3F59" w:rsidRDefault="003E3F59" w:rsidP="003E3F59">
      <w:pPr>
        <w:pStyle w:val="Caption"/>
      </w:pPr>
      <w:bookmarkStart w:id="311" w:name="_Ref52632509"/>
      <w:r>
        <w:t xml:space="preserve">Figure </w:t>
      </w:r>
      <w:r w:rsidR="00A13D22">
        <w:fldChar w:fldCharType="begin"/>
      </w:r>
      <w:r w:rsidR="00A13D22">
        <w:instrText xml:space="preserve"> SEQ Figure \* ARABIC </w:instrText>
      </w:r>
      <w:r w:rsidR="00A13D22">
        <w:fldChar w:fldCharType="separate"/>
      </w:r>
      <w:r w:rsidR="00142E62">
        <w:rPr>
          <w:noProof/>
        </w:rPr>
        <w:t>6</w:t>
      </w:r>
      <w:r w:rsidR="00A13D22">
        <w:rPr>
          <w:noProof/>
        </w:rPr>
        <w:fldChar w:fldCharType="end"/>
      </w:r>
      <w:bookmarkEnd w:id="311"/>
      <w:r>
        <w:t>: Missing Values, original data</w:t>
      </w:r>
      <w:r w:rsidR="00034930">
        <w:tab/>
      </w:r>
      <w:r w:rsidR="00034930">
        <w:tab/>
      </w:r>
      <w:r w:rsidR="00034930">
        <w:tab/>
      </w:r>
      <w:r w:rsidR="00034930">
        <w:tab/>
      </w:r>
      <w:bookmarkStart w:id="312" w:name="_Ref52632595"/>
      <w:r w:rsidR="00034930">
        <w:t xml:space="preserve">Figure </w:t>
      </w:r>
      <w:r w:rsidR="00A13D22">
        <w:fldChar w:fldCharType="begin"/>
      </w:r>
      <w:r w:rsidR="00A13D22">
        <w:instrText xml:space="preserve"> SEQ Figure \* ARABIC </w:instrText>
      </w:r>
      <w:r w:rsidR="00A13D22">
        <w:fldChar w:fldCharType="separate"/>
      </w:r>
      <w:r w:rsidR="00142E62">
        <w:rPr>
          <w:noProof/>
        </w:rPr>
        <w:t>7</w:t>
      </w:r>
      <w:r w:rsidR="00A13D22">
        <w:rPr>
          <w:noProof/>
        </w:rPr>
        <w:fldChar w:fldCharType="end"/>
      </w:r>
      <w:bookmarkEnd w:id="312"/>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4596A96E" w:rsidR="003E3F59" w:rsidRDefault="003E3F59" w:rsidP="00034930">
      <w:pPr>
        <w:pStyle w:val="Caption"/>
        <w:jc w:val="center"/>
      </w:pPr>
      <w:bookmarkStart w:id="313" w:name="_Ref52633736"/>
      <w:r>
        <w:t xml:space="preserve">Figure </w:t>
      </w:r>
      <w:r w:rsidR="00A13D22">
        <w:fldChar w:fldCharType="begin"/>
      </w:r>
      <w:r w:rsidR="00A13D22">
        <w:instrText xml:space="preserve"> SEQ Figure \* ARABIC </w:instrText>
      </w:r>
      <w:r w:rsidR="00A13D22">
        <w:fldChar w:fldCharType="separate"/>
      </w:r>
      <w:r w:rsidR="00142E62">
        <w:rPr>
          <w:noProof/>
        </w:rPr>
        <w:t>8</w:t>
      </w:r>
      <w:r w:rsidR="00A13D22">
        <w:rPr>
          <w:noProof/>
        </w:rPr>
        <w:fldChar w:fldCharType="end"/>
      </w:r>
      <w:bookmarkEnd w:id="313"/>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02F53EF4" w:rsidR="003E3F59" w:rsidRDefault="003E3F59" w:rsidP="00034930">
      <w:pPr>
        <w:pStyle w:val="Caption"/>
        <w:jc w:val="center"/>
      </w:pPr>
      <w:bookmarkStart w:id="314" w:name="_Ref52634272"/>
      <w:r>
        <w:t xml:space="preserve">Figure </w:t>
      </w:r>
      <w:r w:rsidR="00A13D22">
        <w:fldChar w:fldCharType="begin"/>
      </w:r>
      <w:r w:rsidR="00A13D22">
        <w:instrText xml:space="preserve"> SEQ Figure \* ARABIC </w:instrText>
      </w:r>
      <w:r w:rsidR="00A13D22">
        <w:fldChar w:fldCharType="separate"/>
      </w:r>
      <w:r w:rsidR="00142E62">
        <w:rPr>
          <w:noProof/>
        </w:rPr>
        <w:t>9</w:t>
      </w:r>
      <w:r w:rsidR="00A13D22">
        <w:rPr>
          <w:noProof/>
        </w:rPr>
        <w:fldChar w:fldCharType="end"/>
      </w:r>
      <w:bookmarkEnd w:id="314"/>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368B4521" w:rsidR="00034930" w:rsidRDefault="003E3F59" w:rsidP="00034930">
      <w:pPr>
        <w:pStyle w:val="Caption"/>
      </w:pPr>
      <w:bookmarkStart w:id="315" w:name="_Ref52636056"/>
      <w:r>
        <w:t xml:space="preserve">Figure </w:t>
      </w:r>
      <w:r w:rsidR="00A13D22">
        <w:fldChar w:fldCharType="begin"/>
      </w:r>
      <w:r w:rsidR="00A13D22">
        <w:instrText xml:space="preserve"> SEQ Figure \* ARABIC </w:instrText>
      </w:r>
      <w:r w:rsidR="00A13D22">
        <w:fldChar w:fldCharType="separate"/>
      </w:r>
      <w:r w:rsidR="00142E62">
        <w:rPr>
          <w:noProof/>
        </w:rPr>
        <w:t>10</w:t>
      </w:r>
      <w:r w:rsidR="00A13D22">
        <w:rPr>
          <w:noProof/>
        </w:rPr>
        <w:fldChar w:fldCharType="end"/>
      </w:r>
      <w:bookmarkEnd w:id="315"/>
      <w:r>
        <w:t>: Life Expectancy &amp; Hepatitis B</w:t>
      </w:r>
      <w:r w:rsidR="00034930">
        <w:tab/>
      </w:r>
      <w:bookmarkStart w:id="316" w:name="_Ref52636064"/>
      <w:r w:rsidR="00034930">
        <w:tab/>
      </w:r>
      <w:r w:rsidR="00034930">
        <w:tab/>
      </w:r>
      <w:r w:rsidR="00034930">
        <w:tab/>
        <w:t xml:space="preserve">Figure </w:t>
      </w:r>
      <w:r w:rsidR="00A13D22">
        <w:fldChar w:fldCharType="begin"/>
      </w:r>
      <w:r w:rsidR="00A13D22">
        <w:instrText xml:space="preserve"> SEQ Figure \* ARABIC </w:instrText>
      </w:r>
      <w:r w:rsidR="00A13D22">
        <w:fldChar w:fldCharType="separate"/>
      </w:r>
      <w:r w:rsidR="00142E62">
        <w:rPr>
          <w:noProof/>
        </w:rPr>
        <w:t>11</w:t>
      </w:r>
      <w:r w:rsidR="00A13D22">
        <w:rPr>
          <w:noProof/>
        </w:rPr>
        <w:fldChar w:fldCharType="end"/>
      </w:r>
      <w:bookmarkEnd w:id="316"/>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143DE7C7" w:rsidR="003E3F59" w:rsidRDefault="003E3F59" w:rsidP="00136FA8">
      <w:pPr>
        <w:pStyle w:val="Caption"/>
      </w:pPr>
      <w:bookmarkStart w:id="317" w:name="_Ref52636101"/>
      <w:r>
        <w:t xml:space="preserve">Figure </w:t>
      </w:r>
      <w:r w:rsidR="00A13D22">
        <w:fldChar w:fldCharType="begin"/>
      </w:r>
      <w:r w:rsidR="00A13D22">
        <w:instrText xml:space="preserve"> SEQ Figure \* ARABIC </w:instrText>
      </w:r>
      <w:r w:rsidR="00A13D22">
        <w:fldChar w:fldCharType="separate"/>
      </w:r>
      <w:r w:rsidR="00142E62">
        <w:rPr>
          <w:noProof/>
        </w:rPr>
        <w:t>12</w:t>
      </w:r>
      <w:r w:rsidR="00A13D22">
        <w:rPr>
          <w:noProof/>
        </w:rPr>
        <w:fldChar w:fldCharType="end"/>
      </w:r>
      <w:bookmarkEnd w:id="317"/>
      <w:r>
        <w:t>: Life Expectancy &amp; Alcohol</w:t>
      </w:r>
      <w:r w:rsidR="00034930">
        <w:tab/>
      </w:r>
      <w:r w:rsidR="00034930">
        <w:tab/>
      </w:r>
      <w:r w:rsidR="00034930">
        <w:tab/>
      </w:r>
      <w:r w:rsidR="00034930">
        <w:tab/>
      </w:r>
      <w:bookmarkStart w:id="318" w:name="_Ref52636095"/>
      <w:r w:rsidR="00034930">
        <w:t xml:space="preserve">Figure </w:t>
      </w:r>
      <w:r w:rsidR="00A13D22">
        <w:fldChar w:fldCharType="begin"/>
      </w:r>
      <w:r w:rsidR="00A13D22">
        <w:instrText xml:space="preserve"> SEQ Figure \* ARABIC </w:instrText>
      </w:r>
      <w:r w:rsidR="00A13D22">
        <w:fldChar w:fldCharType="separate"/>
      </w:r>
      <w:r w:rsidR="00142E62">
        <w:rPr>
          <w:noProof/>
        </w:rPr>
        <w:t>13</w:t>
      </w:r>
      <w:r w:rsidR="00A13D22">
        <w:rPr>
          <w:noProof/>
        </w:rPr>
        <w:fldChar w:fldCharType="end"/>
      </w:r>
      <w:bookmarkEnd w:id="318"/>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27A4BCB3" w:rsidR="00136FA8" w:rsidRDefault="003E3F59" w:rsidP="00136FA8">
      <w:pPr>
        <w:pStyle w:val="Caption"/>
      </w:pPr>
      <w:bookmarkStart w:id="319" w:name="_Ref52636075"/>
      <w:r>
        <w:t xml:space="preserve">Figure </w:t>
      </w:r>
      <w:r w:rsidR="00A13D22">
        <w:fldChar w:fldCharType="begin"/>
      </w:r>
      <w:r w:rsidR="00A13D22">
        <w:instrText xml:space="preserve"> SEQ Figure \* ARABIC </w:instrText>
      </w:r>
      <w:r w:rsidR="00A13D22">
        <w:fldChar w:fldCharType="separate"/>
      </w:r>
      <w:r w:rsidR="00142E62">
        <w:rPr>
          <w:noProof/>
        </w:rPr>
        <w:t>14</w:t>
      </w:r>
      <w:r w:rsidR="00A13D22">
        <w:rPr>
          <w:noProof/>
        </w:rPr>
        <w:fldChar w:fldCharType="end"/>
      </w:r>
      <w:bookmarkEnd w:id="319"/>
      <w:r>
        <w:t>: Life Expectancy &amp; Schooling</w:t>
      </w:r>
    </w:p>
    <w:p w14:paraId="0B0F12C9" w14:textId="77777777" w:rsidR="00037014" w:rsidRDefault="00037014" w:rsidP="00037014">
      <w:pPr>
        <w:keepNext/>
      </w:pPr>
      <w:del w:id="320" w:author="Megan Ball" w:date="2020-10-04T11:05:00Z">
        <w:r w:rsidDel="00951591">
          <w:rPr>
            <w:noProof/>
          </w:rPr>
          <w:lastRenderedPageBreak/>
          <w:drawing>
            <wp:inline distT="0" distB="0" distL="0" distR="0" wp14:anchorId="337BA800" wp14:editId="251DD1EC">
              <wp:extent cx="5486400" cy="351047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510475"/>
                      </a:xfrm>
                      <a:prstGeom prst="rect">
                        <a:avLst/>
                      </a:prstGeom>
                    </pic:spPr>
                  </pic:pic>
                </a:graphicData>
              </a:graphic>
            </wp:inline>
          </w:drawing>
        </w:r>
      </w:del>
      <w:ins w:id="321" w:author="Megan Ball" w:date="2020-10-04T11:05:00Z">
        <w:r w:rsidR="00951591" w:rsidRPr="00951591">
          <w:rPr>
            <w:noProof/>
          </w:rPr>
          <w:t xml:space="preserve"> </w:t>
        </w:r>
        <w:r w:rsidR="00951591"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7145"/>
                      </a:xfrm>
                      <a:prstGeom prst="rect">
                        <a:avLst/>
                      </a:prstGeom>
                    </pic:spPr>
                  </pic:pic>
                </a:graphicData>
              </a:graphic>
            </wp:inline>
          </w:drawing>
        </w:r>
      </w:ins>
    </w:p>
    <w:p w14:paraId="6FB4CA2C" w14:textId="33340C2C" w:rsidR="00037014" w:rsidRDefault="00037014" w:rsidP="00037014">
      <w:pPr>
        <w:pStyle w:val="Caption"/>
      </w:pPr>
      <w:bookmarkStart w:id="322" w:name="_Ref52657621"/>
      <w:r>
        <w:t xml:space="preserve">Figure </w:t>
      </w:r>
      <w:r w:rsidR="00A13D22">
        <w:fldChar w:fldCharType="begin"/>
      </w:r>
      <w:r w:rsidR="00A13D22">
        <w:instrText xml:space="preserve"> SEQ Figure \* ARABIC </w:instrText>
      </w:r>
      <w:r w:rsidR="00A13D22">
        <w:fldChar w:fldCharType="separate"/>
      </w:r>
      <w:r w:rsidR="00142E62">
        <w:rPr>
          <w:noProof/>
        </w:rPr>
        <w:t>15</w:t>
      </w:r>
      <w:r w:rsidR="00A13D22">
        <w:rPr>
          <w:noProof/>
        </w:rPr>
        <w:fldChar w:fldCharType="end"/>
      </w:r>
      <w:bookmarkEnd w:id="322"/>
      <w:r>
        <w:t xml:space="preserve">: Plot of RSS, Adjusted </w:t>
      </w:r>
      <w:proofErr w:type="spellStart"/>
      <w:r>
        <w:t>RSq</w:t>
      </w:r>
      <w:proofErr w:type="spellEnd"/>
      <w:r>
        <w:t xml:space="preserve">, Cp, </w:t>
      </w:r>
      <w:del w:id="323" w:author="Megan Ball" w:date="2020-10-04T11:05:00Z">
        <w:r w:rsidDel="00951591">
          <w:delText xml:space="preserve">and </w:delText>
        </w:r>
      </w:del>
      <w:r>
        <w:t>BIC</w:t>
      </w:r>
      <w:ins w:id="324" w:author="Megan Ball" w:date="2020-10-04T11:05:00Z">
        <w:r w:rsidR="00951591">
          <w:t xml:space="preserve"> and ASE</w:t>
        </w:r>
      </w:ins>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1D801713" w:rsidR="00037014" w:rsidRDefault="00037014" w:rsidP="00037014">
      <w:pPr>
        <w:pStyle w:val="Caption"/>
      </w:pPr>
      <w:bookmarkStart w:id="325" w:name="_Ref52657655"/>
      <w:r>
        <w:t xml:space="preserve">Figure </w:t>
      </w:r>
      <w:r w:rsidR="00A13D22">
        <w:fldChar w:fldCharType="begin"/>
      </w:r>
      <w:r w:rsidR="00A13D22">
        <w:instrText xml:space="preserve"> SEQ Figure \* ARABIC </w:instrText>
      </w:r>
      <w:r w:rsidR="00A13D22">
        <w:fldChar w:fldCharType="separate"/>
      </w:r>
      <w:r w:rsidR="00142E62">
        <w:rPr>
          <w:noProof/>
        </w:rPr>
        <w:t>16</w:t>
      </w:r>
      <w:r w:rsidR="00A13D22">
        <w:rPr>
          <w:noProof/>
        </w:rPr>
        <w:fldChar w:fldCharType="end"/>
      </w:r>
      <w:bookmarkEnd w:id="325"/>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9"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3191ED62" w:rsidR="00037014" w:rsidRPr="00037014" w:rsidRDefault="009F4C68" w:rsidP="009F4C68">
      <w:pPr>
        <w:pStyle w:val="Caption"/>
      </w:pPr>
      <w:r>
        <w:t xml:space="preserve">Figure </w:t>
      </w:r>
      <w:r w:rsidR="00A13D22">
        <w:fldChar w:fldCharType="begin"/>
      </w:r>
      <w:r w:rsidR="00A13D22">
        <w:instrText xml:space="preserve"> SEQ Figure \* ARABIC </w:instrText>
      </w:r>
      <w:r w:rsidR="00A13D22">
        <w:fldChar w:fldCharType="separate"/>
      </w:r>
      <w:r w:rsidR="00142E62">
        <w:rPr>
          <w:noProof/>
        </w:rPr>
        <w:t>17</w:t>
      </w:r>
      <w:r w:rsidR="00A13D22">
        <w:rPr>
          <w:noProof/>
        </w:rPr>
        <w:fldChar w:fldCharType="end"/>
      </w:r>
      <w:r>
        <w:t>: Coefficients of Full Model, Forward Selection, and Backwards Selection</w:t>
      </w:r>
    </w:p>
    <w:p w14:paraId="3A4B637E" w14:textId="77777777" w:rsidR="00D27FEA" w:rsidRDefault="00D27FEA" w:rsidP="00D27FEA">
      <w:pPr>
        <w:keepNext/>
      </w:pPr>
      <w:r>
        <w:rPr>
          <w:noProof/>
        </w:rPr>
        <w:lastRenderedPageBreak/>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41D70815" w:rsidR="00D27FEA" w:rsidRDefault="00D27FEA" w:rsidP="00D27FEA">
      <w:pPr>
        <w:pStyle w:val="Caption"/>
      </w:pPr>
      <w:r>
        <w:t xml:space="preserve">Figure </w:t>
      </w:r>
      <w:r w:rsidR="00A13D22">
        <w:fldChar w:fldCharType="begin"/>
      </w:r>
      <w:r w:rsidR="00A13D22">
        <w:instrText xml:space="preserve"> SEQ Figure \* ARABIC </w:instrText>
      </w:r>
      <w:r w:rsidR="00A13D22">
        <w:fldChar w:fldCharType="separate"/>
      </w:r>
      <w:r w:rsidR="00142E62">
        <w:rPr>
          <w:noProof/>
        </w:rPr>
        <w:t>18</w:t>
      </w:r>
      <w:r w:rsidR="00A13D22">
        <w:rPr>
          <w:noProof/>
        </w:rPr>
        <w:fldChar w:fldCharType="end"/>
      </w:r>
      <w:r>
        <w:t>: Comparison of Predicted Values and Life Expectancy</w:t>
      </w:r>
      <w:ins w:id="326" w:author="Megan Ball" w:date="2020-10-04T10:18:00Z">
        <w:r w:rsidR="00395889">
          <w:t xml:space="preserve"> for interpretable model</w:t>
        </w:r>
      </w:ins>
    </w:p>
    <w:p w14:paraId="6F0F82B8" w14:textId="77777777" w:rsidR="00BE4D9D" w:rsidRDefault="00D27FEA" w:rsidP="00075A53">
      <w:pPr>
        <w:keepNext/>
        <w:rPr>
          <w:ins w:id="327" w:author="Megan Ball" w:date="2020-10-04T12:34:00Z"/>
        </w:rPr>
      </w:pPr>
      <w:r>
        <w:rPr>
          <w:noProof/>
        </w:rPr>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1F2C41BE" w:rsidR="00D27FEA" w:rsidRDefault="00BE4D9D" w:rsidP="00BE4D9D">
      <w:pPr>
        <w:pStyle w:val="Caption"/>
        <w:pPrChange w:id="328" w:author="Megan Ball" w:date="2020-10-04T12:34:00Z">
          <w:pPr>
            <w:keepNext/>
          </w:pPr>
        </w:pPrChange>
      </w:pPr>
      <w:bookmarkStart w:id="329" w:name="_Ref52707487"/>
      <w:ins w:id="330" w:author="Megan Ball" w:date="2020-10-04T12:34:00Z">
        <w:r>
          <w:t xml:space="preserve">Figure </w:t>
        </w:r>
        <w:r>
          <w:fldChar w:fldCharType="begin"/>
        </w:r>
        <w:r>
          <w:instrText xml:space="preserve"> SEQ Figure \* ARABIC </w:instrText>
        </w:r>
      </w:ins>
      <w:r>
        <w:fldChar w:fldCharType="separate"/>
      </w:r>
      <w:ins w:id="331" w:author="Megan Ball" w:date="2020-10-04T12:53:00Z">
        <w:r w:rsidR="00142E62">
          <w:rPr>
            <w:noProof/>
          </w:rPr>
          <w:t>19</w:t>
        </w:r>
      </w:ins>
      <w:ins w:id="332" w:author="Megan Ball" w:date="2020-10-04T12:34:00Z">
        <w:r>
          <w:fldChar w:fldCharType="end"/>
        </w:r>
        <w:bookmarkEnd w:id="329"/>
        <w:r>
          <w:t>: Analysis of Residuals for Interpretable Model</w:t>
        </w:r>
      </w:ins>
    </w:p>
    <w:p w14:paraId="40C6917B" w14:textId="4B54106C" w:rsidR="00D27FEA" w:rsidDel="00BE4D9D" w:rsidRDefault="00D27FEA" w:rsidP="00D27FEA">
      <w:pPr>
        <w:pStyle w:val="Caption"/>
        <w:rPr>
          <w:del w:id="333" w:author="Megan Ball" w:date="2020-10-04T12:34:00Z"/>
        </w:rPr>
      </w:pPr>
      <w:bookmarkStart w:id="334" w:name="_Ref52656756"/>
      <w:del w:id="335" w:author="Megan Ball" w:date="2020-10-04T12:34:00Z">
        <w:r w:rsidDel="00BE4D9D">
          <w:lastRenderedPageBreak/>
          <w:delText xml:space="preserve">Figure </w:delText>
        </w:r>
        <w:r w:rsidR="00A13D22" w:rsidDel="00BE4D9D">
          <w:fldChar w:fldCharType="begin"/>
        </w:r>
        <w:r w:rsidR="00A13D22" w:rsidDel="00BE4D9D">
          <w:delInstrText xml:space="preserve"> SEQ Figure \* ARABIC </w:delInstrText>
        </w:r>
        <w:r w:rsidR="00A13D22" w:rsidDel="00BE4D9D">
          <w:fldChar w:fldCharType="separate"/>
        </w:r>
        <w:r w:rsidR="00094281" w:rsidDel="00BE4D9D">
          <w:rPr>
            <w:noProof/>
          </w:rPr>
          <w:delText>19</w:delText>
        </w:r>
        <w:r w:rsidR="00A13D22" w:rsidDel="00BE4D9D">
          <w:rPr>
            <w:noProof/>
          </w:rPr>
          <w:fldChar w:fldCharType="end"/>
        </w:r>
        <w:bookmarkEnd w:id="334"/>
        <w:r w:rsidDel="00BE4D9D">
          <w:delText>: Analysis of Residuals</w:delText>
        </w:r>
      </w:del>
    </w:p>
    <w:p w14:paraId="64F7DAD0" w14:textId="77777777" w:rsidR="00BE4D9D" w:rsidRDefault="00D27FEA" w:rsidP="00075A53">
      <w:pPr>
        <w:keepNext/>
        <w:rPr>
          <w:ins w:id="336" w:author="Megan Ball" w:date="2020-10-04T12:35:00Z"/>
        </w:rPr>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4955C5D0" w:rsidR="00D27FEA" w:rsidRDefault="00BE4D9D" w:rsidP="00BE4D9D">
      <w:pPr>
        <w:pStyle w:val="Caption"/>
        <w:pPrChange w:id="337" w:author="Megan Ball" w:date="2020-10-04T12:35:00Z">
          <w:pPr>
            <w:keepNext/>
          </w:pPr>
        </w:pPrChange>
      </w:pPr>
      <w:bookmarkStart w:id="338" w:name="_Ref52707490"/>
      <w:ins w:id="339" w:author="Megan Ball" w:date="2020-10-04T12:35:00Z">
        <w:r>
          <w:t xml:space="preserve">Figure </w:t>
        </w:r>
        <w:r>
          <w:fldChar w:fldCharType="begin"/>
        </w:r>
        <w:r>
          <w:instrText xml:space="preserve"> SEQ Figure \* ARABIC </w:instrText>
        </w:r>
      </w:ins>
      <w:r>
        <w:fldChar w:fldCharType="separate"/>
      </w:r>
      <w:ins w:id="340" w:author="Megan Ball" w:date="2020-10-04T12:53:00Z">
        <w:r w:rsidR="00142E62">
          <w:rPr>
            <w:noProof/>
          </w:rPr>
          <w:t>20</w:t>
        </w:r>
      </w:ins>
      <w:ins w:id="341" w:author="Megan Ball" w:date="2020-10-04T12:35:00Z">
        <w:r>
          <w:fldChar w:fldCharType="end"/>
        </w:r>
        <w:bookmarkEnd w:id="338"/>
        <w:r>
          <w:t>: Residuals from fitting interpretable model to the data</w:t>
        </w:r>
      </w:ins>
    </w:p>
    <w:p w14:paraId="1FB8C8C3" w14:textId="7854B723" w:rsidR="00D27FEA" w:rsidDel="00BE4D9D" w:rsidRDefault="00D27FEA" w:rsidP="00D27FEA">
      <w:pPr>
        <w:pStyle w:val="Caption"/>
        <w:rPr>
          <w:del w:id="342" w:author="Megan Ball" w:date="2020-10-04T12:35:00Z"/>
        </w:rPr>
      </w:pPr>
      <w:bookmarkStart w:id="343" w:name="_Ref52707238"/>
      <w:del w:id="344" w:author="Megan Ball" w:date="2020-10-04T12:35:00Z">
        <w:r w:rsidDel="00BE4D9D">
          <w:delText xml:space="preserve">Figure </w:delText>
        </w:r>
        <w:r w:rsidR="00A13D22" w:rsidDel="00BE4D9D">
          <w:fldChar w:fldCharType="begin"/>
        </w:r>
        <w:r w:rsidR="00A13D22" w:rsidDel="00BE4D9D">
          <w:delInstrText xml:space="preserve"> SEQ Figure \* ARABIC </w:delInstrText>
        </w:r>
        <w:r w:rsidR="00A13D22" w:rsidDel="00BE4D9D">
          <w:fldChar w:fldCharType="separate"/>
        </w:r>
      </w:del>
      <w:del w:id="345" w:author="Megan Ball" w:date="2020-10-04T12:34:00Z">
        <w:r w:rsidR="00094281" w:rsidDel="00BE4D9D">
          <w:rPr>
            <w:noProof/>
          </w:rPr>
          <w:delText>20</w:delText>
        </w:r>
      </w:del>
      <w:del w:id="346" w:author="Megan Ball" w:date="2020-10-04T12:35:00Z">
        <w:r w:rsidR="00A13D22" w:rsidDel="00BE4D9D">
          <w:rPr>
            <w:noProof/>
          </w:rPr>
          <w:fldChar w:fldCharType="end"/>
        </w:r>
        <w:bookmarkEnd w:id="343"/>
        <w:r w:rsidDel="00BE4D9D">
          <w:delText>: Residuals from Fitting Model to the Data</w:delText>
        </w:r>
      </w:del>
    </w:p>
    <w:p w14:paraId="42CD22E9" w14:textId="0C1E5F81" w:rsidR="00D27FEA" w:rsidRDefault="00D27FEA" w:rsidP="00D27FEA">
      <w:pPr>
        <w:rPr>
          <w:ins w:id="347" w:author="Megan Ball" w:date="2020-10-04T10:18:00Z"/>
        </w:rPr>
      </w:pPr>
    </w:p>
    <w:p w14:paraId="04429B74" w14:textId="307F698A" w:rsidR="00395889" w:rsidRDefault="00395889" w:rsidP="00D27FEA">
      <w:pPr>
        <w:rPr>
          <w:ins w:id="348" w:author="Megan Ball" w:date="2020-10-04T10:19:00Z"/>
          <w:noProof/>
        </w:rPr>
      </w:pPr>
      <w:ins w:id="349" w:author="Megan Ball" w:date="2020-10-04T10:19:00Z">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595" cy="1673450"/>
                      </a:xfrm>
                      <a:prstGeom prst="rect">
                        <a:avLst/>
                      </a:prstGeom>
                    </pic:spPr>
                  </pic:pic>
                </a:graphicData>
              </a:graphic>
            </wp:inline>
          </w:drawing>
        </w:r>
      </w:ins>
    </w:p>
    <w:p w14:paraId="6D721F40" w14:textId="2F182C49" w:rsidR="00BE4D9D" w:rsidRDefault="00395889" w:rsidP="00075A53">
      <w:pPr>
        <w:keepNext/>
        <w:rPr>
          <w:ins w:id="350" w:author="Megan Ball" w:date="2020-10-04T12:35:00Z"/>
        </w:rPr>
      </w:pPr>
      <w:ins w:id="351" w:author="Megan Ball" w:date="2020-10-04T10:19:00Z">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8072" cy="1785990"/>
                      </a:xfrm>
                      <a:prstGeom prst="rect">
                        <a:avLst/>
                      </a:prstGeom>
                    </pic:spPr>
                  </pic:pic>
                </a:graphicData>
              </a:graphic>
            </wp:inline>
          </w:drawing>
        </w:r>
      </w:ins>
      <w:ins w:id="352" w:author="Megan Ball" w:date="2020-10-04T12:35:00Z">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916" cy="1787365"/>
                      </a:xfrm>
                      <a:prstGeom prst="rect">
                        <a:avLst/>
                      </a:prstGeom>
                    </pic:spPr>
                  </pic:pic>
                </a:graphicData>
              </a:graphic>
            </wp:inline>
          </w:drawing>
        </w:r>
      </w:ins>
    </w:p>
    <w:p w14:paraId="4E25D8E1" w14:textId="47B3378B" w:rsidR="00BE4D9D" w:rsidRDefault="00BE4D9D" w:rsidP="00075A53">
      <w:pPr>
        <w:pStyle w:val="Caption"/>
        <w:rPr>
          <w:ins w:id="353" w:author="Megan Ball" w:date="2020-10-04T12:35:00Z"/>
        </w:rPr>
      </w:pPr>
      <w:ins w:id="354" w:author="Megan Ball" w:date="2020-10-04T12:35:00Z">
        <w:r>
          <w:t xml:space="preserve">Figure </w:t>
        </w:r>
        <w:r>
          <w:fldChar w:fldCharType="begin"/>
        </w:r>
        <w:r>
          <w:instrText xml:space="preserve"> SEQ Figure \* ARABIC </w:instrText>
        </w:r>
      </w:ins>
      <w:r>
        <w:fldChar w:fldCharType="separate"/>
      </w:r>
      <w:ins w:id="355" w:author="Megan Ball" w:date="2020-10-04T12:53:00Z">
        <w:r w:rsidR="00142E62">
          <w:rPr>
            <w:noProof/>
          </w:rPr>
          <w:t>21</w:t>
        </w:r>
      </w:ins>
      <w:ins w:id="356" w:author="Megan Ball" w:date="2020-10-04T12:35:00Z">
        <w:r>
          <w:fldChar w:fldCharType="end"/>
        </w:r>
        <w:r>
          <w:t>: Plots of response variables versus each of the predictors on our reduced data set for the interpretable model</w:t>
        </w:r>
      </w:ins>
    </w:p>
    <w:p w14:paraId="7E3255DD" w14:textId="7DF8CC15" w:rsidR="001D2003" w:rsidRDefault="00395889">
      <w:pPr>
        <w:keepNext/>
        <w:rPr>
          <w:ins w:id="357" w:author="Megan Ball" w:date="2020-10-04T11:36:00Z"/>
        </w:rPr>
        <w:pPrChange w:id="358" w:author="Megan Ball" w:date="2020-10-04T11:36:00Z">
          <w:pPr/>
        </w:pPrChange>
      </w:pPr>
      <w:ins w:id="359" w:author="Megan Ball" w:date="2020-10-04T10:19:00Z">
        <w:r w:rsidRPr="00395889">
          <w:rPr>
            <w:noProof/>
          </w:rPr>
          <w:t xml:space="preserve"> </w:t>
        </w:r>
      </w:ins>
    </w:p>
    <w:p w14:paraId="14FF1DAE" w14:textId="100BB2B9" w:rsidR="00395889" w:rsidRDefault="00395889" w:rsidP="00D27FEA">
      <w:pPr>
        <w:rPr>
          <w:ins w:id="360" w:author="Megan Ball" w:date="2020-10-04T10:23:00Z"/>
        </w:rPr>
      </w:pPr>
    </w:p>
    <w:p w14:paraId="28B3AE2A" w14:textId="77777777" w:rsidR="004807FE" w:rsidRDefault="00386811" w:rsidP="00075A53">
      <w:pPr>
        <w:keepNext/>
        <w:rPr>
          <w:ins w:id="361" w:author="Megan Ball" w:date="2020-10-04T12:36:00Z"/>
        </w:rPr>
      </w:pPr>
      <w:ins w:id="362" w:author="Megan Ball" w:date="2020-10-04T10:23:00Z">
        <w:r w:rsidRPr="00386811">
          <w:rPr>
            <w:noProof/>
          </w:rPr>
          <w:lastRenderedPageBreak/>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4730"/>
                      </a:xfrm>
                      <a:prstGeom prst="rect">
                        <a:avLst/>
                      </a:prstGeom>
                    </pic:spPr>
                  </pic:pic>
                </a:graphicData>
              </a:graphic>
            </wp:inline>
          </w:drawing>
        </w:r>
      </w:ins>
    </w:p>
    <w:p w14:paraId="6690DE21" w14:textId="5E2A7978" w:rsidR="0023461E" w:rsidRDefault="004807FE" w:rsidP="004807FE">
      <w:pPr>
        <w:pStyle w:val="Caption"/>
        <w:rPr>
          <w:ins w:id="363" w:author="Megan Ball" w:date="2020-10-04T10:31:00Z"/>
        </w:rPr>
        <w:pPrChange w:id="364" w:author="Megan Ball" w:date="2020-10-04T12:36:00Z">
          <w:pPr/>
        </w:pPrChange>
      </w:pPr>
      <w:ins w:id="365" w:author="Megan Ball" w:date="2020-10-04T12:36:00Z">
        <w:r>
          <w:t xml:space="preserve">Figure </w:t>
        </w:r>
        <w:r>
          <w:fldChar w:fldCharType="begin"/>
        </w:r>
        <w:r>
          <w:instrText xml:space="preserve"> SEQ Figure \* ARABIC </w:instrText>
        </w:r>
      </w:ins>
      <w:r>
        <w:fldChar w:fldCharType="separate"/>
      </w:r>
      <w:ins w:id="366" w:author="Megan Ball" w:date="2020-10-04T12:53:00Z">
        <w:r w:rsidR="00142E62">
          <w:rPr>
            <w:noProof/>
          </w:rPr>
          <w:t>22</w:t>
        </w:r>
      </w:ins>
      <w:ins w:id="367" w:author="Megan Ball" w:date="2020-10-04T12:36:00Z">
        <w:r>
          <w:fldChar w:fldCharType="end"/>
        </w:r>
        <w:r>
          <w:t>: Plot of LASSO results showing the top four predictors</w:t>
        </w:r>
      </w:ins>
    </w:p>
    <w:p w14:paraId="69FC8CBB" w14:textId="77777777" w:rsidR="004807FE" w:rsidRDefault="0023461E" w:rsidP="004807FE">
      <w:pPr>
        <w:keepNext/>
        <w:rPr>
          <w:ins w:id="368" w:author="Megan Ball" w:date="2020-10-04T12:36:00Z"/>
        </w:rPr>
        <w:pPrChange w:id="369" w:author="Megan Ball" w:date="2020-10-04T12:36:00Z">
          <w:pPr/>
        </w:pPrChange>
      </w:pPr>
      <w:ins w:id="370" w:author="Megan Ball" w:date="2020-10-04T10:31:00Z">
        <w:r w:rsidRPr="0023461E">
          <w:rPr>
            <w:noProof/>
          </w:rPr>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59175"/>
                      </a:xfrm>
                      <a:prstGeom prst="rect">
                        <a:avLst/>
                      </a:prstGeom>
                    </pic:spPr>
                  </pic:pic>
                </a:graphicData>
              </a:graphic>
            </wp:inline>
          </w:drawing>
        </w:r>
      </w:ins>
    </w:p>
    <w:p w14:paraId="35F31AF3" w14:textId="2A5EE7C5" w:rsidR="0023461E" w:rsidRDefault="004807FE" w:rsidP="004807FE">
      <w:pPr>
        <w:pStyle w:val="Caption"/>
        <w:rPr>
          <w:ins w:id="371" w:author="Megan Ball" w:date="2020-10-04T10:31:00Z"/>
        </w:rPr>
        <w:pPrChange w:id="372" w:author="Megan Ball" w:date="2020-10-04T12:36:00Z">
          <w:pPr/>
        </w:pPrChange>
      </w:pPr>
      <w:ins w:id="373" w:author="Megan Ball" w:date="2020-10-04T12:36:00Z">
        <w:r>
          <w:t xml:space="preserve">Figure </w:t>
        </w:r>
        <w:r>
          <w:fldChar w:fldCharType="begin"/>
        </w:r>
        <w:r>
          <w:instrText xml:space="preserve"> SEQ Figure \* ARABIC </w:instrText>
        </w:r>
      </w:ins>
      <w:r>
        <w:fldChar w:fldCharType="separate"/>
      </w:r>
      <w:ins w:id="374" w:author="Megan Ball" w:date="2020-10-04T12:53:00Z">
        <w:r w:rsidR="00142E62">
          <w:rPr>
            <w:noProof/>
          </w:rPr>
          <w:t>23</w:t>
        </w:r>
      </w:ins>
      <w:ins w:id="375" w:author="Megan Ball" w:date="2020-10-04T12:36:00Z">
        <w:r>
          <w:fldChar w:fldCharType="end"/>
        </w:r>
        <w:r>
          <w:t>: Plot of LASSO results including country</w:t>
        </w:r>
      </w:ins>
    </w:p>
    <w:p w14:paraId="2A753ACB" w14:textId="77777777" w:rsidR="0023461E" w:rsidRPr="00D00611" w:rsidRDefault="0023461E">
      <w:pPr>
        <w:rPr>
          <w:ins w:id="376" w:author="Megan Ball" w:date="2020-10-04T10:23:00Z"/>
        </w:rPr>
        <w:pPrChange w:id="377" w:author="Megan Ball" w:date="2020-10-04T10:31:00Z">
          <w:pPr>
            <w:pStyle w:val="Caption"/>
          </w:pPr>
        </w:pPrChange>
      </w:pPr>
    </w:p>
    <w:tbl>
      <w:tblPr>
        <w:tblStyle w:val="GridTable5Dark-Accent1"/>
        <w:tblW w:w="10831" w:type="dxa"/>
        <w:tblLook w:val="04A0" w:firstRow="1" w:lastRow="0" w:firstColumn="1" w:lastColumn="0" w:noHBand="0" w:noVBand="1"/>
        <w:tblPrChange w:id="378" w:author="Megan Ball" w:date="2020-10-04T12:48:00Z">
          <w:tblPr>
            <w:tblStyle w:val="GridTable5Dark-Accent1"/>
            <w:tblW w:w="0" w:type="auto"/>
            <w:tblLook w:val="04A0" w:firstRow="1" w:lastRow="0" w:firstColumn="1" w:lastColumn="0" w:noHBand="0" w:noVBand="1"/>
          </w:tblPr>
        </w:tblPrChange>
      </w:tblPr>
      <w:tblGrid>
        <w:gridCol w:w="5035"/>
        <w:gridCol w:w="1170"/>
        <w:gridCol w:w="1170"/>
        <w:gridCol w:w="1080"/>
        <w:gridCol w:w="1170"/>
        <w:gridCol w:w="1206"/>
        <w:tblGridChange w:id="379">
          <w:tblGrid>
            <w:gridCol w:w="4635"/>
            <w:gridCol w:w="1058"/>
            <w:gridCol w:w="946"/>
            <w:gridCol w:w="833"/>
            <w:gridCol w:w="1058"/>
            <w:gridCol w:w="820"/>
          </w:tblGrid>
        </w:tblGridChange>
      </w:tblGrid>
      <w:tr w:rsidR="00075A53" w:rsidRPr="00075A53" w14:paraId="7587A108" w14:textId="77777777" w:rsidTr="00075A53">
        <w:trPr>
          <w:cnfStyle w:val="100000000000" w:firstRow="1" w:lastRow="0" w:firstColumn="0" w:lastColumn="0" w:oddVBand="0" w:evenVBand="0" w:oddHBand="0" w:evenHBand="0" w:firstRowFirstColumn="0" w:firstRowLastColumn="0" w:lastRowFirstColumn="0" w:lastRowLastColumn="0"/>
          <w:trHeight w:val="300"/>
          <w:ins w:id="380" w:author="Megan Ball" w:date="2020-10-04T12:47:00Z"/>
          <w:trPrChange w:id="38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2" w:author="Megan Ball" w:date="2020-10-04T12:48:00Z">
              <w:tcPr>
                <w:tcW w:w="5006" w:type="dxa"/>
                <w:noWrap/>
                <w:hideMark/>
              </w:tcPr>
            </w:tcPrChange>
          </w:tcPr>
          <w:p w14:paraId="4FA902E0" w14:textId="77777777" w:rsidR="00075A53" w:rsidRPr="00075A53" w:rsidRDefault="00075A53">
            <w:pPr>
              <w:cnfStyle w:val="101000000000" w:firstRow="1" w:lastRow="0" w:firstColumn="1" w:lastColumn="0" w:oddVBand="0" w:evenVBand="0" w:oddHBand="0" w:evenHBand="0" w:firstRowFirstColumn="0" w:firstRowLastColumn="0" w:lastRowFirstColumn="0" w:lastRowLastColumn="0"/>
              <w:rPr>
                <w:ins w:id="383" w:author="Megan Ball" w:date="2020-10-04T12:47:00Z"/>
              </w:rPr>
            </w:pPr>
          </w:p>
        </w:tc>
        <w:tc>
          <w:tcPr>
            <w:tcW w:w="1170" w:type="dxa"/>
            <w:noWrap/>
            <w:hideMark/>
            <w:tcPrChange w:id="384" w:author="Megan Ball" w:date="2020-10-04T12:48:00Z">
              <w:tcPr>
                <w:tcW w:w="870" w:type="dxa"/>
                <w:noWrap/>
                <w:hideMark/>
              </w:tcPr>
            </w:tcPrChange>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rPr>
                <w:ins w:id="385" w:author="Megan Ball" w:date="2020-10-04T12:47:00Z"/>
              </w:rPr>
            </w:pPr>
            <w:ins w:id="386" w:author="Megan Ball" w:date="2020-10-04T12:47:00Z">
              <w:r w:rsidRPr="00075A53">
                <w:t>Estimate</w:t>
              </w:r>
            </w:ins>
          </w:p>
        </w:tc>
        <w:tc>
          <w:tcPr>
            <w:tcW w:w="1170" w:type="dxa"/>
            <w:noWrap/>
            <w:hideMark/>
            <w:tcPrChange w:id="387" w:author="Megan Ball" w:date="2020-10-04T12:48:00Z">
              <w:tcPr>
                <w:tcW w:w="871" w:type="dxa"/>
                <w:noWrap/>
                <w:hideMark/>
              </w:tcPr>
            </w:tcPrChange>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rPr>
                <w:ins w:id="388" w:author="Megan Ball" w:date="2020-10-04T12:47:00Z"/>
              </w:rPr>
            </w:pPr>
            <w:ins w:id="389" w:author="Megan Ball" w:date="2020-10-04T12:47:00Z">
              <w:r w:rsidRPr="00075A53">
                <w:t>Std. Error</w:t>
              </w:r>
            </w:ins>
          </w:p>
        </w:tc>
        <w:tc>
          <w:tcPr>
            <w:tcW w:w="1080" w:type="dxa"/>
            <w:noWrap/>
            <w:hideMark/>
            <w:tcPrChange w:id="390" w:author="Megan Ball" w:date="2020-10-04T12:48:00Z">
              <w:tcPr>
                <w:tcW w:w="871" w:type="dxa"/>
                <w:noWrap/>
                <w:hideMark/>
              </w:tcPr>
            </w:tcPrChange>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rPr>
                <w:ins w:id="391" w:author="Megan Ball" w:date="2020-10-04T12:47:00Z"/>
              </w:rPr>
            </w:pPr>
            <w:ins w:id="392" w:author="Megan Ball" w:date="2020-10-04T12:47:00Z">
              <w:r w:rsidRPr="00075A53">
                <w:t>t value</w:t>
              </w:r>
            </w:ins>
          </w:p>
        </w:tc>
        <w:tc>
          <w:tcPr>
            <w:tcW w:w="1170" w:type="dxa"/>
            <w:noWrap/>
            <w:hideMark/>
            <w:tcPrChange w:id="393" w:author="Megan Ball" w:date="2020-10-04T12:48:00Z">
              <w:tcPr>
                <w:tcW w:w="871" w:type="dxa"/>
                <w:noWrap/>
                <w:hideMark/>
              </w:tcPr>
            </w:tcPrChange>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rPr>
                <w:ins w:id="394" w:author="Megan Ball" w:date="2020-10-04T12:47:00Z"/>
              </w:rPr>
            </w:pPr>
            <w:proofErr w:type="spellStart"/>
            <w:ins w:id="395" w:author="Megan Ball" w:date="2020-10-04T12:47:00Z">
              <w:r w:rsidRPr="00075A53">
                <w:t>Pr</w:t>
              </w:r>
              <w:proofErr w:type="spellEnd"/>
              <w:r w:rsidRPr="00075A53">
                <w:t>(&gt;|t|)</w:t>
              </w:r>
            </w:ins>
          </w:p>
        </w:tc>
        <w:tc>
          <w:tcPr>
            <w:tcW w:w="1206" w:type="dxa"/>
            <w:noWrap/>
            <w:hideMark/>
            <w:tcPrChange w:id="396" w:author="Megan Ball" w:date="2020-10-04T12:48:00Z">
              <w:tcPr>
                <w:tcW w:w="871" w:type="dxa"/>
                <w:noWrap/>
                <w:hideMark/>
              </w:tcPr>
            </w:tcPrChange>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rPr>
                <w:ins w:id="397" w:author="Megan Ball" w:date="2020-10-04T12:47:00Z"/>
              </w:rPr>
            </w:pPr>
          </w:p>
        </w:tc>
      </w:tr>
      <w:tr w:rsidR="00075A53" w:rsidRPr="00075A53" w14:paraId="58E55813" w14:textId="77777777" w:rsidTr="00075A53">
        <w:trPr>
          <w:cnfStyle w:val="000000100000" w:firstRow="0" w:lastRow="0" w:firstColumn="0" w:lastColumn="0" w:oddVBand="0" w:evenVBand="0" w:oddHBand="1" w:evenHBand="0" w:firstRowFirstColumn="0" w:firstRowLastColumn="0" w:lastRowFirstColumn="0" w:lastRowLastColumn="0"/>
          <w:trHeight w:val="300"/>
          <w:ins w:id="398" w:author="Megan Ball" w:date="2020-10-04T12:47:00Z"/>
          <w:trPrChange w:id="39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0" w:author="Megan Ball" w:date="2020-10-04T12:48:00Z">
              <w:tcPr>
                <w:tcW w:w="5006" w:type="dxa"/>
                <w:noWrap/>
                <w:hideMark/>
              </w:tcPr>
            </w:tcPrChange>
          </w:tcPr>
          <w:p w14:paraId="6F39A94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01" w:author="Megan Ball" w:date="2020-10-04T12:47:00Z"/>
              </w:rPr>
            </w:pPr>
            <w:ins w:id="402" w:author="Megan Ball" w:date="2020-10-04T12:47:00Z">
              <w:r w:rsidRPr="00075A53">
                <w:lastRenderedPageBreak/>
                <w:t>(Intercept)</w:t>
              </w:r>
            </w:ins>
          </w:p>
        </w:tc>
        <w:tc>
          <w:tcPr>
            <w:tcW w:w="1170" w:type="dxa"/>
            <w:noWrap/>
            <w:hideMark/>
            <w:tcPrChange w:id="403" w:author="Megan Ball" w:date="2020-10-04T12:48:00Z">
              <w:tcPr>
                <w:tcW w:w="870" w:type="dxa"/>
                <w:noWrap/>
                <w:hideMark/>
              </w:tcPr>
            </w:tcPrChange>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4" w:author="Megan Ball" w:date="2020-10-04T12:47:00Z"/>
              </w:rPr>
            </w:pPr>
            <w:ins w:id="405" w:author="Megan Ball" w:date="2020-10-04T12:47:00Z">
              <w:r w:rsidRPr="00075A53">
                <w:t>52.10404</w:t>
              </w:r>
            </w:ins>
          </w:p>
        </w:tc>
        <w:tc>
          <w:tcPr>
            <w:tcW w:w="1170" w:type="dxa"/>
            <w:noWrap/>
            <w:hideMark/>
            <w:tcPrChange w:id="406" w:author="Megan Ball" w:date="2020-10-04T12:48:00Z">
              <w:tcPr>
                <w:tcW w:w="871" w:type="dxa"/>
                <w:noWrap/>
                <w:hideMark/>
              </w:tcPr>
            </w:tcPrChange>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7" w:author="Megan Ball" w:date="2020-10-04T12:47:00Z"/>
              </w:rPr>
            </w:pPr>
            <w:ins w:id="408" w:author="Megan Ball" w:date="2020-10-04T12:47:00Z">
              <w:r w:rsidRPr="00075A53">
                <w:t>0.59089</w:t>
              </w:r>
            </w:ins>
          </w:p>
        </w:tc>
        <w:tc>
          <w:tcPr>
            <w:tcW w:w="1080" w:type="dxa"/>
            <w:noWrap/>
            <w:hideMark/>
            <w:tcPrChange w:id="409" w:author="Megan Ball" w:date="2020-10-04T12:48:00Z">
              <w:tcPr>
                <w:tcW w:w="871" w:type="dxa"/>
                <w:noWrap/>
                <w:hideMark/>
              </w:tcPr>
            </w:tcPrChange>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10" w:author="Megan Ball" w:date="2020-10-04T12:47:00Z"/>
              </w:rPr>
            </w:pPr>
            <w:ins w:id="411" w:author="Megan Ball" w:date="2020-10-04T12:47:00Z">
              <w:r w:rsidRPr="00075A53">
                <w:t>88.178</w:t>
              </w:r>
            </w:ins>
          </w:p>
        </w:tc>
        <w:tc>
          <w:tcPr>
            <w:tcW w:w="1170" w:type="dxa"/>
            <w:noWrap/>
            <w:hideMark/>
            <w:tcPrChange w:id="412" w:author="Megan Ball" w:date="2020-10-04T12:48:00Z">
              <w:tcPr>
                <w:tcW w:w="871" w:type="dxa"/>
                <w:noWrap/>
                <w:hideMark/>
              </w:tcPr>
            </w:tcPrChange>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13" w:author="Megan Ball" w:date="2020-10-04T12:47:00Z"/>
              </w:rPr>
            </w:pPr>
            <w:ins w:id="414" w:author="Megan Ball" w:date="2020-10-04T12:47:00Z">
              <w:r w:rsidRPr="00075A53">
                <w:t>&lt; 2e-16</w:t>
              </w:r>
            </w:ins>
          </w:p>
        </w:tc>
        <w:tc>
          <w:tcPr>
            <w:tcW w:w="1206" w:type="dxa"/>
            <w:noWrap/>
            <w:hideMark/>
            <w:tcPrChange w:id="415" w:author="Megan Ball" w:date="2020-10-04T12:48:00Z">
              <w:tcPr>
                <w:tcW w:w="871" w:type="dxa"/>
                <w:noWrap/>
                <w:hideMark/>
              </w:tcPr>
            </w:tcPrChange>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16" w:author="Megan Ball" w:date="2020-10-04T12:47:00Z"/>
              </w:rPr>
            </w:pPr>
            <w:ins w:id="417" w:author="Megan Ball" w:date="2020-10-04T12:47:00Z">
              <w:r w:rsidRPr="00075A53">
                <w:t>***</w:t>
              </w:r>
            </w:ins>
          </w:p>
        </w:tc>
      </w:tr>
      <w:tr w:rsidR="00075A53" w:rsidRPr="00075A53" w14:paraId="558694D8" w14:textId="77777777" w:rsidTr="00075A53">
        <w:trPr>
          <w:trHeight w:val="300"/>
          <w:ins w:id="418" w:author="Megan Ball" w:date="2020-10-04T12:47:00Z"/>
          <w:trPrChange w:id="41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20" w:author="Megan Ball" w:date="2020-10-04T12:48:00Z">
              <w:tcPr>
                <w:tcW w:w="5006" w:type="dxa"/>
                <w:noWrap/>
                <w:hideMark/>
              </w:tcPr>
            </w:tcPrChange>
          </w:tcPr>
          <w:p w14:paraId="7170AF02" w14:textId="77777777" w:rsidR="00075A53" w:rsidRPr="00075A53" w:rsidRDefault="00075A53">
            <w:pPr>
              <w:rPr>
                <w:ins w:id="421" w:author="Megan Ball" w:date="2020-10-04T12:47:00Z"/>
              </w:rPr>
            </w:pPr>
            <w:proofErr w:type="spellStart"/>
            <w:ins w:id="422" w:author="Megan Ball" w:date="2020-10-04T12:47:00Z">
              <w:r w:rsidRPr="00075A53">
                <w:t>countryAlbania</w:t>
              </w:r>
              <w:proofErr w:type="spellEnd"/>
            </w:ins>
          </w:p>
        </w:tc>
        <w:tc>
          <w:tcPr>
            <w:tcW w:w="1170" w:type="dxa"/>
            <w:noWrap/>
            <w:hideMark/>
            <w:tcPrChange w:id="423" w:author="Megan Ball" w:date="2020-10-04T12:48:00Z">
              <w:tcPr>
                <w:tcW w:w="870" w:type="dxa"/>
                <w:noWrap/>
                <w:hideMark/>
              </w:tcPr>
            </w:tcPrChange>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24" w:author="Megan Ball" w:date="2020-10-04T12:47:00Z"/>
              </w:rPr>
            </w:pPr>
            <w:ins w:id="425" w:author="Megan Ball" w:date="2020-10-04T12:47:00Z">
              <w:r w:rsidRPr="00075A53">
                <w:t>13.77939</w:t>
              </w:r>
            </w:ins>
          </w:p>
        </w:tc>
        <w:tc>
          <w:tcPr>
            <w:tcW w:w="1170" w:type="dxa"/>
            <w:noWrap/>
            <w:hideMark/>
            <w:tcPrChange w:id="426" w:author="Megan Ball" w:date="2020-10-04T12:48:00Z">
              <w:tcPr>
                <w:tcW w:w="871" w:type="dxa"/>
                <w:noWrap/>
                <w:hideMark/>
              </w:tcPr>
            </w:tcPrChange>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27" w:author="Megan Ball" w:date="2020-10-04T12:47:00Z"/>
              </w:rPr>
            </w:pPr>
            <w:ins w:id="428" w:author="Megan Ball" w:date="2020-10-04T12:47:00Z">
              <w:r w:rsidRPr="00075A53">
                <w:t>0.75408</w:t>
              </w:r>
            </w:ins>
          </w:p>
        </w:tc>
        <w:tc>
          <w:tcPr>
            <w:tcW w:w="1080" w:type="dxa"/>
            <w:noWrap/>
            <w:hideMark/>
            <w:tcPrChange w:id="429" w:author="Megan Ball" w:date="2020-10-04T12:48:00Z">
              <w:tcPr>
                <w:tcW w:w="871" w:type="dxa"/>
                <w:noWrap/>
                <w:hideMark/>
              </w:tcPr>
            </w:tcPrChange>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30" w:author="Megan Ball" w:date="2020-10-04T12:47:00Z"/>
              </w:rPr>
            </w:pPr>
            <w:ins w:id="431" w:author="Megan Ball" w:date="2020-10-04T12:47:00Z">
              <w:r w:rsidRPr="00075A53">
                <w:t>18.273</w:t>
              </w:r>
            </w:ins>
          </w:p>
        </w:tc>
        <w:tc>
          <w:tcPr>
            <w:tcW w:w="1170" w:type="dxa"/>
            <w:noWrap/>
            <w:hideMark/>
            <w:tcPrChange w:id="432" w:author="Megan Ball" w:date="2020-10-04T12:48:00Z">
              <w:tcPr>
                <w:tcW w:w="871" w:type="dxa"/>
                <w:noWrap/>
                <w:hideMark/>
              </w:tcPr>
            </w:tcPrChange>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33" w:author="Megan Ball" w:date="2020-10-04T12:47:00Z"/>
              </w:rPr>
            </w:pPr>
            <w:ins w:id="434" w:author="Megan Ball" w:date="2020-10-04T12:47:00Z">
              <w:r w:rsidRPr="00075A53">
                <w:t>&lt; 2e-16</w:t>
              </w:r>
            </w:ins>
          </w:p>
        </w:tc>
        <w:tc>
          <w:tcPr>
            <w:tcW w:w="1206" w:type="dxa"/>
            <w:noWrap/>
            <w:hideMark/>
            <w:tcPrChange w:id="435" w:author="Megan Ball" w:date="2020-10-04T12:48:00Z">
              <w:tcPr>
                <w:tcW w:w="871" w:type="dxa"/>
                <w:noWrap/>
                <w:hideMark/>
              </w:tcPr>
            </w:tcPrChange>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36" w:author="Megan Ball" w:date="2020-10-04T12:47:00Z"/>
              </w:rPr>
            </w:pPr>
            <w:ins w:id="437" w:author="Megan Ball" w:date="2020-10-04T12:47:00Z">
              <w:r w:rsidRPr="00075A53">
                <w:t>***</w:t>
              </w:r>
            </w:ins>
          </w:p>
        </w:tc>
      </w:tr>
      <w:tr w:rsidR="00075A53" w:rsidRPr="00075A53" w14:paraId="39283973" w14:textId="77777777" w:rsidTr="00075A53">
        <w:trPr>
          <w:cnfStyle w:val="000000100000" w:firstRow="0" w:lastRow="0" w:firstColumn="0" w:lastColumn="0" w:oddVBand="0" w:evenVBand="0" w:oddHBand="1" w:evenHBand="0" w:firstRowFirstColumn="0" w:firstRowLastColumn="0" w:lastRowFirstColumn="0" w:lastRowLastColumn="0"/>
          <w:trHeight w:val="300"/>
          <w:ins w:id="438" w:author="Megan Ball" w:date="2020-10-04T12:47:00Z"/>
          <w:trPrChange w:id="43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40" w:author="Megan Ball" w:date="2020-10-04T12:48:00Z">
              <w:tcPr>
                <w:tcW w:w="5006" w:type="dxa"/>
                <w:noWrap/>
                <w:hideMark/>
              </w:tcPr>
            </w:tcPrChange>
          </w:tcPr>
          <w:p w14:paraId="270909E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41" w:author="Megan Ball" w:date="2020-10-04T12:47:00Z"/>
              </w:rPr>
            </w:pPr>
            <w:proofErr w:type="spellStart"/>
            <w:ins w:id="442" w:author="Megan Ball" w:date="2020-10-04T12:47:00Z">
              <w:r w:rsidRPr="00075A53">
                <w:t>countryAlgeria</w:t>
              </w:r>
              <w:proofErr w:type="spellEnd"/>
            </w:ins>
          </w:p>
        </w:tc>
        <w:tc>
          <w:tcPr>
            <w:tcW w:w="1170" w:type="dxa"/>
            <w:noWrap/>
            <w:hideMark/>
            <w:tcPrChange w:id="443" w:author="Megan Ball" w:date="2020-10-04T12:48:00Z">
              <w:tcPr>
                <w:tcW w:w="870" w:type="dxa"/>
                <w:noWrap/>
                <w:hideMark/>
              </w:tcPr>
            </w:tcPrChange>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44" w:author="Megan Ball" w:date="2020-10-04T12:47:00Z"/>
              </w:rPr>
            </w:pPr>
            <w:ins w:id="445" w:author="Megan Ball" w:date="2020-10-04T12:47:00Z">
              <w:r w:rsidRPr="00075A53">
                <w:t>11.92752</w:t>
              </w:r>
            </w:ins>
          </w:p>
        </w:tc>
        <w:tc>
          <w:tcPr>
            <w:tcW w:w="1170" w:type="dxa"/>
            <w:noWrap/>
            <w:hideMark/>
            <w:tcPrChange w:id="446" w:author="Megan Ball" w:date="2020-10-04T12:48:00Z">
              <w:tcPr>
                <w:tcW w:w="871" w:type="dxa"/>
                <w:noWrap/>
                <w:hideMark/>
              </w:tcPr>
            </w:tcPrChange>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47" w:author="Megan Ball" w:date="2020-10-04T12:47:00Z"/>
              </w:rPr>
            </w:pPr>
            <w:ins w:id="448" w:author="Megan Ball" w:date="2020-10-04T12:47:00Z">
              <w:r w:rsidRPr="00075A53">
                <w:t>0.7566</w:t>
              </w:r>
            </w:ins>
          </w:p>
        </w:tc>
        <w:tc>
          <w:tcPr>
            <w:tcW w:w="1080" w:type="dxa"/>
            <w:noWrap/>
            <w:hideMark/>
            <w:tcPrChange w:id="449" w:author="Megan Ball" w:date="2020-10-04T12:48:00Z">
              <w:tcPr>
                <w:tcW w:w="871" w:type="dxa"/>
                <w:noWrap/>
                <w:hideMark/>
              </w:tcPr>
            </w:tcPrChange>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50" w:author="Megan Ball" w:date="2020-10-04T12:47:00Z"/>
              </w:rPr>
            </w:pPr>
            <w:ins w:id="451" w:author="Megan Ball" w:date="2020-10-04T12:47:00Z">
              <w:r w:rsidRPr="00075A53">
                <w:t>15.765</w:t>
              </w:r>
            </w:ins>
          </w:p>
        </w:tc>
        <w:tc>
          <w:tcPr>
            <w:tcW w:w="1170" w:type="dxa"/>
            <w:noWrap/>
            <w:hideMark/>
            <w:tcPrChange w:id="452" w:author="Megan Ball" w:date="2020-10-04T12:48:00Z">
              <w:tcPr>
                <w:tcW w:w="871" w:type="dxa"/>
                <w:noWrap/>
                <w:hideMark/>
              </w:tcPr>
            </w:tcPrChange>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53" w:author="Megan Ball" w:date="2020-10-04T12:47:00Z"/>
              </w:rPr>
            </w:pPr>
            <w:ins w:id="454" w:author="Megan Ball" w:date="2020-10-04T12:47:00Z">
              <w:r w:rsidRPr="00075A53">
                <w:t>&lt; 2e-16</w:t>
              </w:r>
            </w:ins>
          </w:p>
        </w:tc>
        <w:tc>
          <w:tcPr>
            <w:tcW w:w="1206" w:type="dxa"/>
            <w:noWrap/>
            <w:hideMark/>
            <w:tcPrChange w:id="455" w:author="Megan Ball" w:date="2020-10-04T12:48:00Z">
              <w:tcPr>
                <w:tcW w:w="871" w:type="dxa"/>
                <w:noWrap/>
                <w:hideMark/>
              </w:tcPr>
            </w:tcPrChange>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56" w:author="Megan Ball" w:date="2020-10-04T12:47:00Z"/>
              </w:rPr>
            </w:pPr>
            <w:ins w:id="457" w:author="Megan Ball" w:date="2020-10-04T12:47:00Z">
              <w:r w:rsidRPr="00075A53">
                <w:t>***</w:t>
              </w:r>
            </w:ins>
          </w:p>
        </w:tc>
      </w:tr>
      <w:tr w:rsidR="00075A53" w:rsidRPr="00075A53" w14:paraId="1CF490A0" w14:textId="77777777" w:rsidTr="00075A53">
        <w:trPr>
          <w:trHeight w:val="300"/>
          <w:ins w:id="458" w:author="Megan Ball" w:date="2020-10-04T12:47:00Z"/>
          <w:trPrChange w:id="45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60" w:author="Megan Ball" w:date="2020-10-04T12:48:00Z">
              <w:tcPr>
                <w:tcW w:w="5006" w:type="dxa"/>
                <w:noWrap/>
                <w:hideMark/>
              </w:tcPr>
            </w:tcPrChange>
          </w:tcPr>
          <w:p w14:paraId="5730BA95" w14:textId="77777777" w:rsidR="00075A53" w:rsidRPr="00075A53" w:rsidRDefault="00075A53">
            <w:pPr>
              <w:rPr>
                <w:ins w:id="461" w:author="Megan Ball" w:date="2020-10-04T12:47:00Z"/>
              </w:rPr>
            </w:pPr>
            <w:proofErr w:type="spellStart"/>
            <w:ins w:id="462" w:author="Megan Ball" w:date="2020-10-04T12:47:00Z">
              <w:r w:rsidRPr="00075A53">
                <w:t>countryAngola</w:t>
              </w:r>
              <w:proofErr w:type="spellEnd"/>
            </w:ins>
          </w:p>
        </w:tc>
        <w:tc>
          <w:tcPr>
            <w:tcW w:w="1170" w:type="dxa"/>
            <w:noWrap/>
            <w:hideMark/>
            <w:tcPrChange w:id="463" w:author="Megan Ball" w:date="2020-10-04T12:48:00Z">
              <w:tcPr>
                <w:tcW w:w="870" w:type="dxa"/>
                <w:noWrap/>
                <w:hideMark/>
              </w:tcPr>
            </w:tcPrChange>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64" w:author="Megan Ball" w:date="2020-10-04T12:47:00Z"/>
              </w:rPr>
            </w:pPr>
            <w:ins w:id="465" w:author="Megan Ball" w:date="2020-10-04T12:47:00Z">
              <w:r w:rsidRPr="00075A53">
                <w:t>-8.14776</w:t>
              </w:r>
            </w:ins>
          </w:p>
        </w:tc>
        <w:tc>
          <w:tcPr>
            <w:tcW w:w="1170" w:type="dxa"/>
            <w:noWrap/>
            <w:hideMark/>
            <w:tcPrChange w:id="466" w:author="Megan Ball" w:date="2020-10-04T12:48:00Z">
              <w:tcPr>
                <w:tcW w:w="871" w:type="dxa"/>
                <w:noWrap/>
                <w:hideMark/>
              </w:tcPr>
            </w:tcPrChange>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67" w:author="Megan Ball" w:date="2020-10-04T12:47:00Z"/>
              </w:rPr>
            </w:pPr>
            <w:ins w:id="468" w:author="Megan Ball" w:date="2020-10-04T12:47:00Z">
              <w:r w:rsidRPr="00075A53">
                <w:t>0.7424</w:t>
              </w:r>
            </w:ins>
          </w:p>
        </w:tc>
        <w:tc>
          <w:tcPr>
            <w:tcW w:w="1080" w:type="dxa"/>
            <w:noWrap/>
            <w:hideMark/>
            <w:tcPrChange w:id="469" w:author="Megan Ball" w:date="2020-10-04T12:48:00Z">
              <w:tcPr>
                <w:tcW w:w="871" w:type="dxa"/>
                <w:noWrap/>
                <w:hideMark/>
              </w:tcPr>
            </w:tcPrChange>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70" w:author="Megan Ball" w:date="2020-10-04T12:47:00Z"/>
              </w:rPr>
            </w:pPr>
            <w:ins w:id="471" w:author="Megan Ball" w:date="2020-10-04T12:47:00Z">
              <w:r w:rsidRPr="00075A53">
                <w:t>-10.975</w:t>
              </w:r>
            </w:ins>
          </w:p>
        </w:tc>
        <w:tc>
          <w:tcPr>
            <w:tcW w:w="1170" w:type="dxa"/>
            <w:noWrap/>
            <w:hideMark/>
            <w:tcPrChange w:id="472" w:author="Megan Ball" w:date="2020-10-04T12:48:00Z">
              <w:tcPr>
                <w:tcW w:w="871" w:type="dxa"/>
                <w:noWrap/>
                <w:hideMark/>
              </w:tcPr>
            </w:tcPrChange>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73" w:author="Megan Ball" w:date="2020-10-04T12:47:00Z"/>
              </w:rPr>
            </w:pPr>
            <w:ins w:id="474" w:author="Megan Ball" w:date="2020-10-04T12:47:00Z">
              <w:r w:rsidRPr="00075A53">
                <w:t>&lt; 2e-16</w:t>
              </w:r>
            </w:ins>
          </w:p>
        </w:tc>
        <w:tc>
          <w:tcPr>
            <w:tcW w:w="1206" w:type="dxa"/>
            <w:noWrap/>
            <w:hideMark/>
            <w:tcPrChange w:id="475" w:author="Megan Ball" w:date="2020-10-04T12:48:00Z">
              <w:tcPr>
                <w:tcW w:w="871" w:type="dxa"/>
                <w:noWrap/>
                <w:hideMark/>
              </w:tcPr>
            </w:tcPrChange>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76" w:author="Megan Ball" w:date="2020-10-04T12:47:00Z"/>
              </w:rPr>
            </w:pPr>
            <w:ins w:id="477" w:author="Megan Ball" w:date="2020-10-04T12:47:00Z">
              <w:r w:rsidRPr="00075A53">
                <w:t>***</w:t>
              </w:r>
            </w:ins>
          </w:p>
        </w:tc>
      </w:tr>
      <w:tr w:rsidR="00075A53" w:rsidRPr="00075A53" w14:paraId="1416EA2B" w14:textId="77777777" w:rsidTr="00075A53">
        <w:trPr>
          <w:cnfStyle w:val="000000100000" w:firstRow="0" w:lastRow="0" w:firstColumn="0" w:lastColumn="0" w:oddVBand="0" w:evenVBand="0" w:oddHBand="1" w:evenHBand="0" w:firstRowFirstColumn="0" w:firstRowLastColumn="0" w:lastRowFirstColumn="0" w:lastRowLastColumn="0"/>
          <w:trHeight w:val="300"/>
          <w:ins w:id="478" w:author="Megan Ball" w:date="2020-10-04T12:47:00Z"/>
          <w:trPrChange w:id="47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80" w:author="Megan Ball" w:date="2020-10-04T12:48:00Z">
              <w:tcPr>
                <w:tcW w:w="5006" w:type="dxa"/>
                <w:noWrap/>
                <w:hideMark/>
              </w:tcPr>
            </w:tcPrChange>
          </w:tcPr>
          <w:p w14:paraId="6D5D00D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81" w:author="Megan Ball" w:date="2020-10-04T12:47:00Z"/>
              </w:rPr>
            </w:pPr>
            <w:proofErr w:type="spellStart"/>
            <w:ins w:id="482" w:author="Megan Ball" w:date="2020-10-04T12:47:00Z">
              <w:r w:rsidRPr="00075A53">
                <w:t>countryAntigua</w:t>
              </w:r>
              <w:proofErr w:type="spellEnd"/>
              <w:r w:rsidRPr="00075A53">
                <w:t xml:space="preserve"> and Barbuda</w:t>
              </w:r>
            </w:ins>
          </w:p>
        </w:tc>
        <w:tc>
          <w:tcPr>
            <w:tcW w:w="1170" w:type="dxa"/>
            <w:noWrap/>
            <w:hideMark/>
            <w:tcPrChange w:id="483" w:author="Megan Ball" w:date="2020-10-04T12:48:00Z">
              <w:tcPr>
                <w:tcW w:w="870" w:type="dxa"/>
                <w:noWrap/>
                <w:hideMark/>
              </w:tcPr>
            </w:tcPrChange>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84" w:author="Megan Ball" w:date="2020-10-04T12:47:00Z"/>
              </w:rPr>
            </w:pPr>
            <w:ins w:id="485" w:author="Megan Ball" w:date="2020-10-04T12:47:00Z">
              <w:r w:rsidRPr="00075A53">
                <w:t>16.29433</w:t>
              </w:r>
            </w:ins>
          </w:p>
        </w:tc>
        <w:tc>
          <w:tcPr>
            <w:tcW w:w="1170" w:type="dxa"/>
            <w:noWrap/>
            <w:hideMark/>
            <w:tcPrChange w:id="486" w:author="Megan Ball" w:date="2020-10-04T12:48:00Z">
              <w:tcPr>
                <w:tcW w:w="871" w:type="dxa"/>
                <w:noWrap/>
                <w:hideMark/>
              </w:tcPr>
            </w:tcPrChange>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87" w:author="Megan Ball" w:date="2020-10-04T12:47:00Z"/>
              </w:rPr>
            </w:pPr>
            <w:ins w:id="488" w:author="Megan Ball" w:date="2020-10-04T12:47:00Z">
              <w:r w:rsidRPr="00075A53">
                <w:t>0.74172</w:t>
              </w:r>
            </w:ins>
          </w:p>
        </w:tc>
        <w:tc>
          <w:tcPr>
            <w:tcW w:w="1080" w:type="dxa"/>
            <w:noWrap/>
            <w:hideMark/>
            <w:tcPrChange w:id="489" w:author="Megan Ball" w:date="2020-10-04T12:48:00Z">
              <w:tcPr>
                <w:tcW w:w="871" w:type="dxa"/>
                <w:noWrap/>
                <w:hideMark/>
              </w:tcPr>
            </w:tcPrChange>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90" w:author="Megan Ball" w:date="2020-10-04T12:47:00Z"/>
              </w:rPr>
            </w:pPr>
            <w:ins w:id="491" w:author="Megan Ball" w:date="2020-10-04T12:47:00Z">
              <w:r w:rsidRPr="00075A53">
                <w:t>21.968</w:t>
              </w:r>
            </w:ins>
          </w:p>
        </w:tc>
        <w:tc>
          <w:tcPr>
            <w:tcW w:w="1170" w:type="dxa"/>
            <w:noWrap/>
            <w:hideMark/>
            <w:tcPrChange w:id="492" w:author="Megan Ball" w:date="2020-10-04T12:48:00Z">
              <w:tcPr>
                <w:tcW w:w="871" w:type="dxa"/>
                <w:noWrap/>
                <w:hideMark/>
              </w:tcPr>
            </w:tcPrChange>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93" w:author="Megan Ball" w:date="2020-10-04T12:47:00Z"/>
              </w:rPr>
            </w:pPr>
            <w:ins w:id="494" w:author="Megan Ball" w:date="2020-10-04T12:47:00Z">
              <w:r w:rsidRPr="00075A53">
                <w:t>&lt; 2e-16</w:t>
              </w:r>
            </w:ins>
          </w:p>
        </w:tc>
        <w:tc>
          <w:tcPr>
            <w:tcW w:w="1206" w:type="dxa"/>
            <w:noWrap/>
            <w:hideMark/>
            <w:tcPrChange w:id="495" w:author="Megan Ball" w:date="2020-10-04T12:48:00Z">
              <w:tcPr>
                <w:tcW w:w="871" w:type="dxa"/>
                <w:noWrap/>
                <w:hideMark/>
              </w:tcPr>
            </w:tcPrChange>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96" w:author="Megan Ball" w:date="2020-10-04T12:47:00Z"/>
              </w:rPr>
            </w:pPr>
            <w:ins w:id="497" w:author="Megan Ball" w:date="2020-10-04T12:47:00Z">
              <w:r w:rsidRPr="00075A53">
                <w:t>***</w:t>
              </w:r>
            </w:ins>
          </w:p>
        </w:tc>
      </w:tr>
      <w:tr w:rsidR="00075A53" w:rsidRPr="00075A53" w14:paraId="0EDACFB0" w14:textId="77777777" w:rsidTr="00075A53">
        <w:trPr>
          <w:trHeight w:val="300"/>
          <w:ins w:id="498" w:author="Megan Ball" w:date="2020-10-04T12:47:00Z"/>
          <w:trPrChange w:id="49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500" w:author="Megan Ball" w:date="2020-10-04T12:48:00Z">
              <w:tcPr>
                <w:tcW w:w="5006" w:type="dxa"/>
                <w:noWrap/>
                <w:hideMark/>
              </w:tcPr>
            </w:tcPrChange>
          </w:tcPr>
          <w:p w14:paraId="4E223987" w14:textId="77777777" w:rsidR="00075A53" w:rsidRPr="00075A53" w:rsidRDefault="00075A53">
            <w:pPr>
              <w:rPr>
                <w:ins w:id="501" w:author="Megan Ball" w:date="2020-10-04T12:47:00Z"/>
              </w:rPr>
            </w:pPr>
            <w:proofErr w:type="spellStart"/>
            <w:ins w:id="502" w:author="Megan Ball" w:date="2020-10-04T12:47:00Z">
              <w:r w:rsidRPr="00075A53">
                <w:t>countryArgentina</w:t>
              </w:r>
              <w:proofErr w:type="spellEnd"/>
            </w:ins>
          </w:p>
        </w:tc>
        <w:tc>
          <w:tcPr>
            <w:tcW w:w="1170" w:type="dxa"/>
            <w:noWrap/>
            <w:hideMark/>
            <w:tcPrChange w:id="503" w:author="Megan Ball" w:date="2020-10-04T12:48:00Z">
              <w:tcPr>
                <w:tcW w:w="870" w:type="dxa"/>
                <w:noWrap/>
                <w:hideMark/>
              </w:tcPr>
            </w:tcPrChange>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04" w:author="Megan Ball" w:date="2020-10-04T12:47:00Z"/>
              </w:rPr>
            </w:pPr>
            <w:ins w:id="505" w:author="Megan Ball" w:date="2020-10-04T12:47:00Z">
              <w:r w:rsidRPr="00075A53">
                <w:t>10.87289</w:t>
              </w:r>
            </w:ins>
          </w:p>
        </w:tc>
        <w:tc>
          <w:tcPr>
            <w:tcW w:w="1170" w:type="dxa"/>
            <w:noWrap/>
            <w:hideMark/>
            <w:tcPrChange w:id="506" w:author="Megan Ball" w:date="2020-10-04T12:48:00Z">
              <w:tcPr>
                <w:tcW w:w="871" w:type="dxa"/>
                <w:noWrap/>
                <w:hideMark/>
              </w:tcPr>
            </w:tcPrChange>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07" w:author="Megan Ball" w:date="2020-10-04T12:47:00Z"/>
              </w:rPr>
            </w:pPr>
            <w:ins w:id="508" w:author="Megan Ball" w:date="2020-10-04T12:47:00Z">
              <w:r w:rsidRPr="00075A53">
                <w:t>0.7907</w:t>
              </w:r>
            </w:ins>
          </w:p>
        </w:tc>
        <w:tc>
          <w:tcPr>
            <w:tcW w:w="1080" w:type="dxa"/>
            <w:noWrap/>
            <w:hideMark/>
            <w:tcPrChange w:id="509" w:author="Megan Ball" w:date="2020-10-04T12:48:00Z">
              <w:tcPr>
                <w:tcW w:w="871" w:type="dxa"/>
                <w:noWrap/>
                <w:hideMark/>
              </w:tcPr>
            </w:tcPrChange>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10" w:author="Megan Ball" w:date="2020-10-04T12:47:00Z"/>
              </w:rPr>
            </w:pPr>
            <w:ins w:id="511" w:author="Megan Ball" w:date="2020-10-04T12:47:00Z">
              <w:r w:rsidRPr="00075A53">
                <w:t>13.751</w:t>
              </w:r>
            </w:ins>
          </w:p>
        </w:tc>
        <w:tc>
          <w:tcPr>
            <w:tcW w:w="1170" w:type="dxa"/>
            <w:noWrap/>
            <w:hideMark/>
            <w:tcPrChange w:id="512" w:author="Megan Ball" w:date="2020-10-04T12:48:00Z">
              <w:tcPr>
                <w:tcW w:w="871" w:type="dxa"/>
                <w:noWrap/>
                <w:hideMark/>
              </w:tcPr>
            </w:tcPrChange>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13" w:author="Megan Ball" w:date="2020-10-04T12:47:00Z"/>
              </w:rPr>
            </w:pPr>
            <w:ins w:id="514" w:author="Megan Ball" w:date="2020-10-04T12:47:00Z">
              <w:r w:rsidRPr="00075A53">
                <w:t>&lt; 2e-16</w:t>
              </w:r>
            </w:ins>
          </w:p>
        </w:tc>
        <w:tc>
          <w:tcPr>
            <w:tcW w:w="1206" w:type="dxa"/>
            <w:noWrap/>
            <w:hideMark/>
            <w:tcPrChange w:id="515" w:author="Megan Ball" w:date="2020-10-04T12:48:00Z">
              <w:tcPr>
                <w:tcW w:w="871" w:type="dxa"/>
                <w:noWrap/>
                <w:hideMark/>
              </w:tcPr>
            </w:tcPrChange>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16" w:author="Megan Ball" w:date="2020-10-04T12:47:00Z"/>
              </w:rPr>
            </w:pPr>
            <w:ins w:id="517" w:author="Megan Ball" w:date="2020-10-04T12:47:00Z">
              <w:r w:rsidRPr="00075A53">
                <w:t>***</w:t>
              </w:r>
            </w:ins>
          </w:p>
        </w:tc>
      </w:tr>
      <w:tr w:rsidR="00075A53" w:rsidRPr="00075A53" w14:paraId="5FEA1C1B" w14:textId="77777777" w:rsidTr="00075A53">
        <w:trPr>
          <w:cnfStyle w:val="000000100000" w:firstRow="0" w:lastRow="0" w:firstColumn="0" w:lastColumn="0" w:oddVBand="0" w:evenVBand="0" w:oddHBand="1" w:evenHBand="0" w:firstRowFirstColumn="0" w:firstRowLastColumn="0" w:lastRowFirstColumn="0" w:lastRowLastColumn="0"/>
          <w:trHeight w:val="300"/>
          <w:ins w:id="518" w:author="Megan Ball" w:date="2020-10-04T12:47:00Z"/>
          <w:trPrChange w:id="51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520" w:author="Megan Ball" w:date="2020-10-04T12:48:00Z">
              <w:tcPr>
                <w:tcW w:w="5006" w:type="dxa"/>
                <w:noWrap/>
                <w:hideMark/>
              </w:tcPr>
            </w:tcPrChange>
          </w:tcPr>
          <w:p w14:paraId="7B5E448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521" w:author="Megan Ball" w:date="2020-10-04T12:47:00Z"/>
              </w:rPr>
            </w:pPr>
            <w:proofErr w:type="spellStart"/>
            <w:ins w:id="522" w:author="Megan Ball" w:date="2020-10-04T12:47:00Z">
              <w:r w:rsidRPr="00075A53">
                <w:t>countryArmenia</w:t>
              </w:r>
              <w:proofErr w:type="spellEnd"/>
            </w:ins>
          </w:p>
        </w:tc>
        <w:tc>
          <w:tcPr>
            <w:tcW w:w="1170" w:type="dxa"/>
            <w:noWrap/>
            <w:hideMark/>
            <w:tcPrChange w:id="523" w:author="Megan Ball" w:date="2020-10-04T12:48:00Z">
              <w:tcPr>
                <w:tcW w:w="870" w:type="dxa"/>
                <w:noWrap/>
                <w:hideMark/>
              </w:tcPr>
            </w:tcPrChange>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24" w:author="Megan Ball" w:date="2020-10-04T12:47:00Z"/>
              </w:rPr>
            </w:pPr>
            <w:ins w:id="525" w:author="Megan Ball" w:date="2020-10-04T12:47:00Z">
              <w:r w:rsidRPr="00075A53">
                <w:t>12.2684</w:t>
              </w:r>
            </w:ins>
          </w:p>
        </w:tc>
        <w:tc>
          <w:tcPr>
            <w:tcW w:w="1170" w:type="dxa"/>
            <w:noWrap/>
            <w:hideMark/>
            <w:tcPrChange w:id="526" w:author="Megan Ball" w:date="2020-10-04T12:48:00Z">
              <w:tcPr>
                <w:tcW w:w="871" w:type="dxa"/>
                <w:noWrap/>
                <w:hideMark/>
              </w:tcPr>
            </w:tcPrChange>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27" w:author="Megan Ball" w:date="2020-10-04T12:47:00Z"/>
              </w:rPr>
            </w:pPr>
            <w:ins w:id="528" w:author="Megan Ball" w:date="2020-10-04T12:47:00Z">
              <w:r w:rsidRPr="00075A53">
                <w:t>0.75232</w:t>
              </w:r>
            </w:ins>
          </w:p>
        </w:tc>
        <w:tc>
          <w:tcPr>
            <w:tcW w:w="1080" w:type="dxa"/>
            <w:noWrap/>
            <w:hideMark/>
            <w:tcPrChange w:id="529" w:author="Megan Ball" w:date="2020-10-04T12:48:00Z">
              <w:tcPr>
                <w:tcW w:w="871" w:type="dxa"/>
                <w:noWrap/>
                <w:hideMark/>
              </w:tcPr>
            </w:tcPrChange>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30" w:author="Megan Ball" w:date="2020-10-04T12:47:00Z"/>
              </w:rPr>
            </w:pPr>
            <w:ins w:id="531" w:author="Megan Ball" w:date="2020-10-04T12:47:00Z">
              <w:r w:rsidRPr="00075A53">
                <w:t>16.307</w:t>
              </w:r>
            </w:ins>
          </w:p>
        </w:tc>
        <w:tc>
          <w:tcPr>
            <w:tcW w:w="1170" w:type="dxa"/>
            <w:noWrap/>
            <w:hideMark/>
            <w:tcPrChange w:id="532" w:author="Megan Ball" w:date="2020-10-04T12:48:00Z">
              <w:tcPr>
                <w:tcW w:w="871" w:type="dxa"/>
                <w:noWrap/>
                <w:hideMark/>
              </w:tcPr>
            </w:tcPrChange>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533" w:author="Megan Ball" w:date="2020-10-04T12:47:00Z"/>
              </w:rPr>
            </w:pPr>
            <w:ins w:id="534" w:author="Megan Ball" w:date="2020-10-04T12:47:00Z">
              <w:r w:rsidRPr="00075A53">
                <w:t>&lt; 2e-16</w:t>
              </w:r>
            </w:ins>
          </w:p>
        </w:tc>
        <w:tc>
          <w:tcPr>
            <w:tcW w:w="1206" w:type="dxa"/>
            <w:noWrap/>
            <w:hideMark/>
            <w:tcPrChange w:id="535" w:author="Megan Ball" w:date="2020-10-04T12:48:00Z">
              <w:tcPr>
                <w:tcW w:w="871" w:type="dxa"/>
                <w:noWrap/>
                <w:hideMark/>
              </w:tcPr>
            </w:tcPrChange>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536" w:author="Megan Ball" w:date="2020-10-04T12:47:00Z"/>
              </w:rPr>
            </w:pPr>
            <w:ins w:id="537" w:author="Megan Ball" w:date="2020-10-04T12:47:00Z">
              <w:r w:rsidRPr="00075A53">
                <w:t>***</w:t>
              </w:r>
            </w:ins>
          </w:p>
        </w:tc>
      </w:tr>
      <w:tr w:rsidR="00075A53" w:rsidRPr="00075A53" w14:paraId="65D7B801" w14:textId="77777777" w:rsidTr="00075A53">
        <w:trPr>
          <w:trHeight w:val="300"/>
          <w:ins w:id="538" w:author="Megan Ball" w:date="2020-10-04T12:47:00Z"/>
          <w:trPrChange w:id="53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540" w:author="Megan Ball" w:date="2020-10-04T12:48:00Z">
              <w:tcPr>
                <w:tcW w:w="5006" w:type="dxa"/>
                <w:noWrap/>
                <w:hideMark/>
              </w:tcPr>
            </w:tcPrChange>
          </w:tcPr>
          <w:p w14:paraId="3345156F" w14:textId="77777777" w:rsidR="00075A53" w:rsidRPr="00075A53" w:rsidRDefault="00075A53">
            <w:pPr>
              <w:rPr>
                <w:ins w:id="541" w:author="Megan Ball" w:date="2020-10-04T12:47:00Z"/>
              </w:rPr>
            </w:pPr>
            <w:proofErr w:type="spellStart"/>
            <w:ins w:id="542" w:author="Megan Ball" w:date="2020-10-04T12:47:00Z">
              <w:r w:rsidRPr="00075A53">
                <w:t>countryAustralia</w:t>
              </w:r>
              <w:proofErr w:type="spellEnd"/>
            </w:ins>
          </w:p>
        </w:tc>
        <w:tc>
          <w:tcPr>
            <w:tcW w:w="1170" w:type="dxa"/>
            <w:noWrap/>
            <w:hideMark/>
            <w:tcPrChange w:id="543" w:author="Megan Ball" w:date="2020-10-04T12:48:00Z">
              <w:tcPr>
                <w:tcW w:w="870" w:type="dxa"/>
                <w:noWrap/>
                <w:hideMark/>
              </w:tcPr>
            </w:tcPrChange>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44" w:author="Megan Ball" w:date="2020-10-04T12:47:00Z"/>
              </w:rPr>
            </w:pPr>
            <w:ins w:id="545" w:author="Megan Ball" w:date="2020-10-04T12:47:00Z">
              <w:r w:rsidRPr="00075A53">
                <w:t>15.03373</w:t>
              </w:r>
            </w:ins>
          </w:p>
        </w:tc>
        <w:tc>
          <w:tcPr>
            <w:tcW w:w="1170" w:type="dxa"/>
            <w:noWrap/>
            <w:hideMark/>
            <w:tcPrChange w:id="546" w:author="Megan Ball" w:date="2020-10-04T12:48:00Z">
              <w:tcPr>
                <w:tcW w:w="871" w:type="dxa"/>
                <w:noWrap/>
                <w:hideMark/>
              </w:tcPr>
            </w:tcPrChange>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47" w:author="Megan Ball" w:date="2020-10-04T12:47:00Z"/>
              </w:rPr>
            </w:pPr>
            <w:ins w:id="548" w:author="Megan Ball" w:date="2020-10-04T12:47:00Z">
              <w:r w:rsidRPr="00075A53">
                <w:t>0.83926</w:t>
              </w:r>
            </w:ins>
          </w:p>
        </w:tc>
        <w:tc>
          <w:tcPr>
            <w:tcW w:w="1080" w:type="dxa"/>
            <w:noWrap/>
            <w:hideMark/>
            <w:tcPrChange w:id="549" w:author="Megan Ball" w:date="2020-10-04T12:48:00Z">
              <w:tcPr>
                <w:tcW w:w="871" w:type="dxa"/>
                <w:noWrap/>
                <w:hideMark/>
              </w:tcPr>
            </w:tcPrChange>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50" w:author="Megan Ball" w:date="2020-10-04T12:47:00Z"/>
              </w:rPr>
            </w:pPr>
            <w:ins w:id="551" w:author="Megan Ball" w:date="2020-10-04T12:47:00Z">
              <w:r w:rsidRPr="00075A53">
                <w:t>17.913</w:t>
              </w:r>
            </w:ins>
          </w:p>
        </w:tc>
        <w:tc>
          <w:tcPr>
            <w:tcW w:w="1170" w:type="dxa"/>
            <w:noWrap/>
            <w:hideMark/>
            <w:tcPrChange w:id="552" w:author="Megan Ball" w:date="2020-10-04T12:48:00Z">
              <w:tcPr>
                <w:tcW w:w="871" w:type="dxa"/>
                <w:noWrap/>
                <w:hideMark/>
              </w:tcPr>
            </w:tcPrChange>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53" w:author="Megan Ball" w:date="2020-10-04T12:47:00Z"/>
              </w:rPr>
            </w:pPr>
            <w:ins w:id="554" w:author="Megan Ball" w:date="2020-10-04T12:47:00Z">
              <w:r w:rsidRPr="00075A53">
                <w:t>&lt; 2e-16</w:t>
              </w:r>
            </w:ins>
          </w:p>
        </w:tc>
        <w:tc>
          <w:tcPr>
            <w:tcW w:w="1206" w:type="dxa"/>
            <w:noWrap/>
            <w:hideMark/>
            <w:tcPrChange w:id="555" w:author="Megan Ball" w:date="2020-10-04T12:48:00Z">
              <w:tcPr>
                <w:tcW w:w="871" w:type="dxa"/>
                <w:noWrap/>
                <w:hideMark/>
              </w:tcPr>
            </w:tcPrChange>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56" w:author="Megan Ball" w:date="2020-10-04T12:47:00Z"/>
              </w:rPr>
            </w:pPr>
            <w:ins w:id="557" w:author="Megan Ball" w:date="2020-10-04T12:47:00Z">
              <w:r w:rsidRPr="00075A53">
                <w:t>***</w:t>
              </w:r>
            </w:ins>
          </w:p>
        </w:tc>
      </w:tr>
      <w:tr w:rsidR="00075A53" w:rsidRPr="00075A53" w14:paraId="21CEE5E6" w14:textId="77777777" w:rsidTr="00075A53">
        <w:trPr>
          <w:cnfStyle w:val="000000100000" w:firstRow="0" w:lastRow="0" w:firstColumn="0" w:lastColumn="0" w:oddVBand="0" w:evenVBand="0" w:oddHBand="1" w:evenHBand="0" w:firstRowFirstColumn="0" w:firstRowLastColumn="0" w:lastRowFirstColumn="0" w:lastRowLastColumn="0"/>
          <w:trHeight w:val="300"/>
          <w:ins w:id="558" w:author="Megan Ball" w:date="2020-10-04T12:47:00Z"/>
          <w:trPrChange w:id="55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560" w:author="Megan Ball" w:date="2020-10-04T12:48:00Z">
              <w:tcPr>
                <w:tcW w:w="5006" w:type="dxa"/>
                <w:noWrap/>
                <w:hideMark/>
              </w:tcPr>
            </w:tcPrChange>
          </w:tcPr>
          <w:p w14:paraId="1FBAEDE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561" w:author="Megan Ball" w:date="2020-10-04T12:47:00Z"/>
              </w:rPr>
            </w:pPr>
            <w:proofErr w:type="spellStart"/>
            <w:ins w:id="562" w:author="Megan Ball" w:date="2020-10-04T12:47:00Z">
              <w:r w:rsidRPr="00075A53">
                <w:t>countryAustria</w:t>
              </w:r>
              <w:proofErr w:type="spellEnd"/>
            </w:ins>
          </w:p>
        </w:tc>
        <w:tc>
          <w:tcPr>
            <w:tcW w:w="1170" w:type="dxa"/>
            <w:noWrap/>
            <w:hideMark/>
            <w:tcPrChange w:id="563" w:author="Megan Ball" w:date="2020-10-04T12:48:00Z">
              <w:tcPr>
                <w:tcW w:w="870" w:type="dxa"/>
                <w:noWrap/>
                <w:hideMark/>
              </w:tcPr>
            </w:tcPrChange>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64" w:author="Megan Ball" w:date="2020-10-04T12:47:00Z"/>
              </w:rPr>
            </w:pPr>
            <w:ins w:id="565" w:author="Megan Ball" w:date="2020-10-04T12:47:00Z">
              <w:r w:rsidRPr="00075A53">
                <w:t>17.70743</w:t>
              </w:r>
            </w:ins>
          </w:p>
        </w:tc>
        <w:tc>
          <w:tcPr>
            <w:tcW w:w="1170" w:type="dxa"/>
            <w:noWrap/>
            <w:hideMark/>
            <w:tcPrChange w:id="566" w:author="Megan Ball" w:date="2020-10-04T12:48:00Z">
              <w:tcPr>
                <w:tcW w:w="871" w:type="dxa"/>
                <w:noWrap/>
                <w:hideMark/>
              </w:tcPr>
            </w:tcPrChange>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67" w:author="Megan Ball" w:date="2020-10-04T12:47:00Z"/>
              </w:rPr>
            </w:pPr>
            <w:ins w:id="568" w:author="Megan Ball" w:date="2020-10-04T12:47:00Z">
              <w:r w:rsidRPr="00075A53">
                <w:t>0.77987</w:t>
              </w:r>
            </w:ins>
          </w:p>
        </w:tc>
        <w:tc>
          <w:tcPr>
            <w:tcW w:w="1080" w:type="dxa"/>
            <w:noWrap/>
            <w:hideMark/>
            <w:tcPrChange w:id="569" w:author="Megan Ball" w:date="2020-10-04T12:48:00Z">
              <w:tcPr>
                <w:tcW w:w="871" w:type="dxa"/>
                <w:noWrap/>
                <w:hideMark/>
              </w:tcPr>
            </w:tcPrChange>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570" w:author="Megan Ball" w:date="2020-10-04T12:47:00Z"/>
              </w:rPr>
            </w:pPr>
            <w:ins w:id="571" w:author="Megan Ball" w:date="2020-10-04T12:47:00Z">
              <w:r w:rsidRPr="00075A53">
                <w:t>22.706</w:t>
              </w:r>
            </w:ins>
          </w:p>
        </w:tc>
        <w:tc>
          <w:tcPr>
            <w:tcW w:w="1170" w:type="dxa"/>
            <w:noWrap/>
            <w:hideMark/>
            <w:tcPrChange w:id="572" w:author="Megan Ball" w:date="2020-10-04T12:48:00Z">
              <w:tcPr>
                <w:tcW w:w="871" w:type="dxa"/>
                <w:noWrap/>
                <w:hideMark/>
              </w:tcPr>
            </w:tcPrChange>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573" w:author="Megan Ball" w:date="2020-10-04T12:47:00Z"/>
              </w:rPr>
            </w:pPr>
            <w:ins w:id="574" w:author="Megan Ball" w:date="2020-10-04T12:47:00Z">
              <w:r w:rsidRPr="00075A53">
                <w:t>&lt; 2e-16</w:t>
              </w:r>
            </w:ins>
          </w:p>
        </w:tc>
        <w:tc>
          <w:tcPr>
            <w:tcW w:w="1206" w:type="dxa"/>
            <w:noWrap/>
            <w:hideMark/>
            <w:tcPrChange w:id="575" w:author="Megan Ball" w:date="2020-10-04T12:48:00Z">
              <w:tcPr>
                <w:tcW w:w="871" w:type="dxa"/>
                <w:noWrap/>
                <w:hideMark/>
              </w:tcPr>
            </w:tcPrChange>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576" w:author="Megan Ball" w:date="2020-10-04T12:47:00Z"/>
              </w:rPr>
            </w:pPr>
            <w:ins w:id="577" w:author="Megan Ball" w:date="2020-10-04T12:47:00Z">
              <w:r w:rsidRPr="00075A53">
                <w:t>***</w:t>
              </w:r>
            </w:ins>
          </w:p>
        </w:tc>
      </w:tr>
      <w:tr w:rsidR="00075A53" w:rsidRPr="00075A53" w14:paraId="5F5E8258" w14:textId="77777777" w:rsidTr="00075A53">
        <w:trPr>
          <w:trHeight w:val="300"/>
          <w:ins w:id="578" w:author="Megan Ball" w:date="2020-10-04T12:47:00Z"/>
          <w:trPrChange w:id="57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580" w:author="Megan Ball" w:date="2020-10-04T12:48:00Z">
              <w:tcPr>
                <w:tcW w:w="5006" w:type="dxa"/>
                <w:noWrap/>
                <w:hideMark/>
              </w:tcPr>
            </w:tcPrChange>
          </w:tcPr>
          <w:p w14:paraId="195679C8" w14:textId="77777777" w:rsidR="00075A53" w:rsidRPr="00075A53" w:rsidRDefault="00075A53">
            <w:pPr>
              <w:rPr>
                <w:ins w:id="581" w:author="Megan Ball" w:date="2020-10-04T12:47:00Z"/>
              </w:rPr>
            </w:pPr>
            <w:proofErr w:type="spellStart"/>
            <w:ins w:id="582" w:author="Megan Ball" w:date="2020-10-04T12:47:00Z">
              <w:r w:rsidRPr="00075A53">
                <w:t>countryAzerbaijan</w:t>
              </w:r>
              <w:proofErr w:type="spellEnd"/>
            </w:ins>
          </w:p>
        </w:tc>
        <w:tc>
          <w:tcPr>
            <w:tcW w:w="1170" w:type="dxa"/>
            <w:noWrap/>
            <w:hideMark/>
            <w:tcPrChange w:id="583" w:author="Megan Ball" w:date="2020-10-04T12:48:00Z">
              <w:tcPr>
                <w:tcW w:w="870" w:type="dxa"/>
                <w:noWrap/>
                <w:hideMark/>
              </w:tcPr>
            </w:tcPrChange>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84" w:author="Megan Ball" w:date="2020-10-04T12:47:00Z"/>
              </w:rPr>
            </w:pPr>
            <w:ins w:id="585" w:author="Megan Ball" w:date="2020-10-04T12:47:00Z">
              <w:r w:rsidRPr="00075A53">
                <w:t>9.8574</w:t>
              </w:r>
            </w:ins>
          </w:p>
        </w:tc>
        <w:tc>
          <w:tcPr>
            <w:tcW w:w="1170" w:type="dxa"/>
            <w:noWrap/>
            <w:hideMark/>
            <w:tcPrChange w:id="586" w:author="Megan Ball" w:date="2020-10-04T12:48:00Z">
              <w:tcPr>
                <w:tcW w:w="871" w:type="dxa"/>
                <w:noWrap/>
                <w:hideMark/>
              </w:tcPr>
            </w:tcPrChange>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87" w:author="Megan Ball" w:date="2020-10-04T12:47:00Z"/>
              </w:rPr>
            </w:pPr>
            <w:ins w:id="588" w:author="Megan Ball" w:date="2020-10-04T12:47:00Z">
              <w:r w:rsidRPr="00075A53">
                <w:t>0.75105</w:t>
              </w:r>
            </w:ins>
          </w:p>
        </w:tc>
        <w:tc>
          <w:tcPr>
            <w:tcW w:w="1080" w:type="dxa"/>
            <w:noWrap/>
            <w:hideMark/>
            <w:tcPrChange w:id="589" w:author="Megan Ball" w:date="2020-10-04T12:48:00Z">
              <w:tcPr>
                <w:tcW w:w="871" w:type="dxa"/>
                <w:noWrap/>
                <w:hideMark/>
              </w:tcPr>
            </w:tcPrChange>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590" w:author="Megan Ball" w:date="2020-10-04T12:47:00Z"/>
              </w:rPr>
            </w:pPr>
            <w:ins w:id="591" w:author="Megan Ball" w:date="2020-10-04T12:47:00Z">
              <w:r w:rsidRPr="00075A53">
                <w:t>13.125</w:t>
              </w:r>
            </w:ins>
          </w:p>
        </w:tc>
        <w:tc>
          <w:tcPr>
            <w:tcW w:w="1170" w:type="dxa"/>
            <w:noWrap/>
            <w:hideMark/>
            <w:tcPrChange w:id="592" w:author="Megan Ball" w:date="2020-10-04T12:48:00Z">
              <w:tcPr>
                <w:tcW w:w="871" w:type="dxa"/>
                <w:noWrap/>
                <w:hideMark/>
              </w:tcPr>
            </w:tcPrChange>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93" w:author="Megan Ball" w:date="2020-10-04T12:47:00Z"/>
              </w:rPr>
            </w:pPr>
            <w:ins w:id="594" w:author="Megan Ball" w:date="2020-10-04T12:47:00Z">
              <w:r w:rsidRPr="00075A53">
                <w:t>&lt; 2e-16</w:t>
              </w:r>
            </w:ins>
          </w:p>
        </w:tc>
        <w:tc>
          <w:tcPr>
            <w:tcW w:w="1206" w:type="dxa"/>
            <w:noWrap/>
            <w:hideMark/>
            <w:tcPrChange w:id="595" w:author="Megan Ball" w:date="2020-10-04T12:48:00Z">
              <w:tcPr>
                <w:tcW w:w="871" w:type="dxa"/>
                <w:noWrap/>
                <w:hideMark/>
              </w:tcPr>
            </w:tcPrChange>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596" w:author="Megan Ball" w:date="2020-10-04T12:47:00Z"/>
              </w:rPr>
            </w:pPr>
            <w:ins w:id="597" w:author="Megan Ball" w:date="2020-10-04T12:47:00Z">
              <w:r w:rsidRPr="00075A53">
                <w:t>***</w:t>
              </w:r>
            </w:ins>
          </w:p>
        </w:tc>
      </w:tr>
      <w:tr w:rsidR="00075A53" w:rsidRPr="00075A53" w14:paraId="2ECBDAA3" w14:textId="77777777" w:rsidTr="00075A53">
        <w:trPr>
          <w:cnfStyle w:val="000000100000" w:firstRow="0" w:lastRow="0" w:firstColumn="0" w:lastColumn="0" w:oddVBand="0" w:evenVBand="0" w:oddHBand="1" w:evenHBand="0" w:firstRowFirstColumn="0" w:firstRowLastColumn="0" w:lastRowFirstColumn="0" w:lastRowLastColumn="0"/>
          <w:trHeight w:val="300"/>
          <w:ins w:id="598" w:author="Megan Ball" w:date="2020-10-04T12:47:00Z"/>
          <w:trPrChange w:id="59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600" w:author="Megan Ball" w:date="2020-10-04T12:48:00Z">
              <w:tcPr>
                <w:tcW w:w="5006" w:type="dxa"/>
                <w:noWrap/>
                <w:hideMark/>
              </w:tcPr>
            </w:tcPrChange>
          </w:tcPr>
          <w:p w14:paraId="47BB5C8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601" w:author="Megan Ball" w:date="2020-10-04T12:47:00Z"/>
              </w:rPr>
            </w:pPr>
            <w:proofErr w:type="spellStart"/>
            <w:ins w:id="602" w:author="Megan Ball" w:date="2020-10-04T12:47:00Z">
              <w:r w:rsidRPr="00075A53">
                <w:t>countryBahamas</w:t>
              </w:r>
              <w:proofErr w:type="spellEnd"/>
            </w:ins>
          </w:p>
        </w:tc>
        <w:tc>
          <w:tcPr>
            <w:tcW w:w="1170" w:type="dxa"/>
            <w:noWrap/>
            <w:hideMark/>
            <w:tcPrChange w:id="603" w:author="Megan Ball" w:date="2020-10-04T12:48:00Z">
              <w:tcPr>
                <w:tcW w:w="870" w:type="dxa"/>
                <w:noWrap/>
                <w:hideMark/>
              </w:tcPr>
            </w:tcPrChange>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04" w:author="Megan Ball" w:date="2020-10-04T12:47:00Z"/>
              </w:rPr>
            </w:pPr>
            <w:ins w:id="605" w:author="Megan Ball" w:date="2020-10-04T12:47:00Z">
              <w:r w:rsidRPr="00075A53">
                <w:t>12.66908</w:t>
              </w:r>
            </w:ins>
          </w:p>
        </w:tc>
        <w:tc>
          <w:tcPr>
            <w:tcW w:w="1170" w:type="dxa"/>
            <w:noWrap/>
            <w:hideMark/>
            <w:tcPrChange w:id="606" w:author="Megan Ball" w:date="2020-10-04T12:48:00Z">
              <w:tcPr>
                <w:tcW w:w="871" w:type="dxa"/>
                <w:noWrap/>
                <w:hideMark/>
              </w:tcPr>
            </w:tcPrChange>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07" w:author="Megan Ball" w:date="2020-10-04T12:47:00Z"/>
              </w:rPr>
            </w:pPr>
            <w:ins w:id="608" w:author="Megan Ball" w:date="2020-10-04T12:47:00Z">
              <w:r w:rsidRPr="00075A53">
                <w:t>0.75624</w:t>
              </w:r>
            </w:ins>
          </w:p>
        </w:tc>
        <w:tc>
          <w:tcPr>
            <w:tcW w:w="1080" w:type="dxa"/>
            <w:noWrap/>
            <w:hideMark/>
            <w:tcPrChange w:id="609" w:author="Megan Ball" w:date="2020-10-04T12:48:00Z">
              <w:tcPr>
                <w:tcW w:w="871" w:type="dxa"/>
                <w:noWrap/>
                <w:hideMark/>
              </w:tcPr>
            </w:tcPrChange>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10" w:author="Megan Ball" w:date="2020-10-04T12:47:00Z"/>
              </w:rPr>
            </w:pPr>
            <w:ins w:id="611" w:author="Megan Ball" w:date="2020-10-04T12:47:00Z">
              <w:r w:rsidRPr="00075A53">
                <w:t>16.753</w:t>
              </w:r>
            </w:ins>
          </w:p>
        </w:tc>
        <w:tc>
          <w:tcPr>
            <w:tcW w:w="1170" w:type="dxa"/>
            <w:noWrap/>
            <w:hideMark/>
            <w:tcPrChange w:id="612" w:author="Megan Ball" w:date="2020-10-04T12:48:00Z">
              <w:tcPr>
                <w:tcW w:w="871" w:type="dxa"/>
                <w:noWrap/>
                <w:hideMark/>
              </w:tcPr>
            </w:tcPrChange>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13" w:author="Megan Ball" w:date="2020-10-04T12:47:00Z"/>
              </w:rPr>
            </w:pPr>
            <w:ins w:id="614" w:author="Megan Ball" w:date="2020-10-04T12:47:00Z">
              <w:r w:rsidRPr="00075A53">
                <w:t>&lt; 2e-16</w:t>
              </w:r>
            </w:ins>
          </w:p>
        </w:tc>
        <w:tc>
          <w:tcPr>
            <w:tcW w:w="1206" w:type="dxa"/>
            <w:noWrap/>
            <w:hideMark/>
            <w:tcPrChange w:id="615" w:author="Megan Ball" w:date="2020-10-04T12:48:00Z">
              <w:tcPr>
                <w:tcW w:w="871" w:type="dxa"/>
                <w:noWrap/>
                <w:hideMark/>
              </w:tcPr>
            </w:tcPrChange>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16" w:author="Megan Ball" w:date="2020-10-04T12:47:00Z"/>
              </w:rPr>
            </w:pPr>
            <w:ins w:id="617" w:author="Megan Ball" w:date="2020-10-04T12:47:00Z">
              <w:r w:rsidRPr="00075A53">
                <w:t>***</w:t>
              </w:r>
            </w:ins>
          </w:p>
        </w:tc>
      </w:tr>
      <w:tr w:rsidR="00075A53" w:rsidRPr="00075A53" w14:paraId="449C03C7" w14:textId="77777777" w:rsidTr="00075A53">
        <w:trPr>
          <w:trHeight w:val="300"/>
          <w:ins w:id="618" w:author="Megan Ball" w:date="2020-10-04T12:47:00Z"/>
          <w:trPrChange w:id="61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620" w:author="Megan Ball" w:date="2020-10-04T12:48:00Z">
              <w:tcPr>
                <w:tcW w:w="5006" w:type="dxa"/>
                <w:noWrap/>
                <w:hideMark/>
              </w:tcPr>
            </w:tcPrChange>
          </w:tcPr>
          <w:p w14:paraId="5D8F5E61" w14:textId="77777777" w:rsidR="00075A53" w:rsidRPr="00075A53" w:rsidRDefault="00075A53">
            <w:pPr>
              <w:rPr>
                <w:ins w:id="621" w:author="Megan Ball" w:date="2020-10-04T12:47:00Z"/>
              </w:rPr>
            </w:pPr>
            <w:proofErr w:type="spellStart"/>
            <w:ins w:id="622" w:author="Megan Ball" w:date="2020-10-04T12:47:00Z">
              <w:r w:rsidRPr="00075A53">
                <w:t>countryBahrain</w:t>
              </w:r>
              <w:proofErr w:type="spellEnd"/>
            </w:ins>
          </w:p>
        </w:tc>
        <w:tc>
          <w:tcPr>
            <w:tcW w:w="1170" w:type="dxa"/>
            <w:noWrap/>
            <w:hideMark/>
            <w:tcPrChange w:id="623" w:author="Megan Ball" w:date="2020-10-04T12:48:00Z">
              <w:tcPr>
                <w:tcW w:w="870" w:type="dxa"/>
                <w:noWrap/>
                <w:hideMark/>
              </w:tcPr>
            </w:tcPrChange>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24" w:author="Megan Ball" w:date="2020-10-04T12:47:00Z"/>
              </w:rPr>
            </w:pPr>
            <w:ins w:id="625" w:author="Megan Ball" w:date="2020-10-04T12:47:00Z">
              <w:r w:rsidRPr="00075A53">
                <w:t>12.87744</w:t>
              </w:r>
            </w:ins>
          </w:p>
        </w:tc>
        <w:tc>
          <w:tcPr>
            <w:tcW w:w="1170" w:type="dxa"/>
            <w:noWrap/>
            <w:hideMark/>
            <w:tcPrChange w:id="626" w:author="Megan Ball" w:date="2020-10-04T12:48:00Z">
              <w:tcPr>
                <w:tcW w:w="871" w:type="dxa"/>
                <w:noWrap/>
                <w:hideMark/>
              </w:tcPr>
            </w:tcPrChange>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27" w:author="Megan Ball" w:date="2020-10-04T12:47:00Z"/>
              </w:rPr>
            </w:pPr>
            <w:ins w:id="628" w:author="Megan Ball" w:date="2020-10-04T12:47:00Z">
              <w:r w:rsidRPr="00075A53">
                <w:t>0.76821</w:t>
              </w:r>
            </w:ins>
          </w:p>
        </w:tc>
        <w:tc>
          <w:tcPr>
            <w:tcW w:w="1080" w:type="dxa"/>
            <w:noWrap/>
            <w:hideMark/>
            <w:tcPrChange w:id="629" w:author="Megan Ball" w:date="2020-10-04T12:48:00Z">
              <w:tcPr>
                <w:tcW w:w="871" w:type="dxa"/>
                <w:noWrap/>
                <w:hideMark/>
              </w:tcPr>
            </w:tcPrChange>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30" w:author="Megan Ball" w:date="2020-10-04T12:47:00Z"/>
              </w:rPr>
            </w:pPr>
            <w:ins w:id="631" w:author="Megan Ball" w:date="2020-10-04T12:47:00Z">
              <w:r w:rsidRPr="00075A53">
                <w:t>16.763</w:t>
              </w:r>
            </w:ins>
          </w:p>
        </w:tc>
        <w:tc>
          <w:tcPr>
            <w:tcW w:w="1170" w:type="dxa"/>
            <w:noWrap/>
            <w:hideMark/>
            <w:tcPrChange w:id="632" w:author="Megan Ball" w:date="2020-10-04T12:48:00Z">
              <w:tcPr>
                <w:tcW w:w="871" w:type="dxa"/>
                <w:noWrap/>
                <w:hideMark/>
              </w:tcPr>
            </w:tcPrChange>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633" w:author="Megan Ball" w:date="2020-10-04T12:47:00Z"/>
              </w:rPr>
            </w:pPr>
            <w:ins w:id="634" w:author="Megan Ball" w:date="2020-10-04T12:47:00Z">
              <w:r w:rsidRPr="00075A53">
                <w:t>&lt; 2e-16</w:t>
              </w:r>
            </w:ins>
          </w:p>
        </w:tc>
        <w:tc>
          <w:tcPr>
            <w:tcW w:w="1206" w:type="dxa"/>
            <w:noWrap/>
            <w:hideMark/>
            <w:tcPrChange w:id="635" w:author="Megan Ball" w:date="2020-10-04T12:48:00Z">
              <w:tcPr>
                <w:tcW w:w="871" w:type="dxa"/>
                <w:noWrap/>
                <w:hideMark/>
              </w:tcPr>
            </w:tcPrChange>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636" w:author="Megan Ball" w:date="2020-10-04T12:47:00Z"/>
              </w:rPr>
            </w:pPr>
            <w:ins w:id="637" w:author="Megan Ball" w:date="2020-10-04T12:47:00Z">
              <w:r w:rsidRPr="00075A53">
                <w:t>***</w:t>
              </w:r>
            </w:ins>
          </w:p>
        </w:tc>
      </w:tr>
      <w:tr w:rsidR="00075A53" w:rsidRPr="00075A53" w14:paraId="7AAC98E8" w14:textId="77777777" w:rsidTr="00075A53">
        <w:trPr>
          <w:cnfStyle w:val="000000100000" w:firstRow="0" w:lastRow="0" w:firstColumn="0" w:lastColumn="0" w:oddVBand="0" w:evenVBand="0" w:oddHBand="1" w:evenHBand="0" w:firstRowFirstColumn="0" w:firstRowLastColumn="0" w:lastRowFirstColumn="0" w:lastRowLastColumn="0"/>
          <w:trHeight w:val="300"/>
          <w:ins w:id="638" w:author="Megan Ball" w:date="2020-10-04T12:47:00Z"/>
          <w:trPrChange w:id="63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640" w:author="Megan Ball" w:date="2020-10-04T12:48:00Z">
              <w:tcPr>
                <w:tcW w:w="5006" w:type="dxa"/>
                <w:noWrap/>
                <w:hideMark/>
              </w:tcPr>
            </w:tcPrChange>
          </w:tcPr>
          <w:p w14:paraId="3049B4B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641" w:author="Megan Ball" w:date="2020-10-04T12:47:00Z"/>
              </w:rPr>
            </w:pPr>
            <w:proofErr w:type="spellStart"/>
            <w:ins w:id="642" w:author="Megan Ball" w:date="2020-10-04T12:47:00Z">
              <w:r w:rsidRPr="00075A53">
                <w:t>countryBangladesh</w:t>
              </w:r>
              <w:proofErr w:type="spellEnd"/>
            </w:ins>
          </w:p>
        </w:tc>
        <w:tc>
          <w:tcPr>
            <w:tcW w:w="1170" w:type="dxa"/>
            <w:noWrap/>
            <w:hideMark/>
            <w:tcPrChange w:id="643" w:author="Megan Ball" w:date="2020-10-04T12:48:00Z">
              <w:tcPr>
                <w:tcW w:w="870" w:type="dxa"/>
                <w:noWrap/>
                <w:hideMark/>
              </w:tcPr>
            </w:tcPrChange>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44" w:author="Megan Ball" w:date="2020-10-04T12:47:00Z"/>
              </w:rPr>
            </w:pPr>
            <w:ins w:id="645" w:author="Megan Ball" w:date="2020-10-04T12:47:00Z">
              <w:r w:rsidRPr="00075A53">
                <w:t>10.54245</w:t>
              </w:r>
            </w:ins>
          </w:p>
        </w:tc>
        <w:tc>
          <w:tcPr>
            <w:tcW w:w="1170" w:type="dxa"/>
            <w:noWrap/>
            <w:hideMark/>
            <w:tcPrChange w:id="646" w:author="Megan Ball" w:date="2020-10-04T12:48:00Z">
              <w:tcPr>
                <w:tcW w:w="871" w:type="dxa"/>
                <w:noWrap/>
                <w:hideMark/>
              </w:tcPr>
            </w:tcPrChange>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47" w:author="Megan Ball" w:date="2020-10-04T12:47:00Z"/>
              </w:rPr>
            </w:pPr>
            <w:ins w:id="648" w:author="Megan Ball" w:date="2020-10-04T12:47:00Z">
              <w:r w:rsidRPr="00075A53">
                <w:t>0.74223</w:t>
              </w:r>
            </w:ins>
          </w:p>
        </w:tc>
        <w:tc>
          <w:tcPr>
            <w:tcW w:w="1080" w:type="dxa"/>
            <w:noWrap/>
            <w:hideMark/>
            <w:tcPrChange w:id="649" w:author="Megan Ball" w:date="2020-10-04T12:48:00Z">
              <w:tcPr>
                <w:tcW w:w="871" w:type="dxa"/>
                <w:noWrap/>
                <w:hideMark/>
              </w:tcPr>
            </w:tcPrChange>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50" w:author="Megan Ball" w:date="2020-10-04T12:47:00Z"/>
              </w:rPr>
            </w:pPr>
            <w:ins w:id="651" w:author="Megan Ball" w:date="2020-10-04T12:47:00Z">
              <w:r w:rsidRPr="00075A53">
                <w:t>14.204</w:t>
              </w:r>
            </w:ins>
          </w:p>
        </w:tc>
        <w:tc>
          <w:tcPr>
            <w:tcW w:w="1170" w:type="dxa"/>
            <w:noWrap/>
            <w:hideMark/>
            <w:tcPrChange w:id="652" w:author="Megan Ball" w:date="2020-10-04T12:48:00Z">
              <w:tcPr>
                <w:tcW w:w="871" w:type="dxa"/>
                <w:noWrap/>
                <w:hideMark/>
              </w:tcPr>
            </w:tcPrChange>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53" w:author="Megan Ball" w:date="2020-10-04T12:47:00Z"/>
              </w:rPr>
            </w:pPr>
            <w:ins w:id="654" w:author="Megan Ball" w:date="2020-10-04T12:47:00Z">
              <w:r w:rsidRPr="00075A53">
                <w:t>&lt; 2e-16</w:t>
              </w:r>
            </w:ins>
          </w:p>
        </w:tc>
        <w:tc>
          <w:tcPr>
            <w:tcW w:w="1206" w:type="dxa"/>
            <w:noWrap/>
            <w:hideMark/>
            <w:tcPrChange w:id="655" w:author="Megan Ball" w:date="2020-10-04T12:48:00Z">
              <w:tcPr>
                <w:tcW w:w="871" w:type="dxa"/>
                <w:noWrap/>
                <w:hideMark/>
              </w:tcPr>
            </w:tcPrChange>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56" w:author="Megan Ball" w:date="2020-10-04T12:47:00Z"/>
              </w:rPr>
            </w:pPr>
            <w:ins w:id="657" w:author="Megan Ball" w:date="2020-10-04T12:47:00Z">
              <w:r w:rsidRPr="00075A53">
                <w:t>***</w:t>
              </w:r>
            </w:ins>
          </w:p>
        </w:tc>
      </w:tr>
      <w:tr w:rsidR="00075A53" w:rsidRPr="00075A53" w14:paraId="6B56791C" w14:textId="77777777" w:rsidTr="00075A53">
        <w:trPr>
          <w:trHeight w:val="300"/>
          <w:ins w:id="658" w:author="Megan Ball" w:date="2020-10-04T12:47:00Z"/>
          <w:trPrChange w:id="65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660" w:author="Megan Ball" w:date="2020-10-04T12:48:00Z">
              <w:tcPr>
                <w:tcW w:w="5006" w:type="dxa"/>
                <w:noWrap/>
                <w:hideMark/>
              </w:tcPr>
            </w:tcPrChange>
          </w:tcPr>
          <w:p w14:paraId="4A72FBF5" w14:textId="77777777" w:rsidR="00075A53" w:rsidRPr="00075A53" w:rsidRDefault="00075A53">
            <w:pPr>
              <w:rPr>
                <w:ins w:id="661" w:author="Megan Ball" w:date="2020-10-04T12:47:00Z"/>
              </w:rPr>
            </w:pPr>
            <w:proofErr w:type="spellStart"/>
            <w:ins w:id="662" w:author="Megan Ball" w:date="2020-10-04T12:47:00Z">
              <w:r w:rsidRPr="00075A53">
                <w:t>countryBarbados</w:t>
              </w:r>
              <w:proofErr w:type="spellEnd"/>
            </w:ins>
          </w:p>
        </w:tc>
        <w:tc>
          <w:tcPr>
            <w:tcW w:w="1170" w:type="dxa"/>
            <w:noWrap/>
            <w:hideMark/>
            <w:tcPrChange w:id="663" w:author="Megan Ball" w:date="2020-10-04T12:48:00Z">
              <w:tcPr>
                <w:tcW w:w="870" w:type="dxa"/>
                <w:noWrap/>
                <w:hideMark/>
              </w:tcPr>
            </w:tcPrChange>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64" w:author="Megan Ball" w:date="2020-10-04T12:47:00Z"/>
              </w:rPr>
            </w:pPr>
            <w:ins w:id="665" w:author="Megan Ball" w:date="2020-10-04T12:47:00Z">
              <w:r w:rsidRPr="00075A53">
                <w:t>11.19765</w:t>
              </w:r>
            </w:ins>
          </w:p>
        </w:tc>
        <w:tc>
          <w:tcPr>
            <w:tcW w:w="1170" w:type="dxa"/>
            <w:noWrap/>
            <w:hideMark/>
            <w:tcPrChange w:id="666" w:author="Megan Ball" w:date="2020-10-04T12:48:00Z">
              <w:tcPr>
                <w:tcW w:w="871" w:type="dxa"/>
                <w:noWrap/>
                <w:hideMark/>
              </w:tcPr>
            </w:tcPrChange>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67" w:author="Megan Ball" w:date="2020-10-04T12:47:00Z"/>
              </w:rPr>
            </w:pPr>
            <w:ins w:id="668" w:author="Megan Ball" w:date="2020-10-04T12:47:00Z">
              <w:r w:rsidRPr="00075A53">
                <w:t>0.77386</w:t>
              </w:r>
            </w:ins>
          </w:p>
        </w:tc>
        <w:tc>
          <w:tcPr>
            <w:tcW w:w="1080" w:type="dxa"/>
            <w:noWrap/>
            <w:hideMark/>
            <w:tcPrChange w:id="669" w:author="Megan Ball" w:date="2020-10-04T12:48:00Z">
              <w:tcPr>
                <w:tcW w:w="871" w:type="dxa"/>
                <w:noWrap/>
                <w:hideMark/>
              </w:tcPr>
            </w:tcPrChange>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670" w:author="Megan Ball" w:date="2020-10-04T12:47:00Z"/>
              </w:rPr>
            </w:pPr>
            <w:ins w:id="671" w:author="Megan Ball" w:date="2020-10-04T12:47:00Z">
              <w:r w:rsidRPr="00075A53">
                <w:t>14.47</w:t>
              </w:r>
            </w:ins>
          </w:p>
        </w:tc>
        <w:tc>
          <w:tcPr>
            <w:tcW w:w="1170" w:type="dxa"/>
            <w:noWrap/>
            <w:hideMark/>
            <w:tcPrChange w:id="672" w:author="Megan Ball" w:date="2020-10-04T12:48:00Z">
              <w:tcPr>
                <w:tcW w:w="871" w:type="dxa"/>
                <w:noWrap/>
                <w:hideMark/>
              </w:tcPr>
            </w:tcPrChange>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673" w:author="Megan Ball" w:date="2020-10-04T12:47:00Z"/>
              </w:rPr>
            </w:pPr>
            <w:ins w:id="674" w:author="Megan Ball" w:date="2020-10-04T12:47:00Z">
              <w:r w:rsidRPr="00075A53">
                <w:t>&lt; 2e-16</w:t>
              </w:r>
            </w:ins>
          </w:p>
        </w:tc>
        <w:tc>
          <w:tcPr>
            <w:tcW w:w="1206" w:type="dxa"/>
            <w:noWrap/>
            <w:hideMark/>
            <w:tcPrChange w:id="675" w:author="Megan Ball" w:date="2020-10-04T12:48:00Z">
              <w:tcPr>
                <w:tcW w:w="871" w:type="dxa"/>
                <w:noWrap/>
                <w:hideMark/>
              </w:tcPr>
            </w:tcPrChange>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676" w:author="Megan Ball" w:date="2020-10-04T12:47:00Z"/>
              </w:rPr>
            </w:pPr>
            <w:ins w:id="677" w:author="Megan Ball" w:date="2020-10-04T12:47:00Z">
              <w:r w:rsidRPr="00075A53">
                <w:t>***</w:t>
              </w:r>
            </w:ins>
          </w:p>
        </w:tc>
      </w:tr>
      <w:tr w:rsidR="00075A53" w:rsidRPr="00075A53" w14:paraId="1DFC0934" w14:textId="77777777" w:rsidTr="00075A53">
        <w:trPr>
          <w:cnfStyle w:val="000000100000" w:firstRow="0" w:lastRow="0" w:firstColumn="0" w:lastColumn="0" w:oddVBand="0" w:evenVBand="0" w:oddHBand="1" w:evenHBand="0" w:firstRowFirstColumn="0" w:firstRowLastColumn="0" w:lastRowFirstColumn="0" w:lastRowLastColumn="0"/>
          <w:trHeight w:val="300"/>
          <w:ins w:id="678" w:author="Megan Ball" w:date="2020-10-04T12:47:00Z"/>
          <w:trPrChange w:id="67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680" w:author="Megan Ball" w:date="2020-10-04T12:48:00Z">
              <w:tcPr>
                <w:tcW w:w="5006" w:type="dxa"/>
                <w:noWrap/>
                <w:hideMark/>
              </w:tcPr>
            </w:tcPrChange>
          </w:tcPr>
          <w:p w14:paraId="6F71071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681" w:author="Megan Ball" w:date="2020-10-04T12:47:00Z"/>
              </w:rPr>
            </w:pPr>
            <w:proofErr w:type="spellStart"/>
            <w:ins w:id="682" w:author="Megan Ball" w:date="2020-10-04T12:47:00Z">
              <w:r w:rsidRPr="00075A53">
                <w:t>countryBelarus</w:t>
              </w:r>
              <w:proofErr w:type="spellEnd"/>
            </w:ins>
          </w:p>
        </w:tc>
        <w:tc>
          <w:tcPr>
            <w:tcW w:w="1170" w:type="dxa"/>
            <w:noWrap/>
            <w:hideMark/>
            <w:tcPrChange w:id="683" w:author="Megan Ball" w:date="2020-10-04T12:48:00Z">
              <w:tcPr>
                <w:tcW w:w="870" w:type="dxa"/>
                <w:noWrap/>
                <w:hideMark/>
              </w:tcPr>
            </w:tcPrChange>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84" w:author="Megan Ball" w:date="2020-10-04T12:47:00Z"/>
              </w:rPr>
            </w:pPr>
            <w:ins w:id="685" w:author="Megan Ball" w:date="2020-10-04T12:47:00Z">
              <w:r w:rsidRPr="00075A53">
                <w:t>6.83575</w:t>
              </w:r>
            </w:ins>
          </w:p>
        </w:tc>
        <w:tc>
          <w:tcPr>
            <w:tcW w:w="1170" w:type="dxa"/>
            <w:noWrap/>
            <w:hideMark/>
            <w:tcPrChange w:id="686" w:author="Megan Ball" w:date="2020-10-04T12:48:00Z">
              <w:tcPr>
                <w:tcW w:w="871" w:type="dxa"/>
                <w:noWrap/>
                <w:hideMark/>
              </w:tcPr>
            </w:tcPrChange>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87" w:author="Megan Ball" w:date="2020-10-04T12:47:00Z"/>
              </w:rPr>
            </w:pPr>
            <w:ins w:id="688" w:author="Megan Ball" w:date="2020-10-04T12:47:00Z">
              <w:r w:rsidRPr="00075A53">
                <w:t>0.77229</w:t>
              </w:r>
            </w:ins>
          </w:p>
        </w:tc>
        <w:tc>
          <w:tcPr>
            <w:tcW w:w="1080" w:type="dxa"/>
            <w:noWrap/>
            <w:hideMark/>
            <w:tcPrChange w:id="689" w:author="Megan Ball" w:date="2020-10-04T12:48:00Z">
              <w:tcPr>
                <w:tcW w:w="871" w:type="dxa"/>
                <w:noWrap/>
                <w:hideMark/>
              </w:tcPr>
            </w:tcPrChange>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690" w:author="Megan Ball" w:date="2020-10-04T12:47:00Z"/>
              </w:rPr>
            </w:pPr>
            <w:ins w:id="691" w:author="Megan Ball" w:date="2020-10-04T12:47:00Z">
              <w:r w:rsidRPr="00075A53">
                <w:t>8.851</w:t>
              </w:r>
            </w:ins>
          </w:p>
        </w:tc>
        <w:tc>
          <w:tcPr>
            <w:tcW w:w="1170" w:type="dxa"/>
            <w:noWrap/>
            <w:hideMark/>
            <w:tcPrChange w:id="692" w:author="Megan Ball" w:date="2020-10-04T12:48:00Z">
              <w:tcPr>
                <w:tcW w:w="871" w:type="dxa"/>
                <w:noWrap/>
                <w:hideMark/>
              </w:tcPr>
            </w:tcPrChange>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93" w:author="Megan Ball" w:date="2020-10-04T12:47:00Z"/>
              </w:rPr>
            </w:pPr>
            <w:ins w:id="694" w:author="Megan Ball" w:date="2020-10-04T12:47:00Z">
              <w:r w:rsidRPr="00075A53">
                <w:t>&lt; 2e-16</w:t>
              </w:r>
            </w:ins>
          </w:p>
        </w:tc>
        <w:tc>
          <w:tcPr>
            <w:tcW w:w="1206" w:type="dxa"/>
            <w:noWrap/>
            <w:hideMark/>
            <w:tcPrChange w:id="695" w:author="Megan Ball" w:date="2020-10-04T12:48:00Z">
              <w:tcPr>
                <w:tcW w:w="871" w:type="dxa"/>
                <w:noWrap/>
                <w:hideMark/>
              </w:tcPr>
            </w:tcPrChange>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696" w:author="Megan Ball" w:date="2020-10-04T12:47:00Z"/>
              </w:rPr>
            </w:pPr>
            <w:ins w:id="697" w:author="Megan Ball" w:date="2020-10-04T12:47:00Z">
              <w:r w:rsidRPr="00075A53">
                <w:t>***</w:t>
              </w:r>
            </w:ins>
          </w:p>
        </w:tc>
      </w:tr>
      <w:tr w:rsidR="00075A53" w:rsidRPr="00075A53" w14:paraId="20AD49A2" w14:textId="77777777" w:rsidTr="00075A53">
        <w:trPr>
          <w:trHeight w:val="300"/>
          <w:ins w:id="698" w:author="Megan Ball" w:date="2020-10-04T12:47:00Z"/>
          <w:trPrChange w:id="69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00" w:author="Megan Ball" w:date="2020-10-04T12:48:00Z">
              <w:tcPr>
                <w:tcW w:w="5006" w:type="dxa"/>
                <w:noWrap/>
                <w:hideMark/>
              </w:tcPr>
            </w:tcPrChange>
          </w:tcPr>
          <w:p w14:paraId="68F9C9BC" w14:textId="77777777" w:rsidR="00075A53" w:rsidRPr="00075A53" w:rsidRDefault="00075A53">
            <w:pPr>
              <w:rPr>
                <w:ins w:id="701" w:author="Megan Ball" w:date="2020-10-04T12:47:00Z"/>
              </w:rPr>
            </w:pPr>
            <w:proofErr w:type="spellStart"/>
            <w:ins w:id="702" w:author="Megan Ball" w:date="2020-10-04T12:47:00Z">
              <w:r w:rsidRPr="00075A53">
                <w:t>countryBelgium</w:t>
              </w:r>
              <w:proofErr w:type="spellEnd"/>
            </w:ins>
          </w:p>
        </w:tc>
        <w:tc>
          <w:tcPr>
            <w:tcW w:w="1170" w:type="dxa"/>
            <w:noWrap/>
            <w:hideMark/>
            <w:tcPrChange w:id="703" w:author="Megan Ball" w:date="2020-10-04T12:48:00Z">
              <w:tcPr>
                <w:tcW w:w="870" w:type="dxa"/>
                <w:noWrap/>
                <w:hideMark/>
              </w:tcPr>
            </w:tcPrChange>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04" w:author="Megan Ball" w:date="2020-10-04T12:47:00Z"/>
              </w:rPr>
            </w:pPr>
            <w:ins w:id="705" w:author="Megan Ball" w:date="2020-10-04T12:47:00Z">
              <w:r w:rsidRPr="00075A53">
                <w:t>16.0064</w:t>
              </w:r>
            </w:ins>
          </w:p>
        </w:tc>
        <w:tc>
          <w:tcPr>
            <w:tcW w:w="1170" w:type="dxa"/>
            <w:noWrap/>
            <w:hideMark/>
            <w:tcPrChange w:id="706" w:author="Megan Ball" w:date="2020-10-04T12:48:00Z">
              <w:tcPr>
                <w:tcW w:w="871" w:type="dxa"/>
                <w:noWrap/>
                <w:hideMark/>
              </w:tcPr>
            </w:tcPrChange>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07" w:author="Megan Ball" w:date="2020-10-04T12:47:00Z"/>
              </w:rPr>
            </w:pPr>
            <w:ins w:id="708" w:author="Megan Ball" w:date="2020-10-04T12:47:00Z">
              <w:r w:rsidRPr="00075A53">
                <w:t>0.79425</w:t>
              </w:r>
            </w:ins>
          </w:p>
        </w:tc>
        <w:tc>
          <w:tcPr>
            <w:tcW w:w="1080" w:type="dxa"/>
            <w:noWrap/>
            <w:hideMark/>
            <w:tcPrChange w:id="709" w:author="Megan Ball" w:date="2020-10-04T12:48:00Z">
              <w:tcPr>
                <w:tcW w:w="871" w:type="dxa"/>
                <w:noWrap/>
                <w:hideMark/>
              </w:tcPr>
            </w:tcPrChange>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10" w:author="Megan Ball" w:date="2020-10-04T12:47:00Z"/>
              </w:rPr>
            </w:pPr>
            <w:ins w:id="711" w:author="Megan Ball" w:date="2020-10-04T12:47:00Z">
              <w:r w:rsidRPr="00075A53">
                <w:t>20.153</w:t>
              </w:r>
            </w:ins>
          </w:p>
        </w:tc>
        <w:tc>
          <w:tcPr>
            <w:tcW w:w="1170" w:type="dxa"/>
            <w:noWrap/>
            <w:hideMark/>
            <w:tcPrChange w:id="712" w:author="Megan Ball" w:date="2020-10-04T12:48:00Z">
              <w:tcPr>
                <w:tcW w:w="871" w:type="dxa"/>
                <w:noWrap/>
                <w:hideMark/>
              </w:tcPr>
            </w:tcPrChange>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713" w:author="Megan Ball" w:date="2020-10-04T12:47:00Z"/>
              </w:rPr>
            </w:pPr>
            <w:ins w:id="714" w:author="Megan Ball" w:date="2020-10-04T12:47:00Z">
              <w:r w:rsidRPr="00075A53">
                <w:t>&lt; 2e-16</w:t>
              </w:r>
            </w:ins>
          </w:p>
        </w:tc>
        <w:tc>
          <w:tcPr>
            <w:tcW w:w="1206" w:type="dxa"/>
            <w:noWrap/>
            <w:hideMark/>
            <w:tcPrChange w:id="715" w:author="Megan Ball" w:date="2020-10-04T12:48:00Z">
              <w:tcPr>
                <w:tcW w:w="871" w:type="dxa"/>
                <w:noWrap/>
                <w:hideMark/>
              </w:tcPr>
            </w:tcPrChange>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716" w:author="Megan Ball" w:date="2020-10-04T12:47:00Z"/>
              </w:rPr>
            </w:pPr>
            <w:ins w:id="717" w:author="Megan Ball" w:date="2020-10-04T12:47:00Z">
              <w:r w:rsidRPr="00075A53">
                <w:t>***</w:t>
              </w:r>
            </w:ins>
          </w:p>
        </w:tc>
      </w:tr>
      <w:tr w:rsidR="00075A53" w:rsidRPr="00075A53" w14:paraId="6F413964" w14:textId="77777777" w:rsidTr="00075A53">
        <w:trPr>
          <w:cnfStyle w:val="000000100000" w:firstRow="0" w:lastRow="0" w:firstColumn="0" w:lastColumn="0" w:oddVBand="0" w:evenVBand="0" w:oddHBand="1" w:evenHBand="0" w:firstRowFirstColumn="0" w:firstRowLastColumn="0" w:lastRowFirstColumn="0" w:lastRowLastColumn="0"/>
          <w:trHeight w:val="300"/>
          <w:ins w:id="718" w:author="Megan Ball" w:date="2020-10-04T12:47:00Z"/>
          <w:trPrChange w:id="71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20" w:author="Megan Ball" w:date="2020-10-04T12:48:00Z">
              <w:tcPr>
                <w:tcW w:w="5006" w:type="dxa"/>
                <w:noWrap/>
                <w:hideMark/>
              </w:tcPr>
            </w:tcPrChange>
          </w:tcPr>
          <w:p w14:paraId="32EE807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721" w:author="Megan Ball" w:date="2020-10-04T12:47:00Z"/>
              </w:rPr>
            </w:pPr>
            <w:proofErr w:type="spellStart"/>
            <w:ins w:id="722" w:author="Megan Ball" w:date="2020-10-04T12:47:00Z">
              <w:r w:rsidRPr="00075A53">
                <w:t>countryBelize</w:t>
              </w:r>
              <w:proofErr w:type="spellEnd"/>
            </w:ins>
          </w:p>
        </w:tc>
        <w:tc>
          <w:tcPr>
            <w:tcW w:w="1170" w:type="dxa"/>
            <w:noWrap/>
            <w:hideMark/>
            <w:tcPrChange w:id="723" w:author="Megan Ball" w:date="2020-10-04T12:48:00Z">
              <w:tcPr>
                <w:tcW w:w="870" w:type="dxa"/>
                <w:noWrap/>
                <w:hideMark/>
              </w:tcPr>
            </w:tcPrChange>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24" w:author="Megan Ball" w:date="2020-10-04T12:47:00Z"/>
              </w:rPr>
            </w:pPr>
            <w:ins w:id="725" w:author="Megan Ball" w:date="2020-10-04T12:47:00Z">
              <w:r w:rsidRPr="00075A53">
                <w:t>7.88878</w:t>
              </w:r>
            </w:ins>
          </w:p>
        </w:tc>
        <w:tc>
          <w:tcPr>
            <w:tcW w:w="1170" w:type="dxa"/>
            <w:noWrap/>
            <w:hideMark/>
            <w:tcPrChange w:id="726" w:author="Megan Ball" w:date="2020-10-04T12:48:00Z">
              <w:tcPr>
                <w:tcW w:w="871" w:type="dxa"/>
                <w:noWrap/>
                <w:hideMark/>
              </w:tcPr>
            </w:tcPrChange>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27" w:author="Megan Ball" w:date="2020-10-04T12:47:00Z"/>
              </w:rPr>
            </w:pPr>
            <w:ins w:id="728" w:author="Megan Ball" w:date="2020-10-04T12:47:00Z">
              <w:r w:rsidRPr="00075A53">
                <w:t>0.75533</w:t>
              </w:r>
            </w:ins>
          </w:p>
        </w:tc>
        <w:tc>
          <w:tcPr>
            <w:tcW w:w="1080" w:type="dxa"/>
            <w:noWrap/>
            <w:hideMark/>
            <w:tcPrChange w:id="729" w:author="Megan Ball" w:date="2020-10-04T12:48:00Z">
              <w:tcPr>
                <w:tcW w:w="871" w:type="dxa"/>
                <w:noWrap/>
                <w:hideMark/>
              </w:tcPr>
            </w:tcPrChange>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30" w:author="Megan Ball" w:date="2020-10-04T12:47:00Z"/>
              </w:rPr>
            </w:pPr>
            <w:ins w:id="731" w:author="Megan Ball" w:date="2020-10-04T12:47:00Z">
              <w:r w:rsidRPr="00075A53">
                <w:t>10.444</w:t>
              </w:r>
            </w:ins>
          </w:p>
        </w:tc>
        <w:tc>
          <w:tcPr>
            <w:tcW w:w="1170" w:type="dxa"/>
            <w:noWrap/>
            <w:hideMark/>
            <w:tcPrChange w:id="732" w:author="Megan Ball" w:date="2020-10-04T12:48:00Z">
              <w:tcPr>
                <w:tcW w:w="871" w:type="dxa"/>
                <w:noWrap/>
                <w:hideMark/>
              </w:tcPr>
            </w:tcPrChange>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733" w:author="Megan Ball" w:date="2020-10-04T12:47:00Z"/>
              </w:rPr>
            </w:pPr>
            <w:ins w:id="734" w:author="Megan Ball" w:date="2020-10-04T12:47:00Z">
              <w:r w:rsidRPr="00075A53">
                <w:t>&lt; 2e-16</w:t>
              </w:r>
            </w:ins>
          </w:p>
        </w:tc>
        <w:tc>
          <w:tcPr>
            <w:tcW w:w="1206" w:type="dxa"/>
            <w:noWrap/>
            <w:hideMark/>
            <w:tcPrChange w:id="735" w:author="Megan Ball" w:date="2020-10-04T12:48:00Z">
              <w:tcPr>
                <w:tcW w:w="871" w:type="dxa"/>
                <w:noWrap/>
                <w:hideMark/>
              </w:tcPr>
            </w:tcPrChange>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736" w:author="Megan Ball" w:date="2020-10-04T12:47:00Z"/>
              </w:rPr>
            </w:pPr>
            <w:ins w:id="737" w:author="Megan Ball" w:date="2020-10-04T12:47:00Z">
              <w:r w:rsidRPr="00075A53">
                <w:t>***</w:t>
              </w:r>
            </w:ins>
          </w:p>
        </w:tc>
      </w:tr>
      <w:tr w:rsidR="00075A53" w:rsidRPr="00075A53" w14:paraId="46C1A1B7" w14:textId="77777777" w:rsidTr="00075A53">
        <w:trPr>
          <w:trHeight w:val="300"/>
          <w:ins w:id="738" w:author="Megan Ball" w:date="2020-10-04T12:47:00Z"/>
          <w:trPrChange w:id="73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40" w:author="Megan Ball" w:date="2020-10-04T12:48:00Z">
              <w:tcPr>
                <w:tcW w:w="5006" w:type="dxa"/>
                <w:noWrap/>
                <w:hideMark/>
              </w:tcPr>
            </w:tcPrChange>
          </w:tcPr>
          <w:p w14:paraId="3443B042" w14:textId="77777777" w:rsidR="00075A53" w:rsidRPr="00075A53" w:rsidRDefault="00075A53">
            <w:pPr>
              <w:rPr>
                <w:ins w:id="741" w:author="Megan Ball" w:date="2020-10-04T12:47:00Z"/>
              </w:rPr>
            </w:pPr>
            <w:proofErr w:type="spellStart"/>
            <w:ins w:id="742" w:author="Megan Ball" w:date="2020-10-04T12:47:00Z">
              <w:r w:rsidRPr="00075A53">
                <w:t>countryBenin</w:t>
              </w:r>
              <w:proofErr w:type="spellEnd"/>
            </w:ins>
          </w:p>
        </w:tc>
        <w:tc>
          <w:tcPr>
            <w:tcW w:w="1170" w:type="dxa"/>
            <w:noWrap/>
            <w:hideMark/>
            <w:tcPrChange w:id="743" w:author="Megan Ball" w:date="2020-10-04T12:48:00Z">
              <w:tcPr>
                <w:tcW w:w="870" w:type="dxa"/>
                <w:noWrap/>
                <w:hideMark/>
              </w:tcPr>
            </w:tcPrChange>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44" w:author="Megan Ball" w:date="2020-10-04T12:47:00Z"/>
              </w:rPr>
            </w:pPr>
            <w:ins w:id="745" w:author="Megan Ball" w:date="2020-10-04T12:47:00Z">
              <w:r w:rsidRPr="00075A53">
                <w:t>-0.34291</w:t>
              </w:r>
            </w:ins>
          </w:p>
        </w:tc>
        <w:tc>
          <w:tcPr>
            <w:tcW w:w="1170" w:type="dxa"/>
            <w:noWrap/>
            <w:hideMark/>
            <w:tcPrChange w:id="746" w:author="Megan Ball" w:date="2020-10-04T12:48:00Z">
              <w:tcPr>
                <w:tcW w:w="871" w:type="dxa"/>
                <w:noWrap/>
                <w:hideMark/>
              </w:tcPr>
            </w:tcPrChange>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47" w:author="Megan Ball" w:date="2020-10-04T12:47:00Z"/>
              </w:rPr>
            </w:pPr>
            <w:ins w:id="748" w:author="Megan Ball" w:date="2020-10-04T12:47:00Z">
              <w:r w:rsidRPr="00075A53">
                <w:t>0.74198</w:t>
              </w:r>
            </w:ins>
          </w:p>
        </w:tc>
        <w:tc>
          <w:tcPr>
            <w:tcW w:w="1080" w:type="dxa"/>
            <w:noWrap/>
            <w:hideMark/>
            <w:tcPrChange w:id="749" w:author="Megan Ball" w:date="2020-10-04T12:48:00Z">
              <w:tcPr>
                <w:tcW w:w="871" w:type="dxa"/>
                <w:noWrap/>
                <w:hideMark/>
              </w:tcPr>
            </w:tcPrChange>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50" w:author="Megan Ball" w:date="2020-10-04T12:47:00Z"/>
              </w:rPr>
            </w:pPr>
            <w:ins w:id="751" w:author="Megan Ball" w:date="2020-10-04T12:47:00Z">
              <w:r w:rsidRPr="00075A53">
                <w:t>-0.462</w:t>
              </w:r>
            </w:ins>
          </w:p>
        </w:tc>
        <w:tc>
          <w:tcPr>
            <w:tcW w:w="1170" w:type="dxa"/>
            <w:noWrap/>
            <w:hideMark/>
            <w:tcPrChange w:id="752" w:author="Megan Ball" w:date="2020-10-04T12:48:00Z">
              <w:tcPr>
                <w:tcW w:w="871" w:type="dxa"/>
                <w:noWrap/>
                <w:hideMark/>
              </w:tcPr>
            </w:tcPrChange>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53" w:author="Megan Ball" w:date="2020-10-04T12:47:00Z"/>
              </w:rPr>
            </w:pPr>
            <w:ins w:id="754" w:author="Megan Ball" w:date="2020-10-04T12:47:00Z">
              <w:r w:rsidRPr="00075A53">
                <w:t>0.644005</w:t>
              </w:r>
            </w:ins>
          </w:p>
        </w:tc>
        <w:tc>
          <w:tcPr>
            <w:tcW w:w="1206" w:type="dxa"/>
            <w:noWrap/>
            <w:hideMark/>
            <w:tcPrChange w:id="755" w:author="Megan Ball" w:date="2020-10-04T12:48:00Z">
              <w:tcPr>
                <w:tcW w:w="871" w:type="dxa"/>
                <w:noWrap/>
                <w:hideMark/>
              </w:tcPr>
            </w:tcPrChange>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56" w:author="Megan Ball" w:date="2020-10-04T12:47:00Z"/>
              </w:rPr>
            </w:pPr>
          </w:p>
        </w:tc>
      </w:tr>
      <w:tr w:rsidR="00075A53" w:rsidRPr="00075A53" w14:paraId="532C2869" w14:textId="77777777" w:rsidTr="00075A53">
        <w:trPr>
          <w:cnfStyle w:val="000000100000" w:firstRow="0" w:lastRow="0" w:firstColumn="0" w:lastColumn="0" w:oddVBand="0" w:evenVBand="0" w:oddHBand="1" w:evenHBand="0" w:firstRowFirstColumn="0" w:firstRowLastColumn="0" w:lastRowFirstColumn="0" w:lastRowLastColumn="0"/>
          <w:trHeight w:val="300"/>
          <w:ins w:id="757" w:author="Megan Ball" w:date="2020-10-04T12:47:00Z"/>
          <w:trPrChange w:id="75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59" w:author="Megan Ball" w:date="2020-10-04T12:48:00Z">
              <w:tcPr>
                <w:tcW w:w="5006" w:type="dxa"/>
                <w:noWrap/>
                <w:hideMark/>
              </w:tcPr>
            </w:tcPrChange>
          </w:tcPr>
          <w:p w14:paraId="0D65BA2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760" w:author="Megan Ball" w:date="2020-10-04T12:47:00Z"/>
              </w:rPr>
            </w:pPr>
            <w:proofErr w:type="spellStart"/>
            <w:ins w:id="761" w:author="Megan Ball" w:date="2020-10-04T12:47:00Z">
              <w:r w:rsidRPr="00075A53">
                <w:t>countryBhutan</w:t>
              </w:r>
              <w:proofErr w:type="spellEnd"/>
            </w:ins>
          </w:p>
        </w:tc>
        <w:tc>
          <w:tcPr>
            <w:tcW w:w="1170" w:type="dxa"/>
            <w:noWrap/>
            <w:hideMark/>
            <w:tcPrChange w:id="762" w:author="Megan Ball" w:date="2020-10-04T12:48:00Z">
              <w:tcPr>
                <w:tcW w:w="870" w:type="dxa"/>
                <w:noWrap/>
                <w:hideMark/>
              </w:tcPr>
            </w:tcPrChange>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63" w:author="Megan Ball" w:date="2020-10-04T12:47:00Z"/>
              </w:rPr>
            </w:pPr>
            <w:ins w:id="764" w:author="Megan Ball" w:date="2020-10-04T12:47:00Z">
              <w:r w:rsidRPr="00075A53">
                <w:t>7.45329</w:t>
              </w:r>
            </w:ins>
          </w:p>
        </w:tc>
        <w:tc>
          <w:tcPr>
            <w:tcW w:w="1170" w:type="dxa"/>
            <w:noWrap/>
            <w:hideMark/>
            <w:tcPrChange w:id="765" w:author="Megan Ball" w:date="2020-10-04T12:48:00Z">
              <w:tcPr>
                <w:tcW w:w="871" w:type="dxa"/>
                <w:noWrap/>
                <w:hideMark/>
              </w:tcPr>
            </w:tcPrChange>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66" w:author="Megan Ball" w:date="2020-10-04T12:47:00Z"/>
              </w:rPr>
            </w:pPr>
            <w:ins w:id="767" w:author="Megan Ball" w:date="2020-10-04T12:47:00Z">
              <w:r w:rsidRPr="00075A53">
                <w:t>0.75942</w:t>
              </w:r>
            </w:ins>
          </w:p>
        </w:tc>
        <w:tc>
          <w:tcPr>
            <w:tcW w:w="1080" w:type="dxa"/>
            <w:noWrap/>
            <w:hideMark/>
            <w:tcPrChange w:id="768" w:author="Megan Ball" w:date="2020-10-04T12:48:00Z">
              <w:tcPr>
                <w:tcW w:w="871" w:type="dxa"/>
                <w:noWrap/>
                <w:hideMark/>
              </w:tcPr>
            </w:tcPrChange>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769" w:author="Megan Ball" w:date="2020-10-04T12:47:00Z"/>
              </w:rPr>
            </w:pPr>
            <w:ins w:id="770" w:author="Megan Ball" w:date="2020-10-04T12:47:00Z">
              <w:r w:rsidRPr="00075A53">
                <w:t>9.814</w:t>
              </w:r>
            </w:ins>
          </w:p>
        </w:tc>
        <w:tc>
          <w:tcPr>
            <w:tcW w:w="1170" w:type="dxa"/>
            <w:noWrap/>
            <w:hideMark/>
            <w:tcPrChange w:id="771" w:author="Megan Ball" w:date="2020-10-04T12:48:00Z">
              <w:tcPr>
                <w:tcW w:w="871" w:type="dxa"/>
                <w:noWrap/>
                <w:hideMark/>
              </w:tcPr>
            </w:tcPrChange>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772" w:author="Megan Ball" w:date="2020-10-04T12:47:00Z"/>
              </w:rPr>
            </w:pPr>
            <w:ins w:id="773" w:author="Megan Ball" w:date="2020-10-04T12:47:00Z">
              <w:r w:rsidRPr="00075A53">
                <w:t>&lt; 2e-16</w:t>
              </w:r>
            </w:ins>
          </w:p>
        </w:tc>
        <w:tc>
          <w:tcPr>
            <w:tcW w:w="1206" w:type="dxa"/>
            <w:noWrap/>
            <w:hideMark/>
            <w:tcPrChange w:id="774" w:author="Megan Ball" w:date="2020-10-04T12:48:00Z">
              <w:tcPr>
                <w:tcW w:w="871" w:type="dxa"/>
                <w:noWrap/>
                <w:hideMark/>
              </w:tcPr>
            </w:tcPrChange>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775" w:author="Megan Ball" w:date="2020-10-04T12:47:00Z"/>
              </w:rPr>
            </w:pPr>
            <w:ins w:id="776" w:author="Megan Ball" w:date="2020-10-04T12:47:00Z">
              <w:r w:rsidRPr="00075A53">
                <w:t>***</w:t>
              </w:r>
            </w:ins>
          </w:p>
        </w:tc>
      </w:tr>
      <w:tr w:rsidR="00075A53" w:rsidRPr="00075A53" w14:paraId="2172EA95" w14:textId="77777777" w:rsidTr="00075A53">
        <w:trPr>
          <w:trHeight w:val="300"/>
          <w:ins w:id="777" w:author="Megan Ball" w:date="2020-10-04T12:47:00Z"/>
          <w:trPrChange w:id="77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79" w:author="Megan Ball" w:date="2020-10-04T12:48:00Z">
              <w:tcPr>
                <w:tcW w:w="5006" w:type="dxa"/>
                <w:noWrap/>
                <w:hideMark/>
              </w:tcPr>
            </w:tcPrChange>
          </w:tcPr>
          <w:p w14:paraId="60171883" w14:textId="77777777" w:rsidR="00075A53" w:rsidRPr="00075A53" w:rsidRDefault="00075A53">
            <w:pPr>
              <w:rPr>
                <w:ins w:id="780" w:author="Megan Ball" w:date="2020-10-04T12:47:00Z"/>
              </w:rPr>
            </w:pPr>
            <w:proofErr w:type="spellStart"/>
            <w:ins w:id="781" w:author="Megan Ball" w:date="2020-10-04T12:47:00Z">
              <w:r w:rsidRPr="00075A53">
                <w:t>countryBolivia</w:t>
              </w:r>
              <w:proofErr w:type="spellEnd"/>
              <w:r w:rsidRPr="00075A53">
                <w:t xml:space="preserve"> (</w:t>
              </w:r>
              <w:proofErr w:type="spellStart"/>
              <w:r w:rsidRPr="00075A53">
                <w:t>Plurinational</w:t>
              </w:r>
              <w:proofErr w:type="spellEnd"/>
              <w:r w:rsidRPr="00075A53">
                <w:t xml:space="preserve"> State of)</w:t>
              </w:r>
            </w:ins>
          </w:p>
        </w:tc>
        <w:tc>
          <w:tcPr>
            <w:tcW w:w="1170" w:type="dxa"/>
            <w:noWrap/>
            <w:hideMark/>
            <w:tcPrChange w:id="782" w:author="Megan Ball" w:date="2020-10-04T12:48:00Z">
              <w:tcPr>
                <w:tcW w:w="870" w:type="dxa"/>
                <w:noWrap/>
                <w:hideMark/>
              </w:tcPr>
            </w:tcPrChange>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83" w:author="Megan Ball" w:date="2020-10-04T12:47:00Z"/>
              </w:rPr>
            </w:pPr>
            <w:ins w:id="784" w:author="Megan Ball" w:date="2020-10-04T12:47:00Z">
              <w:r w:rsidRPr="00075A53">
                <w:t>5.43184</w:t>
              </w:r>
            </w:ins>
          </w:p>
        </w:tc>
        <w:tc>
          <w:tcPr>
            <w:tcW w:w="1170" w:type="dxa"/>
            <w:noWrap/>
            <w:hideMark/>
            <w:tcPrChange w:id="785" w:author="Megan Ball" w:date="2020-10-04T12:48:00Z">
              <w:tcPr>
                <w:tcW w:w="871" w:type="dxa"/>
                <w:noWrap/>
                <w:hideMark/>
              </w:tcPr>
            </w:tcPrChange>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86" w:author="Megan Ball" w:date="2020-10-04T12:47:00Z"/>
              </w:rPr>
            </w:pPr>
            <w:ins w:id="787" w:author="Megan Ball" w:date="2020-10-04T12:47:00Z">
              <w:r w:rsidRPr="00075A53">
                <w:t>0.76584</w:t>
              </w:r>
            </w:ins>
          </w:p>
        </w:tc>
        <w:tc>
          <w:tcPr>
            <w:tcW w:w="1080" w:type="dxa"/>
            <w:noWrap/>
            <w:hideMark/>
            <w:tcPrChange w:id="788" w:author="Megan Ball" w:date="2020-10-04T12:48:00Z">
              <w:tcPr>
                <w:tcW w:w="871" w:type="dxa"/>
                <w:noWrap/>
                <w:hideMark/>
              </w:tcPr>
            </w:tcPrChange>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89" w:author="Megan Ball" w:date="2020-10-04T12:47:00Z"/>
              </w:rPr>
            </w:pPr>
            <w:ins w:id="790" w:author="Megan Ball" w:date="2020-10-04T12:47:00Z">
              <w:r w:rsidRPr="00075A53">
                <w:t>7.093</w:t>
              </w:r>
            </w:ins>
          </w:p>
        </w:tc>
        <w:tc>
          <w:tcPr>
            <w:tcW w:w="1170" w:type="dxa"/>
            <w:noWrap/>
            <w:hideMark/>
            <w:tcPrChange w:id="791" w:author="Megan Ball" w:date="2020-10-04T12:48:00Z">
              <w:tcPr>
                <w:tcW w:w="871" w:type="dxa"/>
                <w:noWrap/>
                <w:hideMark/>
              </w:tcPr>
            </w:tcPrChange>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792" w:author="Megan Ball" w:date="2020-10-04T12:47:00Z"/>
              </w:rPr>
            </w:pPr>
            <w:ins w:id="793" w:author="Megan Ball" w:date="2020-10-04T12:47:00Z">
              <w:r w:rsidRPr="00075A53">
                <w:t>1.67E-12</w:t>
              </w:r>
            </w:ins>
          </w:p>
        </w:tc>
        <w:tc>
          <w:tcPr>
            <w:tcW w:w="1206" w:type="dxa"/>
            <w:noWrap/>
            <w:hideMark/>
            <w:tcPrChange w:id="794" w:author="Megan Ball" w:date="2020-10-04T12:48:00Z">
              <w:tcPr>
                <w:tcW w:w="871" w:type="dxa"/>
                <w:noWrap/>
                <w:hideMark/>
              </w:tcPr>
            </w:tcPrChange>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795" w:author="Megan Ball" w:date="2020-10-04T12:47:00Z"/>
              </w:rPr>
            </w:pPr>
            <w:ins w:id="796" w:author="Megan Ball" w:date="2020-10-04T12:47:00Z">
              <w:r w:rsidRPr="00075A53">
                <w:t>***</w:t>
              </w:r>
            </w:ins>
          </w:p>
        </w:tc>
      </w:tr>
      <w:tr w:rsidR="00075A53" w:rsidRPr="00075A53" w14:paraId="57D6E55D" w14:textId="77777777" w:rsidTr="00075A53">
        <w:trPr>
          <w:cnfStyle w:val="000000100000" w:firstRow="0" w:lastRow="0" w:firstColumn="0" w:lastColumn="0" w:oddVBand="0" w:evenVBand="0" w:oddHBand="1" w:evenHBand="0" w:firstRowFirstColumn="0" w:firstRowLastColumn="0" w:lastRowFirstColumn="0" w:lastRowLastColumn="0"/>
          <w:trHeight w:val="300"/>
          <w:ins w:id="797" w:author="Megan Ball" w:date="2020-10-04T12:47:00Z"/>
          <w:trPrChange w:id="79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799" w:author="Megan Ball" w:date="2020-10-04T12:48:00Z">
              <w:tcPr>
                <w:tcW w:w="5006" w:type="dxa"/>
                <w:noWrap/>
                <w:hideMark/>
              </w:tcPr>
            </w:tcPrChange>
          </w:tcPr>
          <w:p w14:paraId="509E17B1"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800" w:author="Megan Ball" w:date="2020-10-04T12:47:00Z"/>
              </w:rPr>
            </w:pPr>
            <w:proofErr w:type="spellStart"/>
            <w:ins w:id="801" w:author="Megan Ball" w:date="2020-10-04T12:47:00Z">
              <w:r w:rsidRPr="00075A53">
                <w:t>countryBosnia</w:t>
              </w:r>
              <w:proofErr w:type="spellEnd"/>
              <w:r w:rsidRPr="00075A53">
                <w:t xml:space="preserve"> and Herzegovina</w:t>
              </w:r>
            </w:ins>
          </w:p>
        </w:tc>
        <w:tc>
          <w:tcPr>
            <w:tcW w:w="1170" w:type="dxa"/>
            <w:noWrap/>
            <w:hideMark/>
            <w:tcPrChange w:id="802" w:author="Megan Ball" w:date="2020-10-04T12:48:00Z">
              <w:tcPr>
                <w:tcW w:w="870" w:type="dxa"/>
                <w:noWrap/>
                <w:hideMark/>
              </w:tcPr>
            </w:tcPrChange>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03" w:author="Megan Ball" w:date="2020-10-04T12:47:00Z"/>
              </w:rPr>
            </w:pPr>
            <w:ins w:id="804" w:author="Megan Ball" w:date="2020-10-04T12:47:00Z">
              <w:r w:rsidRPr="00075A53">
                <w:t>15.21627</w:t>
              </w:r>
            </w:ins>
          </w:p>
        </w:tc>
        <w:tc>
          <w:tcPr>
            <w:tcW w:w="1170" w:type="dxa"/>
            <w:noWrap/>
            <w:hideMark/>
            <w:tcPrChange w:id="805" w:author="Megan Ball" w:date="2020-10-04T12:48:00Z">
              <w:tcPr>
                <w:tcW w:w="871" w:type="dxa"/>
                <w:noWrap/>
                <w:hideMark/>
              </w:tcPr>
            </w:tcPrChange>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06" w:author="Megan Ball" w:date="2020-10-04T12:47:00Z"/>
              </w:rPr>
            </w:pPr>
            <w:ins w:id="807" w:author="Megan Ball" w:date="2020-10-04T12:47:00Z">
              <w:r w:rsidRPr="00075A53">
                <w:t>0.75656</w:t>
              </w:r>
            </w:ins>
          </w:p>
        </w:tc>
        <w:tc>
          <w:tcPr>
            <w:tcW w:w="1080" w:type="dxa"/>
            <w:noWrap/>
            <w:hideMark/>
            <w:tcPrChange w:id="808" w:author="Megan Ball" w:date="2020-10-04T12:48:00Z">
              <w:tcPr>
                <w:tcW w:w="871" w:type="dxa"/>
                <w:noWrap/>
                <w:hideMark/>
              </w:tcPr>
            </w:tcPrChange>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09" w:author="Megan Ball" w:date="2020-10-04T12:47:00Z"/>
              </w:rPr>
            </w:pPr>
            <w:ins w:id="810" w:author="Megan Ball" w:date="2020-10-04T12:47:00Z">
              <w:r w:rsidRPr="00075A53">
                <w:t>20.112</w:t>
              </w:r>
            </w:ins>
          </w:p>
        </w:tc>
        <w:tc>
          <w:tcPr>
            <w:tcW w:w="1170" w:type="dxa"/>
            <w:noWrap/>
            <w:hideMark/>
            <w:tcPrChange w:id="811" w:author="Megan Ball" w:date="2020-10-04T12:48:00Z">
              <w:tcPr>
                <w:tcW w:w="871" w:type="dxa"/>
                <w:noWrap/>
                <w:hideMark/>
              </w:tcPr>
            </w:tcPrChange>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12" w:author="Megan Ball" w:date="2020-10-04T12:47:00Z"/>
              </w:rPr>
            </w:pPr>
            <w:ins w:id="813" w:author="Megan Ball" w:date="2020-10-04T12:47:00Z">
              <w:r w:rsidRPr="00075A53">
                <w:t>&lt; 2e-16</w:t>
              </w:r>
            </w:ins>
          </w:p>
        </w:tc>
        <w:tc>
          <w:tcPr>
            <w:tcW w:w="1206" w:type="dxa"/>
            <w:noWrap/>
            <w:hideMark/>
            <w:tcPrChange w:id="814" w:author="Megan Ball" w:date="2020-10-04T12:48:00Z">
              <w:tcPr>
                <w:tcW w:w="871" w:type="dxa"/>
                <w:noWrap/>
                <w:hideMark/>
              </w:tcPr>
            </w:tcPrChange>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15" w:author="Megan Ball" w:date="2020-10-04T12:47:00Z"/>
              </w:rPr>
            </w:pPr>
            <w:ins w:id="816" w:author="Megan Ball" w:date="2020-10-04T12:47:00Z">
              <w:r w:rsidRPr="00075A53">
                <w:t>***</w:t>
              </w:r>
            </w:ins>
          </w:p>
        </w:tc>
      </w:tr>
      <w:tr w:rsidR="00075A53" w:rsidRPr="00075A53" w14:paraId="7E82F4FE" w14:textId="77777777" w:rsidTr="00075A53">
        <w:trPr>
          <w:trHeight w:val="300"/>
          <w:ins w:id="817" w:author="Megan Ball" w:date="2020-10-04T12:47:00Z"/>
          <w:trPrChange w:id="81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819" w:author="Megan Ball" w:date="2020-10-04T12:48:00Z">
              <w:tcPr>
                <w:tcW w:w="5006" w:type="dxa"/>
                <w:noWrap/>
                <w:hideMark/>
              </w:tcPr>
            </w:tcPrChange>
          </w:tcPr>
          <w:p w14:paraId="6A2A136C" w14:textId="77777777" w:rsidR="00075A53" w:rsidRPr="00075A53" w:rsidRDefault="00075A53">
            <w:pPr>
              <w:rPr>
                <w:ins w:id="820" w:author="Megan Ball" w:date="2020-10-04T12:47:00Z"/>
              </w:rPr>
            </w:pPr>
            <w:proofErr w:type="spellStart"/>
            <w:ins w:id="821" w:author="Megan Ball" w:date="2020-10-04T12:47:00Z">
              <w:r w:rsidRPr="00075A53">
                <w:t>countryBotswana</w:t>
              </w:r>
              <w:proofErr w:type="spellEnd"/>
            </w:ins>
          </w:p>
        </w:tc>
        <w:tc>
          <w:tcPr>
            <w:tcW w:w="1170" w:type="dxa"/>
            <w:noWrap/>
            <w:hideMark/>
            <w:tcPrChange w:id="822" w:author="Megan Ball" w:date="2020-10-04T12:48:00Z">
              <w:tcPr>
                <w:tcW w:w="870" w:type="dxa"/>
                <w:noWrap/>
                <w:hideMark/>
              </w:tcPr>
            </w:tcPrChange>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23" w:author="Megan Ball" w:date="2020-10-04T12:47:00Z"/>
              </w:rPr>
            </w:pPr>
            <w:ins w:id="824" w:author="Megan Ball" w:date="2020-10-04T12:47:00Z">
              <w:r w:rsidRPr="00075A53">
                <w:t>2.38017</w:t>
              </w:r>
            </w:ins>
          </w:p>
        </w:tc>
        <w:tc>
          <w:tcPr>
            <w:tcW w:w="1170" w:type="dxa"/>
            <w:noWrap/>
            <w:hideMark/>
            <w:tcPrChange w:id="825" w:author="Megan Ball" w:date="2020-10-04T12:48:00Z">
              <w:tcPr>
                <w:tcW w:w="871" w:type="dxa"/>
                <w:noWrap/>
                <w:hideMark/>
              </w:tcPr>
            </w:tcPrChange>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26" w:author="Megan Ball" w:date="2020-10-04T12:47:00Z"/>
              </w:rPr>
            </w:pPr>
            <w:ins w:id="827" w:author="Megan Ball" w:date="2020-10-04T12:47:00Z">
              <w:r w:rsidRPr="00075A53">
                <w:t>0.80064</w:t>
              </w:r>
            </w:ins>
          </w:p>
        </w:tc>
        <w:tc>
          <w:tcPr>
            <w:tcW w:w="1080" w:type="dxa"/>
            <w:noWrap/>
            <w:hideMark/>
            <w:tcPrChange w:id="828" w:author="Megan Ball" w:date="2020-10-04T12:48:00Z">
              <w:tcPr>
                <w:tcW w:w="871" w:type="dxa"/>
                <w:noWrap/>
                <w:hideMark/>
              </w:tcPr>
            </w:tcPrChange>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29" w:author="Megan Ball" w:date="2020-10-04T12:47:00Z"/>
              </w:rPr>
            </w:pPr>
            <w:ins w:id="830" w:author="Megan Ball" w:date="2020-10-04T12:47:00Z">
              <w:r w:rsidRPr="00075A53">
                <w:t>2.973</w:t>
              </w:r>
            </w:ins>
          </w:p>
        </w:tc>
        <w:tc>
          <w:tcPr>
            <w:tcW w:w="1170" w:type="dxa"/>
            <w:noWrap/>
            <w:hideMark/>
            <w:tcPrChange w:id="831" w:author="Megan Ball" w:date="2020-10-04T12:48:00Z">
              <w:tcPr>
                <w:tcW w:w="871" w:type="dxa"/>
                <w:noWrap/>
                <w:hideMark/>
              </w:tcPr>
            </w:tcPrChange>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32" w:author="Megan Ball" w:date="2020-10-04T12:47:00Z"/>
              </w:rPr>
            </w:pPr>
            <w:ins w:id="833" w:author="Megan Ball" w:date="2020-10-04T12:47:00Z">
              <w:r w:rsidRPr="00075A53">
                <w:t>0.002976</w:t>
              </w:r>
            </w:ins>
          </w:p>
        </w:tc>
        <w:tc>
          <w:tcPr>
            <w:tcW w:w="1206" w:type="dxa"/>
            <w:noWrap/>
            <w:hideMark/>
            <w:tcPrChange w:id="834" w:author="Megan Ball" w:date="2020-10-04T12:48:00Z">
              <w:tcPr>
                <w:tcW w:w="871" w:type="dxa"/>
                <w:noWrap/>
                <w:hideMark/>
              </w:tcPr>
            </w:tcPrChange>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835" w:author="Megan Ball" w:date="2020-10-04T12:47:00Z"/>
              </w:rPr>
            </w:pPr>
            <w:ins w:id="836" w:author="Megan Ball" w:date="2020-10-04T12:47:00Z">
              <w:r w:rsidRPr="00075A53">
                <w:t>**</w:t>
              </w:r>
            </w:ins>
          </w:p>
        </w:tc>
      </w:tr>
      <w:tr w:rsidR="00075A53" w:rsidRPr="00075A53" w14:paraId="02AF1D5D" w14:textId="77777777" w:rsidTr="00075A53">
        <w:trPr>
          <w:cnfStyle w:val="000000100000" w:firstRow="0" w:lastRow="0" w:firstColumn="0" w:lastColumn="0" w:oddVBand="0" w:evenVBand="0" w:oddHBand="1" w:evenHBand="0" w:firstRowFirstColumn="0" w:firstRowLastColumn="0" w:lastRowFirstColumn="0" w:lastRowLastColumn="0"/>
          <w:trHeight w:val="300"/>
          <w:ins w:id="837" w:author="Megan Ball" w:date="2020-10-04T12:47:00Z"/>
          <w:trPrChange w:id="83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839" w:author="Megan Ball" w:date="2020-10-04T12:48:00Z">
              <w:tcPr>
                <w:tcW w:w="5006" w:type="dxa"/>
                <w:noWrap/>
                <w:hideMark/>
              </w:tcPr>
            </w:tcPrChange>
          </w:tcPr>
          <w:p w14:paraId="00FDB215"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840" w:author="Megan Ball" w:date="2020-10-04T12:47:00Z"/>
              </w:rPr>
            </w:pPr>
            <w:proofErr w:type="spellStart"/>
            <w:ins w:id="841" w:author="Megan Ball" w:date="2020-10-04T12:47:00Z">
              <w:r w:rsidRPr="00075A53">
                <w:t>countryBrazil</w:t>
              </w:r>
              <w:proofErr w:type="spellEnd"/>
            </w:ins>
          </w:p>
        </w:tc>
        <w:tc>
          <w:tcPr>
            <w:tcW w:w="1170" w:type="dxa"/>
            <w:noWrap/>
            <w:hideMark/>
            <w:tcPrChange w:id="842" w:author="Megan Ball" w:date="2020-10-04T12:48:00Z">
              <w:tcPr>
                <w:tcW w:w="870" w:type="dxa"/>
                <w:noWrap/>
                <w:hideMark/>
              </w:tcPr>
            </w:tcPrChange>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43" w:author="Megan Ball" w:date="2020-10-04T12:47:00Z"/>
              </w:rPr>
            </w:pPr>
            <w:ins w:id="844" w:author="Megan Ball" w:date="2020-10-04T12:47:00Z">
              <w:r w:rsidRPr="00075A53">
                <w:t>10.75841</w:t>
              </w:r>
            </w:ins>
          </w:p>
        </w:tc>
        <w:tc>
          <w:tcPr>
            <w:tcW w:w="1170" w:type="dxa"/>
            <w:noWrap/>
            <w:hideMark/>
            <w:tcPrChange w:id="845" w:author="Megan Ball" w:date="2020-10-04T12:48:00Z">
              <w:tcPr>
                <w:tcW w:w="871" w:type="dxa"/>
                <w:noWrap/>
                <w:hideMark/>
              </w:tcPr>
            </w:tcPrChange>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46" w:author="Megan Ball" w:date="2020-10-04T12:47:00Z"/>
              </w:rPr>
            </w:pPr>
            <w:ins w:id="847" w:author="Megan Ball" w:date="2020-10-04T12:47:00Z">
              <w:r w:rsidRPr="00075A53">
                <w:t>0.76703</w:t>
              </w:r>
            </w:ins>
          </w:p>
        </w:tc>
        <w:tc>
          <w:tcPr>
            <w:tcW w:w="1080" w:type="dxa"/>
            <w:noWrap/>
            <w:hideMark/>
            <w:tcPrChange w:id="848" w:author="Megan Ball" w:date="2020-10-04T12:48:00Z">
              <w:tcPr>
                <w:tcW w:w="871" w:type="dxa"/>
                <w:noWrap/>
                <w:hideMark/>
              </w:tcPr>
            </w:tcPrChange>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49" w:author="Megan Ball" w:date="2020-10-04T12:47:00Z"/>
              </w:rPr>
            </w:pPr>
            <w:ins w:id="850" w:author="Megan Ball" w:date="2020-10-04T12:47:00Z">
              <w:r w:rsidRPr="00075A53">
                <w:t>14.026</w:t>
              </w:r>
            </w:ins>
          </w:p>
        </w:tc>
        <w:tc>
          <w:tcPr>
            <w:tcW w:w="1170" w:type="dxa"/>
            <w:noWrap/>
            <w:hideMark/>
            <w:tcPrChange w:id="851" w:author="Megan Ball" w:date="2020-10-04T12:48:00Z">
              <w:tcPr>
                <w:tcW w:w="871" w:type="dxa"/>
                <w:noWrap/>
                <w:hideMark/>
              </w:tcPr>
            </w:tcPrChange>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52" w:author="Megan Ball" w:date="2020-10-04T12:47:00Z"/>
              </w:rPr>
            </w:pPr>
            <w:ins w:id="853" w:author="Megan Ball" w:date="2020-10-04T12:47:00Z">
              <w:r w:rsidRPr="00075A53">
                <w:t>&lt; 2e-16</w:t>
              </w:r>
            </w:ins>
          </w:p>
        </w:tc>
        <w:tc>
          <w:tcPr>
            <w:tcW w:w="1206" w:type="dxa"/>
            <w:noWrap/>
            <w:hideMark/>
            <w:tcPrChange w:id="854" w:author="Megan Ball" w:date="2020-10-04T12:48:00Z">
              <w:tcPr>
                <w:tcW w:w="871" w:type="dxa"/>
                <w:noWrap/>
                <w:hideMark/>
              </w:tcPr>
            </w:tcPrChange>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55" w:author="Megan Ball" w:date="2020-10-04T12:47:00Z"/>
              </w:rPr>
            </w:pPr>
            <w:ins w:id="856" w:author="Megan Ball" w:date="2020-10-04T12:47:00Z">
              <w:r w:rsidRPr="00075A53">
                <w:t>***</w:t>
              </w:r>
            </w:ins>
          </w:p>
        </w:tc>
      </w:tr>
      <w:tr w:rsidR="00075A53" w:rsidRPr="00075A53" w14:paraId="24F8CE5B" w14:textId="77777777" w:rsidTr="00075A53">
        <w:trPr>
          <w:trHeight w:val="300"/>
          <w:ins w:id="857" w:author="Megan Ball" w:date="2020-10-04T12:47:00Z"/>
          <w:trPrChange w:id="85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859" w:author="Megan Ball" w:date="2020-10-04T12:48:00Z">
              <w:tcPr>
                <w:tcW w:w="5006" w:type="dxa"/>
                <w:noWrap/>
                <w:hideMark/>
              </w:tcPr>
            </w:tcPrChange>
          </w:tcPr>
          <w:p w14:paraId="130636FB" w14:textId="77777777" w:rsidR="00075A53" w:rsidRPr="00075A53" w:rsidRDefault="00075A53">
            <w:pPr>
              <w:rPr>
                <w:ins w:id="860" w:author="Megan Ball" w:date="2020-10-04T12:47:00Z"/>
              </w:rPr>
            </w:pPr>
            <w:proofErr w:type="spellStart"/>
            <w:ins w:id="861" w:author="Megan Ball" w:date="2020-10-04T12:47:00Z">
              <w:r w:rsidRPr="00075A53">
                <w:t>countryBrunei</w:t>
              </w:r>
              <w:proofErr w:type="spellEnd"/>
              <w:r w:rsidRPr="00075A53">
                <w:t xml:space="preserve"> Darussalam</w:t>
              </w:r>
            </w:ins>
          </w:p>
        </w:tc>
        <w:tc>
          <w:tcPr>
            <w:tcW w:w="1170" w:type="dxa"/>
            <w:noWrap/>
            <w:hideMark/>
            <w:tcPrChange w:id="862" w:author="Megan Ball" w:date="2020-10-04T12:48:00Z">
              <w:tcPr>
                <w:tcW w:w="870" w:type="dxa"/>
                <w:noWrap/>
                <w:hideMark/>
              </w:tcPr>
            </w:tcPrChange>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63" w:author="Megan Ball" w:date="2020-10-04T12:47:00Z"/>
              </w:rPr>
            </w:pPr>
            <w:ins w:id="864" w:author="Megan Ball" w:date="2020-10-04T12:47:00Z">
              <w:r w:rsidRPr="00075A53">
                <w:t>13.56162</w:t>
              </w:r>
            </w:ins>
          </w:p>
        </w:tc>
        <w:tc>
          <w:tcPr>
            <w:tcW w:w="1170" w:type="dxa"/>
            <w:noWrap/>
            <w:hideMark/>
            <w:tcPrChange w:id="865" w:author="Megan Ball" w:date="2020-10-04T12:48:00Z">
              <w:tcPr>
                <w:tcW w:w="871" w:type="dxa"/>
                <w:noWrap/>
                <w:hideMark/>
              </w:tcPr>
            </w:tcPrChange>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66" w:author="Megan Ball" w:date="2020-10-04T12:47:00Z"/>
              </w:rPr>
            </w:pPr>
            <w:ins w:id="867" w:author="Megan Ball" w:date="2020-10-04T12:47:00Z">
              <w:r w:rsidRPr="00075A53">
                <w:t>0.76924</w:t>
              </w:r>
            </w:ins>
          </w:p>
        </w:tc>
        <w:tc>
          <w:tcPr>
            <w:tcW w:w="1080" w:type="dxa"/>
            <w:noWrap/>
            <w:hideMark/>
            <w:tcPrChange w:id="868" w:author="Megan Ball" w:date="2020-10-04T12:48:00Z">
              <w:tcPr>
                <w:tcW w:w="871" w:type="dxa"/>
                <w:noWrap/>
                <w:hideMark/>
              </w:tcPr>
            </w:tcPrChange>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869" w:author="Megan Ball" w:date="2020-10-04T12:47:00Z"/>
              </w:rPr>
            </w:pPr>
            <w:ins w:id="870" w:author="Megan Ball" w:date="2020-10-04T12:47:00Z">
              <w:r w:rsidRPr="00075A53">
                <w:t>17.63</w:t>
              </w:r>
            </w:ins>
          </w:p>
        </w:tc>
        <w:tc>
          <w:tcPr>
            <w:tcW w:w="1170" w:type="dxa"/>
            <w:noWrap/>
            <w:hideMark/>
            <w:tcPrChange w:id="871" w:author="Megan Ball" w:date="2020-10-04T12:48:00Z">
              <w:tcPr>
                <w:tcW w:w="871" w:type="dxa"/>
                <w:noWrap/>
                <w:hideMark/>
              </w:tcPr>
            </w:tcPrChange>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872" w:author="Megan Ball" w:date="2020-10-04T12:47:00Z"/>
              </w:rPr>
            </w:pPr>
            <w:ins w:id="873" w:author="Megan Ball" w:date="2020-10-04T12:47:00Z">
              <w:r w:rsidRPr="00075A53">
                <w:t>&lt; 2e-16</w:t>
              </w:r>
            </w:ins>
          </w:p>
        </w:tc>
        <w:tc>
          <w:tcPr>
            <w:tcW w:w="1206" w:type="dxa"/>
            <w:noWrap/>
            <w:hideMark/>
            <w:tcPrChange w:id="874" w:author="Megan Ball" w:date="2020-10-04T12:48:00Z">
              <w:tcPr>
                <w:tcW w:w="871" w:type="dxa"/>
                <w:noWrap/>
                <w:hideMark/>
              </w:tcPr>
            </w:tcPrChange>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875" w:author="Megan Ball" w:date="2020-10-04T12:47:00Z"/>
              </w:rPr>
            </w:pPr>
            <w:ins w:id="876" w:author="Megan Ball" w:date="2020-10-04T12:47:00Z">
              <w:r w:rsidRPr="00075A53">
                <w:t>***</w:t>
              </w:r>
            </w:ins>
          </w:p>
        </w:tc>
      </w:tr>
      <w:tr w:rsidR="00075A53" w:rsidRPr="00075A53" w14:paraId="3768908E" w14:textId="77777777" w:rsidTr="00075A53">
        <w:trPr>
          <w:cnfStyle w:val="000000100000" w:firstRow="0" w:lastRow="0" w:firstColumn="0" w:lastColumn="0" w:oddVBand="0" w:evenVBand="0" w:oddHBand="1" w:evenHBand="0" w:firstRowFirstColumn="0" w:firstRowLastColumn="0" w:lastRowFirstColumn="0" w:lastRowLastColumn="0"/>
          <w:trHeight w:val="300"/>
          <w:ins w:id="877" w:author="Megan Ball" w:date="2020-10-04T12:47:00Z"/>
          <w:trPrChange w:id="87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879" w:author="Megan Ball" w:date="2020-10-04T12:48:00Z">
              <w:tcPr>
                <w:tcW w:w="5006" w:type="dxa"/>
                <w:noWrap/>
                <w:hideMark/>
              </w:tcPr>
            </w:tcPrChange>
          </w:tcPr>
          <w:p w14:paraId="781143E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880" w:author="Megan Ball" w:date="2020-10-04T12:47:00Z"/>
              </w:rPr>
            </w:pPr>
            <w:proofErr w:type="spellStart"/>
            <w:ins w:id="881" w:author="Megan Ball" w:date="2020-10-04T12:47:00Z">
              <w:r w:rsidRPr="00075A53">
                <w:t>countryBulgaria</w:t>
              </w:r>
              <w:proofErr w:type="spellEnd"/>
            </w:ins>
          </w:p>
        </w:tc>
        <w:tc>
          <w:tcPr>
            <w:tcW w:w="1170" w:type="dxa"/>
            <w:noWrap/>
            <w:hideMark/>
            <w:tcPrChange w:id="882" w:author="Megan Ball" w:date="2020-10-04T12:48:00Z">
              <w:tcPr>
                <w:tcW w:w="870" w:type="dxa"/>
                <w:noWrap/>
                <w:hideMark/>
              </w:tcPr>
            </w:tcPrChange>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83" w:author="Megan Ball" w:date="2020-10-04T12:47:00Z"/>
              </w:rPr>
            </w:pPr>
            <w:ins w:id="884" w:author="Megan Ball" w:date="2020-10-04T12:47:00Z">
              <w:r w:rsidRPr="00075A53">
                <w:t>10.38004</w:t>
              </w:r>
            </w:ins>
          </w:p>
        </w:tc>
        <w:tc>
          <w:tcPr>
            <w:tcW w:w="1170" w:type="dxa"/>
            <w:noWrap/>
            <w:hideMark/>
            <w:tcPrChange w:id="885" w:author="Megan Ball" w:date="2020-10-04T12:48:00Z">
              <w:tcPr>
                <w:tcW w:w="871" w:type="dxa"/>
                <w:noWrap/>
                <w:hideMark/>
              </w:tcPr>
            </w:tcPrChange>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86" w:author="Megan Ball" w:date="2020-10-04T12:47:00Z"/>
              </w:rPr>
            </w:pPr>
            <w:ins w:id="887" w:author="Megan Ball" w:date="2020-10-04T12:47:00Z">
              <w:r w:rsidRPr="00075A53">
                <w:t>0.76416</w:t>
              </w:r>
            </w:ins>
          </w:p>
        </w:tc>
        <w:tc>
          <w:tcPr>
            <w:tcW w:w="1080" w:type="dxa"/>
            <w:noWrap/>
            <w:hideMark/>
            <w:tcPrChange w:id="888" w:author="Megan Ball" w:date="2020-10-04T12:48:00Z">
              <w:tcPr>
                <w:tcW w:w="871" w:type="dxa"/>
                <w:noWrap/>
                <w:hideMark/>
              </w:tcPr>
            </w:tcPrChange>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889" w:author="Megan Ball" w:date="2020-10-04T12:47:00Z"/>
              </w:rPr>
            </w:pPr>
            <w:ins w:id="890" w:author="Megan Ball" w:date="2020-10-04T12:47:00Z">
              <w:r w:rsidRPr="00075A53">
                <w:t>13.584</w:t>
              </w:r>
            </w:ins>
          </w:p>
        </w:tc>
        <w:tc>
          <w:tcPr>
            <w:tcW w:w="1170" w:type="dxa"/>
            <w:noWrap/>
            <w:hideMark/>
            <w:tcPrChange w:id="891" w:author="Megan Ball" w:date="2020-10-04T12:48:00Z">
              <w:tcPr>
                <w:tcW w:w="871" w:type="dxa"/>
                <w:noWrap/>
                <w:hideMark/>
              </w:tcPr>
            </w:tcPrChange>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92" w:author="Megan Ball" w:date="2020-10-04T12:47:00Z"/>
              </w:rPr>
            </w:pPr>
            <w:ins w:id="893" w:author="Megan Ball" w:date="2020-10-04T12:47:00Z">
              <w:r w:rsidRPr="00075A53">
                <w:t>&lt; 2e-16</w:t>
              </w:r>
            </w:ins>
          </w:p>
        </w:tc>
        <w:tc>
          <w:tcPr>
            <w:tcW w:w="1206" w:type="dxa"/>
            <w:noWrap/>
            <w:hideMark/>
            <w:tcPrChange w:id="894" w:author="Megan Ball" w:date="2020-10-04T12:48:00Z">
              <w:tcPr>
                <w:tcW w:w="871" w:type="dxa"/>
                <w:noWrap/>
                <w:hideMark/>
              </w:tcPr>
            </w:tcPrChange>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895" w:author="Megan Ball" w:date="2020-10-04T12:47:00Z"/>
              </w:rPr>
            </w:pPr>
            <w:ins w:id="896" w:author="Megan Ball" w:date="2020-10-04T12:47:00Z">
              <w:r w:rsidRPr="00075A53">
                <w:t>***</w:t>
              </w:r>
            </w:ins>
          </w:p>
        </w:tc>
      </w:tr>
      <w:tr w:rsidR="00075A53" w:rsidRPr="00075A53" w14:paraId="29C68B26" w14:textId="77777777" w:rsidTr="00075A53">
        <w:trPr>
          <w:trHeight w:val="300"/>
          <w:ins w:id="897" w:author="Megan Ball" w:date="2020-10-04T12:47:00Z"/>
          <w:trPrChange w:id="89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899" w:author="Megan Ball" w:date="2020-10-04T12:48:00Z">
              <w:tcPr>
                <w:tcW w:w="5006" w:type="dxa"/>
                <w:noWrap/>
                <w:hideMark/>
              </w:tcPr>
            </w:tcPrChange>
          </w:tcPr>
          <w:p w14:paraId="417E618A" w14:textId="77777777" w:rsidR="00075A53" w:rsidRPr="00075A53" w:rsidRDefault="00075A53">
            <w:pPr>
              <w:rPr>
                <w:ins w:id="900" w:author="Megan Ball" w:date="2020-10-04T12:47:00Z"/>
              </w:rPr>
            </w:pPr>
            <w:proofErr w:type="spellStart"/>
            <w:ins w:id="901" w:author="Megan Ball" w:date="2020-10-04T12:47:00Z">
              <w:r w:rsidRPr="00075A53">
                <w:t>countryBurkina</w:t>
              </w:r>
              <w:proofErr w:type="spellEnd"/>
              <w:r w:rsidRPr="00075A53">
                <w:t xml:space="preserve"> Faso</w:t>
              </w:r>
            </w:ins>
          </w:p>
        </w:tc>
        <w:tc>
          <w:tcPr>
            <w:tcW w:w="1170" w:type="dxa"/>
            <w:noWrap/>
            <w:hideMark/>
            <w:tcPrChange w:id="902" w:author="Megan Ball" w:date="2020-10-04T12:48:00Z">
              <w:tcPr>
                <w:tcW w:w="870" w:type="dxa"/>
                <w:noWrap/>
                <w:hideMark/>
              </w:tcPr>
            </w:tcPrChange>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03" w:author="Megan Ball" w:date="2020-10-04T12:47:00Z"/>
              </w:rPr>
            </w:pPr>
            <w:ins w:id="904" w:author="Megan Ball" w:date="2020-10-04T12:47:00Z">
              <w:r w:rsidRPr="00075A53">
                <w:t>0.45413</w:t>
              </w:r>
            </w:ins>
          </w:p>
        </w:tc>
        <w:tc>
          <w:tcPr>
            <w:tcW w:w="1170" w:type="dxa"/>
            <w:noWrap/>
            <w:hideMark/>
            <w:tcPrChange w:id="905" w:author="Megan Ball" w:date="2020-10-04T12:48:00Z">
              <w:tcPr>
                <w:tcW w:w="871" w:type="dxa"/>
                <w:noWrap/>
                <w:hideMark/>
              </w:tcPr>
            </w:tcPrChange>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06" w:author="Megan Ball" w:date="2020-10-04T12:47:00Z"/>
              </w:rPr>
            </w:pPr>
            <w:ins w:id="907" w:author="Megan Ball" w:date="2020-10-04T12:47:00Z">
              <w:r w:rsidRPr="00075A53">
                <w:t>0.74742</w:t>
              </w:r>
            </w:ins>
          </w:p>
        </w:tc>
        <w:tc>
          <w:tcPr>
            <w:tcW w:w="1080" w:type="dxa"/>
            <w:noWrap/>
            <w:hideMark/>
            <w:tcPrChange w:id="908" w:author="Megan Ball" w:date="2020-10-04T12:48:00Z">
              <w:tcPr>
                <w:tcW w:w="871" w:type="dxa"/>
                <w:noWrap/>
                <w:hideMark/>
              </w:tcPr>
            </w:tcPrChange>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09" w:author="Megan Ball" w:date="2020-10-04T12:47:00Z"/>
              </w:rPr>
            </w:pPr>
            <w:ins w:id="910" w:author="Megan Ball" w:date="2020-10-04T12:47:00Z">
              <w:r w:rsidRPr="00075A53">
                <w:t>0.608</w:t>
              </w:r>
            </w:ins>
          </w:p>
        </w:tc>
        <w:tc>
          <w:tcPr>
            <w:tcW w:w="1170" w:type="dxa"/>
            <w:noWrap/>
            <w:hideMark/>
            <w:tcPrChange w:id="911" w:author="Megan Ball" w:date="2020-10-04T12:48:00Z">
              <w:tcPr>
                <w:tcW w:w="871" w:type="dxa"/>
                <w:noWrap/>
                <w:hideMark/>
              </w:tcPr>
            </w:tcPrChange>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12" w:author="Megan Ball" w:date="2020-10-04T12:47:00Z"/>
              </w:rPr>
            </w:pPr>
            <w:ins w:id="913" w:author="Megan Ball" w:date="2020-10-04T12:47:00Z">
              <w:r w:rsidRPr="00075A53">
                <w:t>0.543506</w:t>
              </w:r>
            </w:ins>
          </w:p>
        </w:tc>
        <w:tc>
          <w:tcPr>
            <w:tcW w:w="1206" w:type="dxa"/>
            <w:noWrap/>
            <w:hideMark/>
            <w:tcPrChange w:id="914" w:author="Megan Ball" w:date="2020-10-04T12:48:00Z">
              <w:tcPr>
                <w:tcW w:w="871" w:type="dxa"/>
                <w:noWrap/>
                <w:hideMark/>
              </w:tcPr>
            </w:tcPrChange>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15" w:author="Megan Ball" w:date="2020-10-04T12:47:00Z"/>
              </w:rPr>
            </w:pPr>
          </w:p>
        </w:tc>
      </w:tr>
      <w:tr w:rsidR="00075A53" w:rsidRPr="00075A53" w14:paraId="5163A068" w14:textId="77777777" w:rsidTr="00075A53">
        <w:trPr>
          <w:cnfStyle w:val="000000100000" w:firstRow="0" w:lastRow="0" w:firstColumn="0" w:lastColumn="0" w:oddVBand="0" w:evenVBand="0" w:oddHBand="1" w:evenHBand="0" w:firstRowFirstColumn="0" w:firstRowLastColumn="0" w:lastRowFirstColumn="0" w:lastRowLastColumn="0"/>
          <w:trHeight w:val="300"/>
          <w:ins w:id="916" w:author="Megan Ball" w:date="2020-10-04T12:47:00Z"/>
          <w:trPrChange w:id="917"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918" w:author="Megan Ball" w:date="2020-10-04T12:48:00Z">
              <w:tcPr>
                <w:tcW w:w="5006" w:type="dxa"/>
                <w:noWrap/>
                <w:hideMark/>
              </w:tcPr>
            </w:tcPrChange>
          </w:tcPr>
          <w:p w14:paraId="40D4EAA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919" w:author="Megan Ball" w:date="2020-10-04T12:47:00Z"/>
              </w:rPr>
            </w:pPr>
            <w:proofErr w:type="spellStart"/>
            <w:ins w:id="920" w:author="Megan Ball" w:date="2020-10-04T12:47:00Z">
              <w:r w:rsidRPr="00075A53">
                <w:t>countryBurundi</w:t>
              </w:r>
              <w:proofErr w:type="spellEnd"/>
            </w:ins>
          </w:p>
        </w:tc>
        <w:tc>
          <w:tcPr>
            <w:tcW w:w="1170" w:type="dxa"/>
            <w:noWrap/>
            <w:hideMark/>
            <w:tcPrChange w:id="921" w:author="Megan Ball" w:date="2020-10-04T12:48:00Z">
              <w:tcPr>
                <w:tcW w:w="870" w:type="dxa"/>
                <w:noWrap/>
                <w:hideMark/>
              </w:tcPr>
            </w:tcPrChange>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22" w:author="Megan Ball" w:date="2020-10-04T12:47:00Z"/>
              </w:rPr>
            </w:pPr>
            <w:ins w:id="923" w:author="Megan Ball" w:date="2020-10-04T12:47:00Z">
              <w:r w:rsidRPr="00075A53">
                <w:t>-0.61391</w:t>
              </w:r>
            </w:ins>
          </w:p>
        </w:tc>
        <w:tc>
          <w:tcPr>
            <w:tcW w:w="1170" w:type="dxa"/>
            <w:noWrap/>
            <w:hideMark/>
            <w:tcPrChange w:id="924" w:author="Megan Ball" w:date="2020-10-04T12:48:00Z">
              <w:tcPr>
                <w:tcW w:w="871" w:type="dxa"/>
                <w:noWrap/>
                <w:hideMark/>
              </w:tcPr>
            </w:tcPrChange>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25" w:author="Megan Ball" w:date="2020-10-04T12:47:00Z"/>
              </w:rPr>
            </w:pPr>
            <w:ins w:id="926" w:author="Megan Ball" w:date="2020-10-04T12:47:00Z">
              <w:r w:rsidRPr="00075A53">
                <w:t>0.74321</w:t>
              </w:r>
            </w:ins>
          </w:p>
        </w:tc>
        <w:tc>
          <w:tcPr>
            <w:tcW w:w="1080" w:type="dxa"/>
            <w:noWrap/>
            <w:hideMark/>
            <w:tcPrChange w:id="927" w:author="Megan Ball" w:date="2020-10-04T12:48:00Z">
              <w:tcPr>
                <w:tcW w:w="871" w:type="dxa"/>
                <w:noWrap/>
                <w:hideMark/>
              </w:tcPr>
            </w:tcPrChange>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28" w:author="Megan Ball" w:date="2020-10-04T12:47:00Z"/>
              </w:rPr>
            </w:pPr>
            <w:ins w:id="929" w:author="Megan Ball" w:date="2020-10-04T12:47:00Z">
              <w:r w:rsidRPr="00075A53">
                <w:t>-0.826</w:t>
              </w:r>
            </w:ins>
          </w:p>
        </w:tc>
        <w:tc>
          <w:tcPr>
            <w:tcW w:w="1170" w:type="dxa"/>
            <w:noWrap/>
            <w:hideMark/>
            <w:tcPrChange w:id="930" w:author="Megan Ball" w:date="2020-10-04T12:48:00Z">
              <w:tcPr>
                <w:tcW w:w="871" w:type="dxa"/>
                <w:noWrap/>
                <w:hideMark/>
              </w:tcPr>
            </w:tcPrChange>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31" w:author="Megan Ball" w:date="2020-10-04T12:47:00Z"/>
              </w:rPr>
            </w:pPr>
            <w:ins w:id="932" w:author="Megan Ball" w:date="2020-10-04T12:47:00Z">
              <w:r w:rsidRPr="00075A53">
                <w:t>0.408858</w:t>
              </w:r>
            </w:ins>
          </w:p>
        </w:tc>
        <w:tc>
          <w:tcPr>
            <w:tcW w:w="1206" w:type="dxa"/>
            <w:noWrap/>
            <w:hideMark/>
            <w:tcPrChange w:id="933" w:author="Megan Ball" w:date="2020-10-04T12:48:00Z">
              <w:tcPr>
                <w:tcW w:w="871" w:type="dxa"/>
                <w:noWrap/>
                <w:hideMark/>
              </w:tcPr>
            </w:tcPrChange>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34" w:author="Megan Ball" w:date="2020-10-04T12:47:00Z"/>
              </w:rPr>
            </w:pPr>
          </w:p>
        </w:tc>
      </w:tr>
      <w:tr w:rsidR="00075A53" w:rsidRPr="00075A53" w14:paraId="285830F2" w14:textId="77777777" w:rsidTr="00075A53">
        <w:trPr>
          <w:trHeight w:val="300"/>
          <w:ins w:id="935" w:author="Megan Ball" w:date="2020-10-04T12:47:00Z"/>
          <w:trPrChange w:id="9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937" w:author="Megan Ball" w:date="2020-10-04T12:48:00Z">
              <w:tcPr>
                <w:tcW w:w="5006" w:type="dxa"/>
                <w:noWrap/>
                <w:hideMark/>
              </w:tcPr>
            </w:tcPrChange>
          </w:tcPr>
          <w:p w14:paraId="760D89C6" w14:textId="77777777" w:rsidR="00075A53" w:rsidRPr="00075A53" w:rsidRDefault="00075A53">
            <w:pPr>
              <w:rPr>
                <w:ins w:id="938" w:author="Megan Ball" w:date="2020-10-04T12:47:00Z"/>
              </w:rPr>
            </w:pPr>
            <w:proofErr w:type="spellStart"/>
            <w:ins w:id="939" w:author="Megan Ball" w:date="2020-10-04T12:47:00Z">
              <w:r w:rsidRPr="00075A53">
                <w:t>countryCôte</w:t>
              </w:r>
              <w:proofErr w:type="spellEnd"/>
              <w:r w:rsidRPr="00075A53">
                <w:t xml:space="preserve"> d'Ivoire</w:t>
              </w:r>
            </w:ins>
          </w:p>
        </w:tc>
        <w:tc>
          <w:tcPr>
            <w:tcW w:w="1170" w:type="dxa"/>
            <w:noWrap/>
            <w:hideMark/>
            <w:tcPrChange w:id="940" w:author="Megan Ball" w:date="2020-10-04T12:48:00Z">
              <w:tcPr>
                <w:tcW w:w="870" w:type="dxa"/>
                <w:noWrap/>
                <w:hideMark/>
              </w:tcPr>
            </w:tcPrChange>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41" w:author="Megan Ball" w:date="2020-10-04T12:47:00Z"/>
              </w:rPr>
            </w:pPr>
            <w:ins w:id="942" w:author="Megan Ball" w:date="2020-10-04T12:47:00Z">
              <w:r w:rsidRPr="00075A53">
                <w:t>-8.59456</w:t>
              </w:r>
            </w:ins>
          </w:p>
        </w:tc>
        <w:tc>
          <w:tcPr>
            <w:tcW w:w="1170" w:type="dxa"/>
            <w:noWrap/>
            <w:hideMark/>
            <w:tcPrChange w:id="943" w:author="Megan Ball" w:date="2020-10-04T12:48:00Z">
              <w:tcPr>
                <w:tcW w:w="871" w:type="dxa"/>
                <w:noWrap/>
                <w:hideMark/>
              </w:tcPr>
            </w:tcPrChange>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44" w:author="Megan Ball" w:date="2020-10-04T12:47:00Z"/>
              </w:rPr>
            </w:pPr>
            <w:ins w:id="945" w:author="Megan Ball" w:date="2020-10-04T12:47:00Z">
              <w:r w:rsidRPr="00075A53">
                <w:t>0.75676</w:t>
              </w:r>
            </w:ins>
          </w:p>
        </w:tc>
        <w:tc>
          <w:tcPr>
            <w:tcW w:w="1080" w:type="dxa"/>
            <w:noWrap/>
            <w:hideMark/>
            <w:tcPrChange w:id="946" w:author="Megan Ball" w:date="2020-10-04T12:48:00Z">
              <w:tcPr>
                <w:tcW w:w="871" w:type="dxa"/>
                <w:noWrap/>
                <w:hideMark/>
              </w:tcPr>
            </w:tcPrChange>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47" w:author="Megan Ball" w:date="2020-10-04T12:47:00Z"/>
              </w:rPr>
            </w:pPr>
            <w:ins w:id="948" w:author="Megan Ball" w:date="2020-10-04T12:47:00Z">
              <w:r w:rsidRPr="00075A53">
                <w:t>-11.357</w:t>
              </w:r>
            </w:ins>
          </w:p>
        </w:tc>
        <w:tc>
          <w:tcPr>
            <w:tcW w:w="1170" w:type="dxa"/>
            <w:noWrap/>
            <w:hideMark/>
            <w:tcPrChange w:id="949" w:author="Megan Ball" w:date="2020-10-04T12:48:00Z">
              <w:tcPr>
                <w:tcW w:w="871" w:type="dxa"/>
                <w:noWrap/>
                <w:hideMark/>
              </w:tcPr>
            </w:tcPrChange>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950" w:author="Megan Ball" w:date="2020-10-04T12:47:00Z"/>
              </w:rPr>
            </w:pPr>
            <w:ins w:id="951" w:author="Megan Ball" w:date="2020-10-04T12:47:00Z">
              <w:r w:rsidRPr="00075A53">
                <w:t>&lt; 2e-16</w:t>
              </w:r>
            </w:ins>
          </w:p>
        </w:tc>
        <w:tc>
          <w:tcPr>
            <w:tcW w:w="1206" w:type="dxa"/>
            <w:noWrap/>
            <w:hideMark/>
            <w:tcPrChange w:id="952" w:author="Megan Ball" w:date="2020-10-04T12:48:00Z">
              <w:tcPr>
                <w:tcW w:w="871" w:type="dxa"/>
                <w:noWrap/>
                <w:hideMark/>
              </w:tcPr>
            </w:tcPrChange>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953" w:author="Megan Ball" w:date="2020-10-04T12:47:00Z"/>
              </w:rPr>
            </w:pPr>
            <w:ins w:id="954" w:author="Megan Ball" w:date="2020-10-04T12:47:00Z">
              <w:r w:rsidRPr="00075A53">
                <w:t>***</w:t>
              </w:r>
            </w:ins>
          </w:p>
        </w:tc>
      </w:tr>
      <w:tr w:rsidR="00075A53" w:rsidRPr="00075A53" w14:paraId="0722792F" w14:textId="77777777" w:rsidTr="00075A53">
        <w:trPr>
          <w:cnfStyle w:val="000000100000" w:firstRow="0" w:lastRow="0" w:firstColumn="0" w:lastColumn="0" w:oddVBand="0" w:evenVBand="0" w:oddHBand="1" w:evenHBand="0" w:firstRowFirstColumn="0" w:firstRowLastColumn="0" w:lastRowFirstColumn="0" w:lastRowLastColumn="0"/>
          <w:trHeight w:val="300"/>
          <w:ins w:id="955" w:author="Megan Ball" w:date="2020-10-04T12:47:00Z"/>
          <w:trPrChange w:id="95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957" w:author="Megan Ball" w:date="2020-10-04T12:48:00Z">
              <w:tcPr>
                <w:tcW w:w="5006" w:type="dxa"/>
                <w:noWrap/>
                <w:hideMark/>
              </w:tcPr>
            </w:tcPrChange>
          </w:tcPr>
          <w:p w14:paraId="5A5A6D9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958" w:author="Megan Ball" w:date="2020-10-04T12:47:00Z"/>
              </w:rPr>
            </w:pPr>
            <w:proofErr w:type="spellStart"/>
            <w:ins w:id="959" w:author="Megan Ball" w:date="2020-10-04T12:47:00Z">
              <w:r w:rsidRPr="00075A53">
                <w:t>countryCabo</w:t>
              </w:r>
              <w:proofErr w:type="spellEnd"/>
              <w:r w:rsidRPr="00075A53">
                <w:t xml:space="preserve"> Verde</w:t>
              </w:r>
            </w:ins>
          </w:p>
        </w:tc>
        <w:tc>
          <w:tcPr>
            <w:tcW w:w="1170" w:type="dxa"/>
            <w:noWrap/>
            <w:hideMark/>
            <w:tcPrChange w:id="960" w:author="Megan Ball" w:date="2020-10-04T12:48:00Z">
              <w:tcPr>
                <w:tcW w:w="870" w:type="dxa"/>
                <w:noWrap/>
                <w:hideMark/>
              </w:tcPr>
            </w:tcPrChange>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61" w:author="Megan Ball" w:date="2020-10-04T12:47:00Z"/>
              </w:rPr>
            </w:pPr>
            <w:ins w:id="962" w:author="Megan Ball" w:date="2020-10-04T12:47:00Z">
              <w:r w:rsidRPr="00075A53">
                <w:t>11.66591</w:t>
              </w:r>
            </w:ins>
          </w:p>
        </w:tc>
        <w:tc>
          <w:tcPr>
            <w:tcW w:w="1170" w:type="dxa"/>
            <w:noWrap/>
            <w:hideMark/>
            <w:tcPrChange w:id="963" w:author="Megan Ball" w:date="2020-10-04T12:48:00Z">
              <w:tcPr>
                <w:tcW w:w="871" w:type="dxa"/>
                <w:noWrap/>
                <w:hideMark/>
              </w:tcPr>
            </w:tcPrChange>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64" w:author="Megan Ball" w:date="2020-10-04T12:47:00Z"/>
              </w:rPr>
            </w:pPr>
            <w:ins w:id="965" w:author="Megan Ball" w:date="2020-10-04T12:47:00Z">
              <w:r w:rsidRPr="00075A53">
                <w:t>0.75325</w:t>
              </w:r>
            </w:ins>
          </w:p>
        </w:tc>
        <w:tc>
          <w:tcPr>
            <w:tcW w:w="1080" w:type="dxa"/>
            <w:noWrap/>
            <w:hideMark/>
            <w:tcPrChange w:id="966" w:author="Megan Ball" w:date="2020-10-04T12:48:00Z">
              <w:tcPr>
                <w:tcW w:w="871" w:type="dxa"/>
                <w:noWrap/>
                <w:hideMark/>
              </w:tcPr>
            </w:tcPrChange>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967" w:author="Megan Ball" w:date="2020-10-04T12:47:00Z"/>
              </w:rPr>
            </w:pPr>
            <w:ins w:id="968" w:author="Megan Ball" w:date="2020-10-04T12:47:00Z">
              <w:r w:rsidRPr="00075A53">
                <w:t>15.487</w:t>
              </w:r>
            </w:ins>
          </w:p>
        </w:tc>
        <w:tc>
          <w:tcPr>
            <w:tcW w:w="1170" w:type="dxa"/>
            <w:noWrap/>
            <w:hideMark/>
            <w:tcPrChange w:id="969" w:author="Megan Ball" w:date="2020-10-04T12:48:00Z">
              <w:tcPr>
                <w:tcW w:w="871" w:type="dxa"/>
                <w:noWrap/>
                <w:hideMark/>
              </w:tcPr>
            </w:tcPrChange>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970" w:author="Megan Ball" w:date="2020-10-04T12:47:00Z"/>
              </w:rPr>
            </w:pPr>
            <w:ins w:id="971" w:author="Megan Ball" w:date="2020-10-04T12:47:00Z">
              <w:r w:rsidRPr="00075A53">
                <w:t>&lt; 2e-16</w:t>
              </w:r>
            </w:ins>
          </w:p>
        </w:tc>
        <w:tc>
          <w:tcPr>
            <w:tcW w:w="1206" w:type="dxa"/>
            <w:noWrap/>
            <w:hideMark/>
            <w:tcPrChange w:id="972" w:author="Megan Ball" w:date="2020-10-04T12:48:00Z">
              <w:tcPr>
                <w:tcW w:w="871" w:type="dxa"/>
                <w:noWrap/>
                <w:hideMark/>
              </w:tcPr>
            </w:tcPrChange>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973" w:author="Megan Ball" w:date="2020-10-04T12:47:00Z"/>
              </w:rPr>
            </w:pPr>
            <w:ins w:id="974" w:author="Megan Ball" w:date="2020-10-04T12:47:00Z">
              <w:r w:rsidRPr="00075A53">
                <w:t>***</w:t>
              </w:r>
            </w:ins>
          </w:p>
        </w:tc>
      </w:tr>
      <w:tr w:rsidR="00075A53" w:rsidRPr="00075A53" w14:paraId="2F0875B9" w14:textId="77777777" w:rsidTr="00075A53">
        <w:trPr>
          <w:trHeight w:val="300"/>
          <w:ins w:id="975" w:author="Megan Ball" w:date="2020-10-04T12:47:00Z"/>
          <w:trPrChange w:id="97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977" w:author="Megan Ball" w:date="2020-10-04T12:48:00Z">
              <w:tcPr>
                <w:tcW w:w="5006" w:type="dxa"/>
                <w:noWrap/>
                <w:hideMark/>
              </w:tcPr>
            </w:tcPrChange>
          </w:tcPr>
          <w:p w14:paraId="508FB400" w14:textId="77777777" w:rsidR="00075A53" w:rsidRPr="00075A53" w:rsidRDefault="00075A53">
            <w:pPr>
              <w:rPr>
                <w:ins w:id="978" w:author="Megan Ball" w:date="2020-10-04T12:47:00Z"/>
              </w:rPr>
            </w:pPr>
            <w:proofErr w:type="spellStart"/>
            <w:ins w:id="979" w:author="Megan Ball" w:date="2020-10-04T12:47:00Z">
              <w:r w:rsidRPr="00075A53">
                <w:t>countryCambodia</w:t>
              </w:r>
              <w:proofErr w:type="spellEnd"/>
            </w:ins>
          </w:p>
        </w:tc>
        <w:tc>
          <w:tcPr>
            <w:tcW w:w="1170" w:type="dxa"/>
            <w:noWrap/>
            <w:hideMark/>
            <w:tcPrChange w:id="980" w:author="Megan Ball" w:date="2020-10-04T12:48:00Z">
              <w:tcPr>
                <w:tcW w:w="870" w:type="dxa"/>
                <w:noWrap/>
                <w:hideMark/>
              </w:tcPr>
            </w:tcPrChange>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81" w:author="Megan Ball" w:date="2020-10-04T12:47:00Z"/>
              </w:rPr>
            </w:pPr>
            <w:ins w:id="982" w:author="Megan Ball" w:date="2020-10-04T12:47:00Z">
              <w:r w:rsidRPr="00075A53">
                <w:t>5.34998</w:t>
              </w:r>
            </w:ins>
          </w:p>
        </w:tc>
        <w:tc>
          <w:tcPr>
            <w:tcW w:w="1170" w:type="dxa"/>
            <w:noWrap/>
            <w:hideMark/>
            <w:tcPrChange w:id="983" w:author="Megan Ball" w:date="2020-10-04T12:48:00Z">
              <w:tcPr>
                <w:tcW w:w="871" w:type="dxa"/>
                <w:noWrap/>
                <w:hideMark/>
              </w:tcPr>
            </w:tcPrChange>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84" w:author="Megan Ball" w:date="2020-10-04T12:47:00Z"/>
              </w:rPr>
            </w:pPr>
            <w:ins w:id="985" w:author="Megan Ball" w:date="2020-10-04T12:47:00Z">
              <w:r w:rsidRPr="00075A53">
                <w:t>0.74348</w:t>
              </w:r>
            </w:ins>
          </w:p>
        </w:tc>
        <w:tc>
          <w:tcPr>
            <w:tcW w:w="1080" w:type="dxa"/>
            <w:noWrap/>
            <w:hideMark/>
            <w:tcPrChange w:id="986" w:author="Megan Ball" w:date="2020-10-04T12:48:00Z">
              <w:tcPr>
                <w:tcW w:w="871" w:type="dxa"/>
                <w:noWrap/>
                <w:hideMark/>
              </w:tcPr>
            </w:tcPrChange>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87" w:author="Megan Ball" w:date="2020-10-04T12:47:00Z"/>
              </w:rPr>
            </w:pPr>
            <w:ins w:id="988" w:author="Megan Ball" w:date="2020-10-04T12:47:00Z">
              <w:r w:rsidRPr="00075A53">
                <w:t>7.196</w:t>
              </w:r>
            </w:ins>
          </w:p>
        </w:tc>
        <w:tc>
          <w:tcPr>
            <w:tcW w:w="1170" w:type="dxa"/>
            <w:noWrap/>
            <w:hideMark/>
            <w:tcPrChange w:id="989" w:author="Megan Ball" w:date="2020-10-04T12:48:00Z">
              <w:tcPr>
                <w:tcW w:w="871" w:type="dxa"/>
                <w:noWrap/>
                <w:hideMark/>
              </w:tcPr>
            </w:tcPrChange>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990" w:author="Megan Ball" w:date="2020-10-04T12:47:00Z"/>
              </w:rPr>
            </w:pPr>
            <w:ins w:id="991" w:author="Megan Ball" w:date="2020-10-04T12:47:00Z">
              <w:r w:rsidRPr="00075A53">
                <w:t>7.98E-13</w:t>
              </w:r>
            </w:ins>
          </w:p>
        </w:tc>
        <w:tc>
          <w:tcPr>
            <w:tcW w:w="1206" w:type="dxa"/>
            <w:noWrap/>
            <w:hideMark/>
            <w:tcPrChange w:id="992" w:author="Megan Ball" w:date="2020-10-04T12:48:00Z">
              <w:tcPr>
                <w:tcW w:w="871" w:type="dxa"/>
                <w:noWrap/>
                <w:hideMark/>
              </w:tcPr>
            </w:tcPrChange>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993" w:author="Megan Ball" w:date="2020-10-04T12:47:00Z"/>
              </w:rPr>
            </w:pPr>
            <w:ins w:id="994" w:author="Megan Ball" w:date="2020-10-04T12:47:00Z">
              <w:r w:rsidRPr="00075A53">
                <w:t>***</w:t>
              </w:r>
            </w:ins>
          </w:p>
        </w:tc>
      </w:tr>
      <w:tr w:rsidR="00075A53" w:rsidRPr="00075A53" w14:paraId="017DAF08" w14:textId="77777777" w:rsidTr="00075A53">
        <w:trPr>
          <w:cnfStyle w:val="000000100000" w:firstRow="0" w:lastRow="0" w:firstColumn="0" w:lastColumn="0" w:oddVBand="0" w:evenVBand="0" w:oddHBand="1" w:evenHBand="0" w:firstRowFirstColumn="0" w:firstRowLastColumn="0" w:lastRowFirstColumn="0" w:lastRowLastColumn="0"/>
          <w:trHeight w:val="300"/>
          <w:ins w:id="995" w:author="Megan Ball" w:date="2020-10-04T12:47:00Z"/>
          <w:trPrChange w:id="99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997" w:author="Megan Ball" w:date="2020-10-04T12:48:00Z">
              <w:tcPr>
                <w:tcW w:w="5006" w:type="dxa"/>
                <w:noWrap/>
                <w:hideMark/>
              </w:tcPr>
            </w:tcPrChange>
          </w:tcPr>
          <w:p w14:paraId="729918E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998" w:author="Megan Ball" w:date="2020-10-04T12:47:00Z"/>
              </w:rPr>
            </w:pPr>
            <w:proofErr w:type="spellStart"/>
            <w:ins w:id="999" w:author="Megan Ball" w:date="2020-10-04T12:47:00Z">
              <w:r w:rsidRPr="00075A53">
                <w:t>countryCameroon</w:t>
              </w:r>
              <w:proofErr w:type="spellEnd"/>
            </w:ins>
          </w:p>
        </w:tc>
        <w:tc>
          <w:tcPr>
            <w:tcW w:w="1170" w:type="dxa"/>
            <w:noWrap/>
            <w:hideMark/>
            <w:tcPrChange w:id="1000" w:author="Megan Ball" w:date="2020-10-04T12:48:00Z">
              <w:tcPr>
                <w:tcW w:w="870" w:type="dxa"/>
                <w:noWrap/>
                <w:hideMark/>
              </w:tcPr>
            </w:tcPrChange>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01" w:author="Megan Ball" w:date="2020-10-04T12:47:00Z"/>
              </w:rPr>
            </w:pPr>
            <w:ins w:id="1002" w:author="Megan Ball" w:date="2020-10-04T12:47:00Z">
              <w:r w:rsidRPr="00075A53">
                <w:t>-1.95352</w:t>
              </w:r>
            </w:ins>
          </w:p>
        </w:tc>
        <w:tc>
          <w:tcPr>
            <w:tcW w:w="1170" w:type="dxa"/>
            <w:noWrap/>
            <w:hideMark/>
            <w:tcPrChange w:id="1003" w:author="Megan Ball" w:date="2020-10-04T12:48:00Z">
              <w:tcPr>
                <w:tcW w:w="871" w:type="dxa"/>
                <w:noWrap/>
                <w:hideMark/>
              </w:tcPr>
            </w:tcPrChange>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04" w:author="Megan Ball" w:date="2020-10-04T12:47:00Z"/>
              </w:rPr>
            </w:pPr>
            <w:ins w:id="1005" w:author="Megan Ball" w:date="2020-10-04T12:47:00Z">
              <w:r w:rsidRPr="00075A53">
                <w:t>0.74814</w:t>
              </w:r>
            </w:ins>
          </w:p>
        </w:tc>
        <w:tc>
          <w:tcPr>
            <w:tcW w:w="1080" w:type="dxa"/>
            <w:noWrap/>
            <w:hideMark/>
            <w:tcPrChange w:id="1006" w:author="Megan Ball" w:date="2020-10-04T12:48:00Z">
              <w:tcPr>
                <w:tcW w:w="871" w:type="dxa"/>
                <w:noWrap/>
                <w:hideMark/>
              </w:tcPr>
            </w:tcPrChange>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07" w:author="Megan Ball" w:date="2020-10-04T12:47:00Z"/>
              </w:rPr>
            </w:pPr>
            <w:ins w:id="1008" w:author="Megan Ball" w:date="2020-10-04T12:47:00Z">
              <w:r w:rsidRPr="00075A53">
                <w:t>-2.611</w:t>
              </w:r>
            </w:ins>
          </w:p>
        </w:tc>
        <w:tc>
          <w:tcPr>
            <w:tcW w:w="1170" w:type="dxa"/>
            <w:noWrap/>
            <w:hideMark/>
            <w:tcPrChange w:id="1009" w:author="Megan Ball" w:date="2020-10-04T12:48:00Z">
              <w:tcPr>
                <w:tcW w:w="871" w:type="dxa"/>
                <w:noWrap/>
                <w:hideMark/>
              </w:tcPr>
            </w:tcPrChange>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10" w:author="Megan Ball" w:date="2020-10-04T12:47:00Z"/>
              </w:rPr>
            </w:pPr>
            <w:ins w:id="1011" w:author="Megan Ball" w:date="2020-10-04T12:47:00Z">
              <w:r w:rsidRPr="00075A53">
                <w:t>0.009073</w:t>
              </w:r>
            </w:ins>
          </w:p>
        </w:tc>
        <w:tc>
          <w:tcPr>
            <w:tcW w:w="1206" w:type="dxa"/>
            <w:noWrap/>
            <w:hideMark/>
            <w:tcPrChange w:id="1012" w:author="Megan Ball" w:date="2020-10-04T12:48:00Z">
              <w:tcPr>
                <w:tcW w:w="871" w:type="dxa"/>
                <w:noWrap/>
                <w:hideMark/>
              </w:tcPr>
            </w:tcPrChange>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013" w:author="Megan Ball" w:date="2020-10-04T12:47:00Z"/>
              </w:rPr>
            </w:pPr>
            <w:ins w:id="1014" w:author="Megan Ball" w:date="2020-10-04T12:47:00Z">
              <w:r w:rsidRPr="00075A53">
                <w:t>**</w:t>
              </w:r>
            </w:ins>
          </w:p>
        </w:tc>
      </w:tr>
      <w:tr w:rsidR="00075A53" w:rsidRPr="00075A53" w14:paraId="458BA38B" w14:textId="77777777" w:rsidTr="00075A53">
        <w:trPr>
          <w:trHeight w:val="300"/>
          <w:ins w:id="1015" w:author="Megan Ball" w:date="2020-10-04T12:47:00Z"/>
          <w:trPrChange w:id="101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017" w:author="Megan Ball" w:date="2020-10-04T12:48:00Z">
              <w:tcPr>
                <w:tcW w:w="5006" w:type="dxa"/>
                <w:noWrap/>
                <w:hideMark/>
              </w:tcPr>
            </w:tcPrChange>
          </w:tcPr>
          <w:p w14:paraId="4DB088AB" w14:textId="77777777" w:rsidR="00075A53" w:rsidRPr="00075A53" w:rsidRDefault="00075A53">
            <w:pPr>
              <w:rPr>
                <w:ins w:id="1018" w:author="Megan Ball" w:date="2020-10-04T12:47:00Z"/>
              </w:rPr>
            </w:pPr>
            <w:proofErr w:type="spellStart"/>
            <w:ins w:id="1019" w:author="Megan Ball" w:date="2020-10-04T12:47:00Z">
              <w:r w:rsidRPr="00075A53">
                <w:t>countryCanada</w:t>
              </w:r>
              <w:proofErr w:type="spellEnd"/>
            </w:ins>
          </w:p>
        </w:tc>
        <w:tc>
          <w:tcPr>
            <w:tcW w:w="1170" w:type="dxa"/>
            <w:noWrap/>
            <w:hideMark/>
            <w:tcPrChange w:id="1020" w:author="Megan Ball" w:date="2020-10-04T12:48:00Z">
              <w:tcPr>
                <w:tcW w:w="870" w:type="dxa"/>
                <w:noWrap/>
                <w:hideMark/>
              </w:tcPr>
            </w:tcPrChange>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21" w:author="Megan Ball" w:date="2020-10-04T12:47:00Z"/>
              </w:rPr>
            </w:pPr>
            <w:ins w:id="1022" w:author="Megan Ball" w:date="2020-10-04T12:47:00Z">
              <w:r w:rsidRPr="00075A53">
                <w:t>17.53601</w:t>
              </w:r>
            </w:ins>
          </w:p>
        </w:tc>
        <w:tc>
          <w:tcPr>
            <w:tcW w:w="1170" w:type="dxa"/>
            <w:noWrap/>
            <w:hideMark/>
            <w:tcPrChange w:id="1023" w:author="Megan Ball" w:date="2020-10-04T12:48:00Z">
              <w:tcPr>
                <w:tcW w:w="871" w:type="dxa"/>
                <w:noWrap/>
                <w:hideMark/>
              </w:tcPr>
            </w:tcPrChange>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24" w:author="Megan Ball" w:date="2020-10-04T12:47:00Z"/>
              </w:rPr>
            </w:pPr>
            <w:ins w:id="1025" w:author="Megan Ball" w:date="2020-10-04T12:47:00Z">
              <w:r w:rsidRPr="00075A53">
                <w:t>0.78514</w:t>
              </w:r>
            </w:ins>
          </w:p>
        </w:tc>
        <w:tc>
          <w:tcPr>
            <w:tcW w:w="1080" w:type="dxa"/>
            <w:noWrap/>
            <w:hideMark/>
            <w:tcPrChange w:id="1026" w:author="Megan Ball" w:date="2020-10-04T12:48:00Z">
              <w:tcPr>
                <w:tcW w:w="871" w:type="dxa"/>
                <w:noWrap/>
                <w:hideMark/>
              </w:tcPr>
            </w:tcPrChange>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27" w:author="Megan Ball" w:date="2020-10-04T12:47:00Z"/>
              </w:rPr>
            </w:pPr>
            <w:ins w:id="1028" w:author="Megan Ball" w:date="2020-10-04T12:47:00Z">
              <w:r w:rsidRPr="00075A53">
                <w:t>22.335</w:t>
              </w:r>
            </w:ins>
          </w:p>
        </w:tc>
        <w:tc>
          <w:tcPr>
            <w:tcW w:w="1170" w:type="dxa"/>
            <w:noWrap/>
            <w:hideMark/>
            <w:tcPrChange w:id="1029" w:author="Megan Ball" w:date="2020-10-04T12:48:00Z">
              <w:tcPr>
                <w:tcW w:w="871" w:type="dxa"/>
                <w:noWrap/>
                <w:hideMark/>
              </w:tcPr>
            </w:tcPrChange>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030" w:author="Megan Ball" w:date="2020-10-04T12:47:00Z"/>
              </w:rPr>
            </w:pPr>
            <w:ins w:id="1031" w:author="Megan Ball" w:date="2020-10-04T12:47:00Z">
              <w:r w:rsidRPr="00075A53">
                <w:t>&lt; 2e-16</w:t>
              </w:r>
            </w:ins>
          </w:p>
        </w:tc>
        <w:tc>
          <w:tcPr>
            <w:tcW w:w="1206" w:type="dxa"/>
            <w:noWrap/>
            <w:hideMark/>
            <w:tcPrChange w:id="1032" w:author="Megan Ball" w:date="2020-10-04T12:48:00Z">
              <w:tcPr>
                <w:tcW w:w="871" w:type="dxa"/>
                <w:noWrap/>
                <w:hideMark/>
              </w:tcPr>
            </w:tcPrChange>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033" w:author="Megan Ball" w:date="2020-10-04T12:47:00Z"/>
              </w:rPr>
            </w:pPr>
            <w:ins w:id="1034" w:author="Megan Ball" w:date="2020-10-04T12:47:00Z">
              <w:r w:rsidRPr="00075A53">
                <w:t>***</w:t>
              </w:r>
            </w:ins>
          </w:p>
        </w:tc>
      </w:tr>
      <w:tr w:rsidR="00075A53" w:rsidRPr="00075A53" w14:paraId="0C4329E3" w14:textId="77777777" w:rsidTr="00075A53">
        <w:trPr>
          <w:cnfStyle w:val="000000100000" w:firstRow="0" w:lastRow="0" w:firstColumn="0" w:lastColumn="0" w:oddVBand="0" w:evenVBand="0" w:oddHBand="1" w:evenHBand="0" w:firstRowFirstColumn="0" w:firstRowLastColumn="0" w:lastRowFirstColumn="0" w:lastRowLastColumn="0"/>
          <w:trHeight w:val="300"/>
          <w:ins w:id="1035" w:author="Megan Ball" w:date="2020-10-04T12:47:00Z"/>
          <w:trPrChange w:id="10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037" w:author="Megan Ball" w:date="2020-10-04T12:48:00Z">
              <w:tcPr>
                <w:tcW w:w="5006" w:type="dxa"/>
                <w:noWrap/>
                <w:hideMark/>
              </w:tcPr>
            </w:tcPrChange>
          </w:tcPr>
          <w:p w14:paraId="190DE38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038" w:author="Megan Ball" w:date="2020-10-04T12:47:00Z"/>
              </w:rPr>
            </w:pPr>
            <w:proofErr w:type="spellStart"/>
            <w:ins w:id="1039" w:author="Megan Ball" w:date="2020-10-04T12:47:00Z">
              <w:r w:rsidRPr="00075A53">
                <w:t>countryCentral</w:t>
              </w:r>
              <w:proofErr w:type="spellEnd"/>
              <w:r w:rsidRPr="00075A53">
                <w:t xml:space="preserve"> African Republic</w:t>
              </w:r>
            </w:ins>
          </w:p>
        </w:tc>
        <w:tc>
          <w:tcPr>
            <w:tcW w:w="1170" w:type="dxa"/>
            <w:noWrap/>
            <w:hideMark/>
            <w:tcPrChange w:id="1040" w:author="Megan Ball" w:date="2020-10-04T12:48:00Z">
              <w:tcPr>
                <w:tcW w:w="870" w:type="dxa"/>
                <w:noWrap/>
                <w:hideMark/>
              </w:tcPr>
            </w:tcPrChange>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41" w:author="Megan Ball" w:date="2020-10-04T12:47:00Z"/>
              </w:rPr>
            </w:pPr>
            <w:ins w:id="1042" w:author="Megan Ball" w:date="2020-10-04T12:47:00Z">
              <w:r w:rsidRPr="00075A53">
                <w:t>-4.20312</w:t>
              </w:r>
            </w:ins>
          </w:p>
        </w:tc>
        <w:tc>
          <w:tcPr>
            <w:tcW w:w="1170" w:type="dxa"/>
            <w:noWrap/>
            <w:hideMark/>
            <w:tcPrChange w:id="1043" w:author="Megan Ball" w:date="2020-10-04T12:48:00Z">
              <w:tcPr>
                <w:tcW w:w="871" w:type="dxa"/>
                <w:noWrap/>
                <w:hideMark/>
              </w:tcPr>
            </w:tcPrChange>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44" w:author="Megan Ball" w:date="2020-10-04T12:47:00Z"/>
              </w:rPr>
            </w:pPr>
            <w:ins w:id="1045" w:author="Megan Ball" w:date="2020-10-04T12:47:00Z">
              <w:r w:rsidRPr="00075A53">
                <w:t>0.75563</w:t>
              </w:r>
            </w:ins>
          </w:p>
        </w:tc>
        <w:tc>
          <w:tcPr>
            <w:tcW w:w="1080" w:type="dxa"/>
            <w:noWrap/>
            <w:hideMark/>
            <w:tcPrChange w:id="1046" w:author="Megan Ball" w:date="2020-10-04T12:48:00Z">
              <w:tcPr>
                <w:tcW w:w="871" w:type="dxa"/>
                <w:noWrap/>
                <w:hideMark/>
              </w:tcPr>
            </w:tcPrChange>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47" w:author="Megan Ball" w:date="2020-10-04T12:47:00Z"/>
              </w:rPr>
            </w:pPr>
            <w:ins w:id="1048" w:author="Megan Ball" w:date="2020-10-04T12:47:00Z">
              <w:r w:rsidRPr="00075A53">
                <w:t>-5.562</w:t>
              </w:r>
            </w:ins>
          </w:p>
        </w:tc>
        <w:tc>
          <w:tcPr>
            <w:tcW w:w="1170" w:type="dxa"/>
            <w:noWrap/>
            <w:hideMark/>
            <w:tcPrChange w:id="1049" w:author="Megan Ball" w:date="2020-10-04T12:48:00Z">
              <w:tcPr>
                <w:tcW w:w="871" w:type="dxa"/>
                <w:noWrap/>
                <w:hideMark/>
              </w:tcPr>
            </w:tcPrChange>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50" w:author="Megan Ball" w:date="2020-10-04T12:47:00Z"/>
              </w:rPr>
            </w:pPr>
            <w:ins w:id="1051" w:author="Megan Ball" w:date="2020-10-04T12:47:00Z">
              <w:r w:rsidRPr="00075A53">
                <w:t>2.92E-08</w:t>
              </w:r>
            </w:ins>
          </w:p>
        </w:tc>
        <w:tc>
          <w:tcPr>
            <w:tcW w:w="1206" w:type="dxa"/>
            <w:noWrap/>
            <w:hideMark/>
            <w:tcPrChange w:id="1052" w:author="Megan Ball" w:date="2020-10-04T12:48:00Z">
              <w:tcPr>
                <w:tcW w:w="871" w:type="dxa"/>
                <w:noWrap/>
                <w:hideMark/>
              </w:tcPr>
            </w:tcPrChange>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053" w:author="Megan Ball" w:date="2020-10-04T12:47:00Z"/>
              </w:rPr>
            </w:pPr>
            <w:ins w:id="1054" w:author="Megan Ball" w:date="2020-10-04T12:47:00Z">
              <w:r w:rsidRPr="00075A53">
                <w:t>***</w:t>
              </w:r>
            </w:ins>
          </w:p>
        </w:tc>
      </w:tr>
      <w:tr w:rsidR="00075A53" w:rsidRPr="00075A53" w14:paraId="1B2E67EC" w14:textId="77777777" w:rsidTr="00075A53">
        <w:trPr>
          <w:trHeight w:val="300"/>
          <w:ins w:id="1055" w:author="Megan Ball" w:date="2020-10-04T12:47:00Z"/>
          <w:trPrChange w:id="105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057" w:author="Megan Ball" w:date="2020-10-04T12:48:00Z">
              <w:tcPr>
                <w:tcW w:w="5006" w:type="dxa"/>
                <w:noWrap/>
                <w:hideMark/>
              </w:tcPr>
            </w:tcPrChange>
          </w:tcPr>
          <w:p w14:paraId="07AA9B12" w14:textId="77777777" w:rsidR="00075A53" w:rsidRPr="00075A53" w:rsidRDefault="00075A53">
            <w:pPr>
              <w:rPr>
                <w:ins w:id="1058" w:author="Megan Ball" w:date="2020-10-04T12:47:00Z"/>
              </w:rPr>
            </w:pPr>
            <w:proofErr w:type="spellStart"/>
            <w:ins w:id="1059" w:author="Megan Ball" w:date="2020-10-04T12:47:00Z">
              <w:r w:rsidRPr="00075A53">
                <w:t>countryChad</w:t>
              </w:r>
              <w:proofErr w:type="spellEnd"/>
            </w:ins>
          </w:p>
        </w:tc>
        <w:tc>
          <w:tcPr>
            <w:tcW w:w="1170" w:type="dxa"/>
            <w:noWrap/>
            <w:hideMark/>
            <w:tcPrChange w:id="1060" w:author="Megan Ball" w:date="2020-10-04T12:48:00Z">
              <w:tcPr>
                <w:tcW w:w="870" w:type="dxa"/>
                <w:noWrap/>
                <w:hideMark/>
              </w:tcPr>
            </w:tcPrChange>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61" w:author="Megan Ball" w:date="2020-10-04T12:47:00Z"/>
              </w:rPr>
            </w:pPr>
            <w:ins w:id="1062" w:author="Megan Ball" w:date="2020-10-04T12:47:00Z">
              <w:r w:rsidRPr="00075A53">
                <w:t>-4.30678</w:t>
              </w:r>
            </w:ins>
          </w:p>
        </w:tc>
        <w:tc>
          <w:tcPr>
            <w:tcW w:w="1170" w:type="dxa"/>
            <w:noWrap/>
            <w:hideMark/>
            <w:tcPrChange w:id="1063" w:author="Megan Ball" w:date="2020-10-04T12:48:00Z">
              <w:tcPr>
                <w:tcW w:w="871" w:type="dxa"/>
                <w:noWrap/>
                <w:hideMark/>
              </w:tcPr>
            </w:tcPrChange>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64" w:author="Megan Ball" w:date="2020-10-04T12:47:00Z"/>
              </w:rPr>
            </w:pPr>
            <w:ins w:id="1065" w:author="Megan Ball" w:date="2020-10-04T12:47:00Z">
              <w:r w:rsidRPr="00075A53">
                <w:t>0.74673</w:t>
              </w:r>
            </w:ins>
          </w:p>
        </w:tc>
        <w:tc>
          <w:tcPr>
            <w:tcW w:w="1080" w:type="dxa"/>
            <w:noWrap/>
            <w:hideMark/>
            <w:tcPrChange w:id="1066" w:author="Megan Ball" w:date="2020-10-04T12:48:00Z">
              <w:tcPr>
                <w:tcW w:w="871" w:type="dxa"/>
                <w:noWrap/>
                <w:hideMark/>
              </w:tcPr>
            </w:tcPrChange>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67" w:author="Megan Ball" w:date="2020-10-04T12:47:00Z"/>
              </w:rPr>
            </w:pPr>
            <w:ins w:id="1068" w:author="Megan Ball" w:date="2020-10-04T12:47:00Z">
              <w:r w:rsidRPr="00075A53">
                <w:t>-5.768</w:t>
              </w:r>
            </w:ins>
          </w:p>
        </w:tc>
        <w:tc>
          <w:tcPr>
            <w:tcW w:w="1170" w:type="dxa"/>
            <w:noWrap/>
            <w:hideMark/>
            <w:tcPrChange w:id="1069" w:author="Megan Ball" w:date="2020-10-04T12:48:00Z">
              <w:tcPr>
                <w:tcW w:w="871" w:type="dxa"/>
                <w:noWrap/>
                <w:hideMark/>
              </w:tcPr>
            </w:tcPrChange>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070" w:author="Megan Ball" w:date="2020-10-04T12:47:00Z"/>
              </w:rPr>
            </w:pPr>
            <w:ins w:id="1071" w:author="Megan Ball" w:date="2020-10-04T12:47:00Z">
              <w:r w:rsidRPr="00075A53">
                <w:t>8.95E-09</w:t>
              </w:r>
            </w:ins>
          </w:p>
        </w:tc>
        <w:tc>
          <w:tcPr>
            <w:tcW w:w="1206" w:type="dxa"/>
            <w:noWrap/>
            <w:hideMark/>
            <w:tcPrChange w:id="1072" w:author="Megan Ball" w:date="2020-10-04T12:48:00Z">
              <w:tcPr>
                <w:tcW w:w="871" w:type="dxa"/>
                <w:noWrap/>
                <w:hideMark/>
              </w:tcPr>
            </w:tcPrChange>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073" w:author="Megan Ball" w:date="2020-10-04T12:47:00Z"/>
              </w:rPr>
            </w:pPr>
            <w:ins w:id="1074" w:author="Megan Ball" w:date="2020-10-04T12:47:00Z">
              <w:r w:rsidRPr="00075A53">
                <w:t>***</w:t>
              </w:r>
            </w:ins>
          </w:p>
        </w:tc>
      </w:tr>
      <w:tr w:rsidR="00075A53" w:rsidRPr="00075A53" w14:paraId="19172417" w14:textId="77777777" w:rsidTr="00075A53">
        <w:trPr>
          <w:cnfStyle w:val="000000100000" w:firstRow="0" w:lastRow="0" w:firstColumn="0" w:lastColumn="0" w:oddVBand="0" w:evenVBand="0" w:oddHBand="1" w:evenHBand="0" w:firstRowFirstColumn="0" w:firstRowLastColumn="0" w:lastRowFirstColumn="0" w:lastRowLastColumn="0"/>
          <w:trHeight w:val="300"/>
          <w:ins w:id="1075" w:author="Megan Ball" w:date="2020-10-04T12:47:00Z"/>
          <w:trPrChange w:id="107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077" w:author="Megan Ball" w:date="2020-10-04T12:48:00Z">
              <w:tcPr>
                <w:tcW w:w="5006" w:type="dxa"/>
                <w:noWrap/>
                <w:hideMark/>
              </w:tcPr>
            </w:tcPrChange>
          </w:tcPr>
          <w:p w14:paraId="5E55891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078" w:author="Megan Ball" w:date="2020-10-04T12:47:00Z"/>
              </w:rPr>
            </w:pPr>
            <w:proofErr w:type="spellStart"/>
            <w:ins w:id="1079" w:author="Megan Ball" w:date="2020-10-04T12:47:00Z">
              <w:r w:rsidRPr="00075A53">
                <w:t>countryChile</w:t>
              </w:r>
              <w:proofErr w:type="spellEnd"/>
            </w:ins>
          </w:p>
        </w:tc>
        <w:tc>
          <w:tcPr>
            <w:tcW w:w="1170" w:type="dxa"/>
            <w:noWrap/>
            <w:hideMark/>
            <w:tcPrChange w:id="1080" w:author="Megan Ball" w:date="2020-10-04T12:48:00Z">
              <w:tcPr>
                <w:tcW w:w="870" w:type="dxa"/>
                <w:noWrap/>
                <w:hideMark/>
              </w:tcPr>
            </w:tcPrChange>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81" w:author="Megan Ball" w:date="2020-10-04T12:47:00Z"/>
              </w:rPr>
            </w:pPr>
            <w:ins w:id="1082" w:author="Megan Ball" w:date="2020-10-04T12:47:00Z">
              <w:r w:rsidRPr="00075A53">
                <w:t>16.13553</w:t>
              </w:r>
            </w:ins>
          </w:p>
        </w:tc>
        <w:tc>
          <w:tcPr>
            <w:tcW w:w="1170" w:type="dxa"/>
            <w:noWrap/>
            <w:hideMark/>
            <w:tcPrChange w:id="1083" w:author="Megan Ball" w:date="2020-10-04T12:48:00Z">
              <w:tcPr>
                <w:tcW w:w="871" w:type="dxa"/>
                <w:noWrap/>
                <w:hideMark/>
              </w:tcPr>
            </w:tcPrChange>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84" w:author="Megan Ball" w:date="2020-10-04T12:47:00Z"/>
              </w:rPr>
            </w:pPr>
            <w:ins w:id="1085" w:author="Megan Ball" w:date="2020-10-04T12:47:00Z">
              <w:r w:rsidRPr="00075A53">
                <w:t>0.77424</w:t>
              </w:r>
            </w:ins>
          </w:p>
        </w:tc>
        <w:tc>
          <w:tcPr>
            <w:tcW w:w="1080" w:type="dxa"/>
            <w:noWrap/>
            <w:hideMark/>
            <w:tcPrChange w:id="1086" w:author="Megan Ball" w:date="2020-10-04T12:48:00Z">
              <w:tcPr>
                <w:tcW w:w="871" w:type="dxa"/>
                <w:noWrap/>
                <w:hideMark/>
              </w:tcPr>
            </w:tcPrChange>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087" w:author="Megan Ball" w:date="2020-10-04T12:47:00Z"/>
              </w:rPr>
            </w:pPr>
            <w:ins w:id="1088" w:author="Megan Ball" w:date="2020-10-04T12:47:00Z">
              <w:r w:rsidRPr="00075A53">
                <w:t>20.841</w:t>
              </w:r>
            </w:ins>
          </w:p>
        </w:tc>
        <w:tc>
          <w:tcPr>
            <w:tcW w:w="1170" w:type="dxa"/>
            <w:noWrap/>
            <w:hideMark/>
            <w:tcPrChange w:id="1089" w:author="Megan Ball" w:date="2020-10-04T12:48:00Z">
              <w:tcPr>
                <w:tcW w:w="871" w:type="dxa"/>
                <w:noWrap/>
                <w:hideMark/>
              </w:tcPr>
            </w:tcPrChange>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090" w:author="Megan Ball" w:date="2020-10-04T12:47:00Z"/>
              </w:rPr>
            </w:pPr>
            <w:ins w:id="1091" w:author="Megan Ball" w:date="2020-10-04T12:47:00Z">
              <w:r w:rsidRPr="00075A53">
                <w:t>&lt; 2e-16</w:t>
              </w:r>
            </w:ins>
          </w:p>
        </w:tc>
        <w:tc>
          <w:tcPr>
            <w:tcW w:w="1206" w:type="dxa"/>
            <w:noWrap/>
            <w:hideMark/>
            <w:tcPrChange w:id="1092" w:author="Megan Ball" w:date="2020-10-04T12:48:00Z">
              <w:tcPr>
                <w:tcW w:w="871" w:type="dxa"/>
                <w:noWrap/>
                <w:hideMark/>
              </w:tcPr>
            </w:tcPrChange>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093" w:author="Megan Ball" w:date="2020-10-04T12:47:00Z"/>
              </w:rPr>
            </w:pPr>
            <w:ins w:id="1094" w:author="Megan Ball" w:date="2020-10-04T12:47:00Z">
              <w:r w:rsidRPr="00075A53">
                <w:t>***</w:t>
              </w:r>
            </w:ins>
          </w:p>
        </w:tc>
      </w:tr>
      <w:tr w:rsidR="00075A53" w:rsidRPr="00075A53" w14:paraId="5FEB17CF" w14:textId="77777777" w:rsidTr="00075A53">
        <w:trPr>
          <w:trHeight w:val="300"/>
          <w:ins w:id="1095" w:author="Megan Ball" w:date="2020-10-04T12:47:00Z"/>
          <w:trPrChange w:id="109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097" w:author="Megan Ball" w:date="2020-10-04T12:48:00Z">
              <w:tcPr>
                <w:tcW w:w="5006" w:type="dxa"/>
                <w:noWrap/>
                <w:hideMark/>
              </w:tcPr>
            </w:tcPrChange>
          </w:tcPr>
          <w:p w14:paraId="27D0369C" w14:textId="77777777" w:rsidR="00075A53" w:rsidRPr="00075A53" w:rsidRDefault="00075A53">
            <w:pPr>
              <w:rPr>
                <w:ins w:id="1098" w:author="Megan Ball" w:date="2020-10-04T12:47:00Z"/>
              </w:rPr>
            </w:pPr>
            <w:proofErr w:type="spellStart"/>
            <w:ins w:id="1099" w:author="Megan Ball" w:date="2020-10-04T12:47:00Z">
              <w:r w:rsidRPr="00075A53">
                <w:t>countryChina</w:t>
              </w:r>
              <w:proofErr w:type="spellEnd"/>
            </w:ins>
          </w:p>
        </w:tc>
        <w:tc>
          <w:tcPr>
            <w:tcW w:w="1170" w:type="dxa"/>
            <w:noWrap/>
            <w:hideMark/>
            <w:tcPrChange w:id="1100" w:author="Megan Ball" w:date="2020-10-04T12:48:00Z">
              <w:tcPr>
                <w:tcW w:w="870" w:type="dxa"/>
                <w:noWrap/>
                <w:hideMark/>
              </w:tcPr>
            </w:tcPrChange>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01" w:author="Megan Ball" w:date="2020-10-04T12:47:00Z"/>
              </w:rPr>
            </w:pPr>
            <w:ins w:id="1102" w:author="Megan Ball" w:date="2020-10-04T12:47:00Z">
              <w:r w:rsidRPr="00075A53">
                <w:t>13.44575</w:t>
              </w:r>
            </w:ins>
          </w:p>
        </w:tc>
        <w:tc>
          <w:tcPr>
            <w:tcW w:w="1170" w:type="dxa"/>
            <w:noWrap/>
            <w:hideMark/>
            <w:tcPrChange w:id="1103" w:author="Megan Ball" w:date="2020-10-04T12:48:00Z">
              <w:tcPr>
                <w:tcW w:w="871" w:type="dxa"/>
                <w:noWrap/>
                <w:hideMark/>
              </w:tcPr>
            </w:tcPrChange>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04" w:author="Megan Ball" w:date="2020-10-04T12:47:00Z"/>
              </w:rPr>
            </w:pPr>
            <w:ins w:id="1105" w:author="Megan Ball" w:date="2020-10-04T12:47:00Z">
              <w:r w:rsidRPr="00075A53">
                <w:t>0.74998</w:t>
              </w:r>
            </w:ins>
          </w:p>
        </w:tc>
        <w:tc>
          <w:tcPr>
            <w:tcW w:w="1080" w:type="dxa"/>
            <w:noWrap/>
            <w:hideMark/>
            <w:tcPrChange w:id="1106" w:author="Megan Ball" w:date="2020-10-04T12:48:00Z">
              <w:tcPr>
                <w:tcW w:w="871" w:type="dxa"/>
                <w:noWrap/>
                <w:hideMark/>
              </w:tcPr>
            </w:tcPrChange>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07" w:author="Megan Ball" w:date="2020-10-04T12:47:00Z"/>
              </w:rPr>
            </w:pPr>
            <w:ins w:id="1108" w:author="Megan Ball" w:date="2020-10-04T12:47:00Z">
              <w:r w:rsidRPr="00075A53">
                <w:t>17.928</w:t>
              </w:r>
            </w:ins>
          </w:p>
        </w:tc>
        <w:tc>
          <w:tcPr>
            <w:tcW w:w="1170" w:type="dxa"/>
            <w:noWrap/>
            <w:hideMark/>
            <w:tcPrChange w:id="1109" w:author="Megan Ball" w:date="2020-10-04T12:48:00Z">
              <w:tcPr>
                <w:tcW w:w="871" w:type="dxa"/>
                <w:noWrap/>
                <w:hideMark/>
              </w:tcPr>
            </w:tcPrChange>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110" w:author="Megan Ball" w:date="2020-10-04T12:47:00Z"/>
              </w:rPr>
            </w:pPr>
            <w:ins w:id="1111" w:author="Megan Ball" w:date="2020-10-04T12:47:00Z">
              <w:r w:rsidRPr="00075A53">
                <w:t>&lt; 2e-16</w:t>
              </w:r>
            </w:ins>
          </w:p>
        </w:tc>
        <w:tc>
          <w:tcPr>
            <w:tcW w:w="1206" w:type="dxa"/>
            <w:noWrap/>
            <w:hideMark/>
            <w:tcPrChange w:id="1112" w:author="Megan Ball" w:date="2020-10-04T12:48:00Z">
              <w:tcPr>
                <w:tcW w:w="871" w:type="dxa"/>
                <w:noWrap/>
                <w:hideMark/>
              </w:tcPr>
            </w:tcPrChange>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113" w:author="Megan Ball" w:date="2020-10-04T12:47:00Z"/>
              </w:rPr>
            </w:pPr>
            <w:ins w:id="1114" w:author="Megan Ball" w:date="2020-10-04T12:47:00Z">
              <w:r w:rsidRPr="00075A53">
                <w:t>***</w:t>
              </w:r>
            </w:ins>
          </w:p>
        </w:tc>
      </w:tr>
      <w:tr w:rsidR="00075A53" w:rsidRPr="00075A53" w14:paraId="2819D3D7" w14:textId="77777777" w:rsidTr="00075A53">
        <w:trPr>
          <w:cnfStyle w:val="000000100000" w:firstRow="0" w:lastRow="0" w:firstColumn="0" w:lastColumn="0" w:oddVBand="0" w:evenVBand="0" w:oddHBand="1" w:evenHBand="0" w:firstRowFirstColumn="0" w:firstRowLastColumn="0" w:lastRowFirstColumn="0" w:lastRowLastColumn="0"/>
          <w:trHeight w:val="300"/>
          <w:ins w:id="1115" w:author="Megan Ball" w:date="2020-10-04T12:47:00Z"/>
          <w:trPrChange w:id="111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117" w:author="Megan Ball" w:date="2020-10-04T12:48:00Z">
              <w:tcPr>
                <w:tcW w:w="5006" w:type="dxa"/>
                <w:noWrap/>
                <w:hideMark/>
              </w:tcPr>
            </w:tcPrChange>
          </w:tcPr>
          <w:p w14:paraId="58FD49EC"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118" w:author="Megan Ball" w:date="2020-10-04T12:47:00Z"/>
              </w:rPr>
            </w:pPr>
            <w:proofErr w:type="spellStart"/>
            <w:ins w:id="1119" w:author="Megan Ball" w:date="2020-10-04T12:47:00Z">
              <w:r w:rsidRPr="00075A53">
                <w:t>countryColombia</w:t>
              </w:r>
              <w:proofErr w:type="spellEnd"/>
            </w:ins>
          </w:p>
        </w:tc>
        <w:tc>
          <w:tcPr>
            <w:tcW w:w="1170" w:type="dxa"/>
            <w:noWrap/>
            <w:hideMark/>
            <w:tcPrChange w:id="1120" w:author="Megan Ball" w:date="2020-10-04T12:48:00Z">
              <w:tcPr>
                <w:tcW w:w="870" w:type="dxa"/>
                <w:noWrap/>
                <w:hideMark/>
              </w:tcPr>
            </w:tcPrChange>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21" w:author="Megan Ball" w:date="2020-10-04T12:47:00Z"/>
              </w:rPr>
            </w:pPr>
            <w:ins w:id="1122" w:author="Megan Ball" w:date="2020-10-04T12:47:00Z">
              <w:r w:rsidRPr="00075A53">
                <w:t>11.92617</w:t>
              </w:r>
            </w:ins>
          </w:p>
        </w:tc>
        <w:tc>
          <w:tcPr>
            <w:tcW w:w="1170" w:type="dxa"/>
            <w:noWrap/>
            <w:hideMark/>
            <w:tcPrChange w:id="1123" w:author="Megan Ball" w:date="2020-10-04T12:48:00Z">
              <w:tcPr>
                <w:tcW w:w="871" w:type="dxa"/>
                <w:noWrap/>
                <w:hideMark/>
              </w:tcPr>
            </w:tcPrChange>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24" w:author="Megan Ball" w:date="2020-10-04T12:47:00Z"/>
              </w:rPr>
            </w:pPr>
            <w:ins w:id="1125" w:author="Megan Ball" w:date="2020-10-04T12:47:00Z">
              <w:r w:rsidRPr="00075A53">
                <w:t>0.75381</w:t>
              </w:r>
            </w:ins>
          </w:p>
        </w:tc>
        <w:tc>
          <w:tcPr>
            <w:tcW w:w="1080" w:type="dxa"/>
            <w:noWrap/>
            <w:hideMark/>
            <w:tcPrChange w:id="1126" w:author="Megan Ball" w:date="2020-10-04T12:48:00Z">
              <w:tcPr>
                <w:tcW w:w="871" w:type="dxa"/>
                <w:noWrap/>
                <w:hideMark/>
              </w:tcPr>
            </w:tcPrChange>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27" w:author="Megan Ball" w:date="2020-10-04T12:47:00Z"/>
              </w:rPr>
            </w:pPr>
            <w:ins w:id="1128" w:author="Megan Ball" w:date="2020-10-04T12:47:00Z">
              <w:r w:rsidRPr="00075A53">
                <w:t>15.821</w:t>
              </w:r>
            </w:ins>
          </w:p>
        </w:tc>
        <w:tc>
          <w:tcPr>
            <w:tcW w:w="1170" w:type="dxa"/>
            <w:noWrap/>
            <w:hideMark/>
            <w:tcPrChange w:id="1129" w:author="Megan Ball" w:date="2020-10-04T12:48:00Z">
              <w:tcPr>
                <w:tcW w:w="871" w:type="dxa"/>
                <w:noWrap/>
                <w:hideMark/>
              </w:tcPr>
            </w:tcPrChange>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130" w:author="Megan Ball" w:date="2020-10-04T12:47:00Z"/>
              </w:rPr>
            </w:pPr>
            <w:ins w:id="1131" w:author="Megan Ball" w:date="2020-10-04T12:47:00Z">
              <w:r w:rsidRPr="00075A53">
                <w:t>&lt; 2e-16</w:t>
              </w:r>
            </w:ins>
          </w:p>
        </w:tc>
        <w:tc>
          <w:tcPr>
            <w:tcW w:w="1206" w:type="dxa"/>
            <w:noWrap/>
            <w:hideMark/>
            <w:tcPrChange w:id="1132" w:author="Megan Ball" w:date="2020-10-04T12:48:00Z">
              <w:tcPr>
                <w:tcW w:w="871" w:type="dxa"/>
                <w:noWrap/>
                <w:hideMark/>
              </w:tcPr>
            </w:tcPrChange>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133" w:author="Megan Ball" w:date="2020-10-04T12:47:00Z"/>
              </w:rPr>
            </w:pPr>
            <w:ins w:id="1134" w:author="Megan Ball" w:date="2020-10-04T12:47:00Z">
              <w:r w:rsidRPr="00075A53">
                <w:t>***</w:t>
              </w:r>
            </w:ins>
          </w:p>
        </w:tc>
      </w:tr>
      <w:tr w:rsidR="00075A53" w:rsidRPr="00075A53" w14:paraId="2CB2A477" w14:textId="77777777" w:rsidTr="00075A53">
        <w:trPr>
          <w:trHeight w:val="300"/>
          <w:ins w:id="1135" w:author="Megan Ball" w:date="2020-10-04T12:47:00Z"/>
          <w:trPrChange w:id="11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137" w:author="Megan Ball" w:date="2020-10-04T12:48:00Z">
              <w:tcPr>
                <w:tcW w:w="5006" w:type="dxa"/>
                <w:noWrap/>
                <w:hideMark/>
              </w:tcPr>
            </w:tcPrChange>
          </w:tcPr>
          <w:p w14:paraId="01E0A3D2" w14:textId="77777777" w:rsidR="00075A53" w:rsidRPr="00075A53" w:rsidRDefault="00075A53">
            <w:pPr>
              <w:rPr>
                <w:ins w:id="1138" w:author="Megan Ball" w:date="2020-10-04T12:47:00Z"/>
              </w:rPr>
            </w:pPr>
            <w:proofErr w:type="spellStart"/>
            <w:ins w:id="1139" w:author="Megan Ball" w:date="2020-10-04T12:47:00Z">
              <w:r w:rsidRPr="00075A53">
                <w:t>countryComoros</w:t>
              </w:r>
              <w:proofErr w:type="spellEnd"/>
            </w:ins>
          </w:p>
        </w:tc>
        <w:tc>
          <w:tcPr>
            <w:tcW w:w="1170" w:type="dxa"/>
            <w:noWrap/>
            <w:hideMark/>
            <w:tcPrChange w:id="1140" w:author="Megan Ball" w:date="2020-10-04T12:48:00Z">
              <w:tcPr>
                <w:tcW w:w="870" w:type="dxa"/>
                <w:noWrap/>
                <w:hideMark/>
              </w:tcPr>
            </w:tcPrChange>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41" w:author="Megan Ball" w:date="2020-10-04T12:47:00Z"/>
              </w:rPr>
            </w:pPr>
            <w:ins w:id="1142" w:author="Megan Ball" w:date="2020-10-04T12:47:00Z">
              <w:r w:rsidRPr="00075A53">
                <w:t>2.6352</w:t>
              </w:r>
            </w:ins>
          </w:p>
        </w:tc>
        <w:tc>
          <w:tcPr>
            <w:tcW w:w="1170" w:type="dxa"/>
            <w:noWrap/>
            <w:hideMark/>
            <w:tcPrChange w:id="1143" w:author="Megan Ball" w:date="2020-10-04T12:48:00Z">
              <w:tcPr>
                <w:tcW w:w="871" w:type="dxa"/>
                <w:noWrap/>
                <w:hideMark/>
              </w:tcPr>
            </w:tcPrChange>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44" w:author="Megan Ball" w:date="2020-10-04T12:47:00Z"/>
              </w:rPr>
            </w:pPr>
            <w:ins w:id="1145" w:author="Megan Ball" w:date="2020-10-04T12:47:00Z">
              <w:r w:rsidRPr="00075A53">
                <w:t>0.74778</w:t>
              </w:r>
            </w:ins>
          </w:p>
        </w:tc>
        <w:tc>
          <w:tcPr>
            <w:tcW w:w="1080" w:type="dxa"/>
            <w:noWrap/>
            <w:hideMark/>
            <w:tcPrChange w:id="1146" w:author="Megan Ball" w:date="2020-10-04T12:48:00Z">
              <w:tcPr>
                <w:tcW w:w="871" w:type="dxa"/>
                <w:noWrap/>
                <w:hideMark/>
              </w:tcPr>
            </w:tcPrChange>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47" w:author="Megan Ball" w:date="2020-10-04T12:47:00Z"/>
              </w:rPr>
            </w:pPr>
            <w:ins w:id="1148" w:author="Megan Ball" w:date="2020-10-04T12:47:00Z">
              <w:r w:rsidRPr="00075A53">
                <w:t>3.524</w:t>
              </w:r>
            </w:ins>
          </w:p>
        </w:tc>
        <w:tc>
          <w:tcPr>
            <w:tcW w:w="1170" w:type="dxa"/>
            <w:noWrap/>
            <w:hideMark/>
            <w:tcPrChange w:id="1149" w:author="Megan Ball" w:date="2020-10-04T12:48:00Z">
              <w:tcPr>
                <w:tcW w:w="871" w:type="dxa"/>
                <w:noWrap/>
                <w:hideMark/>
              </w:tcPr>
            </w:tcPrChange>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50" w:author="Megan Ball" w:date="2020-10-04T12:47:00Z"/>
              </w:rPr>
            </w:pPr>
            <w:ins w:id="1151" w:author="Megan Ball" w:date="2020-10-04T12:47:00Z">
              <w:r w:rsidRPr="00075A53">
                <w:t>0.000432</w:t>
              </w:r>
            </w:ins>
          </w:p>
        </w:tc>
        <w:tc>
          <w:tcPr>
            <w:tcW w:w="1206" w:type="dxa"/>
            <w:noWrap/>
            <w:hideMark/>
            <w:tcPrChange w:id="1152" w:author="Megan Ball" w:date="2020-10-04T12:48:00Z">
              <w:tcPr>
                <w:tcW w:w="871" w:type="dxa"/>
                <w:noWrap/>
                <w:hideMark/>
              </w:tcPr>
            </w:tcPrChange>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153" w:author="Megan Ball" w:date="2020-10-04T12:47:00Z"/>
              </w:rPr>
            </w:pPr>
            <w:ins w:id="1154" w:author="Megan Ball" w:date="2020-10-04T12:47:00Z">
              <w:r w:rsidRPr="00075A53">
                <w:t>***</w:t>
              </w:r>
            </w:ins>
          </w:p>
        </w:tc>
      </w:tr>
      <w:tr w:rsidR="00075A53" w:rsidRPr="00075A53" w14:paraId="668F998A" w14:textId="77777777" w:rsidTr="00075A53">
        <w:trPr>
          <w:cnfStyle w:val="000000100000" w:firstRow="0" w:lastRow="0" w:firstColumn="0" w:lastColumn="0" w:oddVBand="0" w:evenVBand="0" w:oddHBand="1" w:evenHBand="0" w:firstRowFirstColumn="0" w:firstRowLastColumn="0" w:lastRowFirstColumn="0" w:lastRowLastColumn="0"/>
          <w:trHeight w:val="300"/>
          <w:ins w:id="1155" w:author="Megan Ball" w:date="2020-10-04T12:47:00Z"/>
          <w:trPrChange w:id="115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157" w:author="Megan Ball" w:date="2020-10-04T12:48:00Z">
              <w:tcPr>
                <w:tcW w:w="5006" w:type="dxa"/>
                <w:noWrap/>
                <w:hideMark/>
              </w:tcPr>
            </w:tcPrChange>
          </w:tcPr>
          <w:p w14:paraId="5C5C216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158" w:author="Megan Ball" w:date="2020-10-04T12:47:00Z"/>
              </w:rPr>
            </w:pPr>
            <w:proofErr w:type="spellStart"/>
            <w:ins w:id="1159" w:author="Megan Ball" w:date="2020-10-04T12:47:00Z">
              <w:r w:rsidRPr="00075A53">
                <w:t>countryCongo</w:t>
              </w:r>
              <w:proofErr w:type="spellEnd"/>
            </w:ins>
          </w:p>
        </w:tc>
        <w:tc>
          <w:tcPr>
            <w:tcW w:w="1170" w:type="dxa"/>
            <w:noWrap/>
            <w:hideMark/>
            <w:tcPrChange w:id="1160" w:author="Megan Ball" w:date="2020-10-04T12:48:00Z">
              <w:tcPr>
                <w:tcW w:w="870" w:type="dxa"/>
                <w:noWrap/>
                <w:hideMark/>
              </w:tcPr>
            </w:tcPrChange>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61" w:author="Megan Ball" w:date="2020-10-04T12:47:00Z"/>
              </w:rPr>
            </w:pPr>
            <w:ins w:id="1162" w:author="Megan Ball" w:date="2020-10-04T12:47:00Z">
              <w:r w:rsidRPr="00075A53">
                <w:t>1.63344</w:t>
              </w:r>
            </w:ins>
          </w:p>
        </w:tc>
        <w:tc>
          <w:tcPr>
            <w:tcW w:w="1170" w:type="dxa"/>
            <w:noWrap/>
            <w:hideMark/>
            <w:tcPrChange w:id="1163" w:author="Megan Ball" w:date="2020-10-04T12:48:00Z">
              <w:tcPr>
                <w:tcW w:w="871" w:type="dxa"/>
                <w:noWrap/>
                <w:hideMark/>
              </w:tcPr>
            </w:tcPrChange>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64" w:author="Megan Ball" w:date="2020-10-04T12:47:00Z"/>
              </w:rPr>
            </w:pPr>
            <w:ins w:id="1165" w:author="Megan Ball" w:date="2020-10-04T12:47:00Z">
              <w:r w:rsidRPr="00075A53">
                <w:t>0.74857</w:t>
              </w:r>
            </w:ins>
          </w:p>
        </w:tc>
        <w:tc>
          <w:tcPr>
            <w:tcW w:w="1080" w:type="dxa"/>
            <w:noWrap/>
            <w:hideMark/>
            <w:tcPrChange w:id="1166" w:author="Megan Ball" w:date="2020-10-04T12:48:00Z">
              <w:tcPr>
                <w:tcW w:w="871" w:type="dxa"/>
                <w:noWrap/>
                <w:hideMark/>
              </w:tcPr>
            </w:tcPrChange>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67" w:author="Megan Ball" w:date="2020-10-04T12:47:00Z"/>
              </w:rPr>
            </w:pPr>
            <w:ins w:id="1168" w:author="Megan Ball" w:date="2020-10-04T12:47:00Z">
              <w:r w:rsidRPr="00075A53">
                <w:t>2.182</w:t>
              </w:r>
            </w:ins>
          </w:p>
        </w:tc>
        <w:tc>
          <w:tcPr>
            <w:tcW w:w="1170" w:type="dxa"/>
            <w:noWrap/>
            <w:hideMark/>
            <w:tcPrChange w:id="1169" w:author="Megan Ball" w:date="2020-10-04T12:48:00Z">
              <w:tcPr>
                <w:tcW w:w="871" w:type="dxa"/>
                <w:noWrap/>
                <w:hideMark/>
              </w:tcPr>
            </w:tcPrChange>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170" w:author="Megan Ball" w:date="2020-10-04T12:47:00Z"/>
              </w:rPr>
            </w:pPr>
            <w:ins w:id="1171" w:author="Megan Ball" w:date="2020-10-04T12:47:00Z">
              <w:r w:rsidRPr="00075A53">
                <w:t>0.029188</w:t>
              </w:r>
            </w:ins>
          </w:p>
        </w:tc>
        <w:tc>
          <w:tcPr>
            <w:tcW w:w="1206" w:type="dxa"/>
            <w:noWrap/>
            <w:hideMark/>
            <w:tcPrChange w:id="1172" w:author="Megan Ball" w:date="2020-10-04T12:48:00Z">
              <w:tcPr>
                <w:tcW w:w="871" w:type="dxa"/>
                <w:noWrap/>
                <w:hideMark/>
              </w:tcPr>
            </w:tcPrChange>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173" w:author="Megan Ball" w:date="2020-10-04T12:47:00Z"/>
              </w:rPr>
            </w:pPr>
            <w:ins w:id="1174" w:author="Megan Ball" w:date="2020-10-04T12:47:00Z">
              <w:r w:rsidRPr="00075A53">
                <w:t>*</w:t>
              </w:r>
            </w:ins>
          </w:p>
        </w:tc>
      </w:tr>
      <w:tr w:rsidR="00075A53" w:rsidRPr="00075A53" w14:paraId="75923817" w14:textId="77777777" w:rsidTr="00075A53">
        <w:trPr>
          <w:trHeight w:val="300"/>
          <w:ins w:id="1175" w:author="Megan Ball" w:date="2020-10-04T12:47:00Z"/>
          <w:trPrChange w:id="117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177" w:author="Megan Ball" w:date="2020-10-04T12:48:00Z">
              <w:tcPr>
                <w:tcW w:w="5006" w:type="dxa"/>
                <w:noWrap/>
                <w:hideMark/>
              </w:tcPr>
            </w:tcPrChange>
          </w:tcPr>
          <w:p w14:paraId="2E02419D" w14:textId="77777777" w:rsidR="00075A53" w:rsidRPr="00075A53" w:rsidRDefault="00075A53">
            <w:pPr>
              <w:rPr>
                <w:ins w:id="1178" w:author="Megan Ball" w:date="2020-10-04T12:47:00Z"/>
              </w:rPr>
            </w:pPr>
            <w:proofErr w:type="spellStart"/>
            <w:ins w:id="1179" w:author="Megan Ball" w:date="2020-10-04T12:47:00Z">
              <w:r w:rsidRPr="00075A53">
                <w:t>countryCosta</w:t>
              </w:r>
              <w:proofErr w:type="spellEnd"/>
              <w:r w:rsidRPr="00075A53">
                <w:t xml:space="preserve"> Rica</w:t>
              </w:r>
            </w:ins>
          </w:p>
        </w:tc>
        <w:tc>
          <w:tcPr>
            <w:tcW w:w="1170" w:type="dxa"/>
            <w:noWrap/>
            <w:hideMark/>
            <w:tcPrChange w:id="1180" w:author="Megan Ball" w:date="2020-10-04T12:48:00Z">
              <w:tcPr>
                <w:tcW w:w="870" w:type="dxa"/>
                <w:noWrap/>
                <w:hideMark/>
              </w:tcPr>
            </w:tcPrChange>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81" w:author="Megan Ball" w:date="2020-10-04T12:47:00Z"/>
              </w:rPr>
            </w:pPr>
            <w:ins w:id="1182" w:author="Megan Ball" w:date="2020-10-04T12:47:00Z">
              <w:r w:rsidRPr="00075A53">
                <w:t>16.71573</w:t>
              </w:r>
            </w:ins>
          </w:p>
        </w:tc>
        <w:tc>
          <w:tcPr>
            <w:tcW w:w="1170" w:type="dxa"/>
            <w:noWrap/>
            <w:hideMark/>
            <w:tcPrChange w:id="1183" w:author="Megan Ball" w:date="2020-10-04T12:48:00Z">
              <w:tcPr>
                <w:tcW w:w="871" w:type="dxa"/>
                <w:noWrap/>
                <w:hideMark/>
              </w:tcPr>
            </w:tcPrChange>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84" w:author="Megan Ball" w:date="2020-10-04T12:47:00Z"/>
              </w:rPr>
            </w:pPr>
            <w:ins w:id="1185" w:author="Megan Ball" w:date="2020-10-04T12:47:00Z">
              <w:r w:rsidRPr="00075A53">
                <w:t>0.75825</w:t>
              </w:r>
            </w:ins>
          </w:p>
        </w:tc>
        <w:tc>
          <w:tcPr>
            <w:tcW w:w="1080" w:type="dxa"/>
            <w:noWrap/>
            <w:hideMark/>
            <w:tcPrChange w:id="1186" w:author="Megan Ball" w:date="2020-10-04T12:48:00Z">
              <w:tcPr>
                <w:tcW w:w="871" w:type="dxa"/>
                <w:noWrap/>
                <w:hideMark/>
              </w:tcPr>
            </w:tcPrChange>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187" w:author="Megan Ball" w:date="2020-10-04T12:47:00Z"/>
              </w:rPr>
            </w:pPr>
            <w:ins w:id="1188" w:author="Megan Ball" w:date="2020-10-04T12:47:00Z">
              <w:r w:rsidRPr="00075A53">
                <w:t>22.045</w:t>
              </w:r>
            </w:ins>
          </w:p>
        </w:tc>
        <w:tc>
          <w:tcPr>
            <w:tcW w:w="1170" w:type="dxa"/>
            <w:noWrap/>
            <w:hideMark/>
            <w:tcPrChange w:id="1189" w:author="Megan Ball" w:date="2020-10-04T12:48:00Z">
              <w:tcPr>
                <w:tcW w:w="871" w:type="dxa"/>
                <w:noWrap/>
                <w:hideMark/>
              </w:tcPr>
            </w:tcPrChange>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190" w:author="Megan Ball" w:date="2020-10-04T12:47:00Z"/>
              </w:rPr>
            </w:pPr>
            <w:ins w:id="1191" w:author="Megan Ball" w:date="2020-10-04T12:47:00Z">
              <w:r w:rsidRPr="00075A53">
                <w:t>&lt; 2e-16</w:t>
              </w:r>
            </w:ins>
          </w:p>
        </w:tc>
        <w:tc>
          <w:tcPr>
            <w:tcW w:w="1206" w:type="dxa"/>
            <w:noWrap/>
            <w:hideMark/>
            <w:tcPrChange w:id="1192" w:author="Megan Ball" w:date="2020-10-04T12:48:00Z">
              <w:tcPr>
                <w:tcW w:w="871" w:type="dxa"/>
                <w:noWrap/>
                <w:hideMark/>
              </w:tcPr>
            </w:tcPrChange>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193" w:author="Megan Ball" w:date="2020-10-04T12:47:00Z"/>
              </w:rPr>
            </w:pPr>
            <w:ins w:id="1194" w:author="Megan Ball" w:date="2020-10-04T12:47:00Z">
              <w:r w:rsidRPr="00075A53">
                <w:t>***</w:t>
              </w:r>
            </w:ins>
          </w:p>
        </w:tc>
      </w:tr>
      <w:tr w:rsidR="00075A53" w:rsidRPr="00075A53" w14:paraId="6C529529" w14:textId="77777777" w:rsidTr="00075A53">
        <w:trPr>
          <w:cnfStyle w:val="000000100000" w:firstRow="0" w:lastRow="0" w:firstColumn="0" w:lastColumn="0" w:oddVBand="0" w:evenVBand="0" w:oddHBand="1" w:evenHBand="0" w:firstRowFirstColumn="0" w:firstRowLastColumn="0" w:lastRowFirstColumn="0" w:lastRowLastColumn="0"/>
          <w:trHeight w:val="300"/>
          <w:ins w:id="1195" w:author="Megan Ball" w:date="2020-10-04T12:47:00Z"/>
          <w:trPrChange w:id="119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197" w:author="Megan Ball" w:date="2020-10-04T12:48:00Z">
              <w:tcPr>
                <w:tcW w:w="5006" w:type="dxa"/>
                <w:noWrap/>
                <w:hideMark/>
              </w:tcPr>
            </w:tcPrChange>
          </w:tcPr>
          <w:p w14:paraId="057EB43C"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198" w:author="Megan Ball" w:date="2020-10-04T12:47:00Z"/>
              </w:rPr>
            </w:pPr>
            <w:proofErr w:type="spellStart"/>
            <w:ins w:id="1199" w:author="Megan Ball" w:date="2020-10-04T12:47:00Z">
              <w:r w:rsidRPr="00075A53">
                <w:t>countryCroatia</w:t>
              </w:r>
              <w:proofErr w:type="spellEnd"/>
            </w:ins>
          </w:p>
        </w:tc>
        <w:tc>
          <w:tcPr>
            <w:tcW w:w="1170" w:type="dxa"/>
            <w:noWrap/>
            <w:hideMark/>
            <w:tcPrChange w:id="1200" w:author="Megan Ball" w:date="2020-10-04T12:48:00Z">
              <w:tcPr>
                <w:tcW w:w="870" w:type="dxa"/>
                <w:noWrap/>
                <w:hideMark/>
              </w:tcPr>
            </w:tcPrChange>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01" w:author="Megan Ball" w:date="2020-10-04T12:47:00Z"/>
              </w:rPr>
            </w:pPr>
            <w:ins w:id="1202" w:author="Megan Ball" w:date="2020-10-04T12:47:00Z">
              <w:r w:rsidRPr="00075A53">
                <w:t>13.45887</w:t>
              </w:r>
            </w:ins>
          </w:p>
        </w:tc>
        <w:tc>
          <w:tcPr>
            <w:tcW w:w="1170" w:type="dxa"/>
            <w:noWrap/>
            <w:hideMark/>
            <w:tcPrChange w:id="1203" w:author="Megan Ball" w:date="2020-10-04T12:48:00Z">
              <w:tcPr>
                <w:tcW w:w="871" w:type="dxa"/>
                <w:noWrap/>
                <w:hideMark/>
              </w:tcPr>
            </w:tcPrChange>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04" w:author="Megan Ball" w:date="2020-10-04T12:47:00Z"/>
              </w:rPr>
            </w:pPr>
            <w:ins w:id="1205" w:author="Megan Ball" w:date="2020-10-04T12:47:00Z">
              <w:r w:rsidRPr="00075A53">
                <w:t>0.7661</w:t>
              </w:r>
            </w:ins>
          </w:p>
        </w:tc>
        <w:tc>
          <w:tcPr>
            <w:tcW w:w="1080" w:type="dxa"/>
            <w:noWrap/>
            <w:hideMark/>
            <w:tcPrChange w:id="1206" w:author="Megan Ball" w:date="2020-10-04T12:48:00Z">
              <w:tcPr>
                <w:tcW w:w="871" w:type="dxa"/>
                <w:noWrap/>
                <w:hideMark/>
              </w:tcPr>
            </w:tcPrChange>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07" w:author="Megan Ball" w:date="2020-10-04T12:47:00Z"/>
              </w:rPr>
            </w:pPr>
            <w:ins w:id="1208" w:author="Megan Ball" w:date="2020-10-04T12:47:00Z">
              <w:r w:rsidRPr="00075A53">
                <w:t>17.568</w:t>
              </w:r>
            </w:ins>
          </w:p>
        </w:tc>
        <w:tc>
          <w:tcPr>
            <w:tcW w:w="1170" w:type="dxa"/>
            <w:noWrap/>
            <w:hideMark/>
            <w:tcPrChange w:id="1209" w:author="Megan Ball" w:date="2020-10-04T12:48:00Z">
              <w:tcPr>
                <w:tcW w:w="871" w:type="dxa"/>
                <w:noWrap/>
                <w:hideMark/>
              </w:tcPr>
            </w:tcPrChange>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10" w:author="Megan Ball" w:date="2020-10-04T12:47:00Z"/>
              </w:rPr>
            </w:pPr>
            <w:ins w:id="1211" w:author="Megan Ball" w:date="2020-10-04T12:47:00Z">
              <w:r w:rsidRPr="00075A53">
                <w:t>&lt; 2e-16</w:t>
              </w:r>
            </w:ins>
          </w:p>
        </w:tc>
        <w:tc>
          <w:tcPr>
            <w:tcW w:w="1206" w:type="dxa"/>
            <w:noWrap/>
            <w:hideMark/>
            <w:tcPrChange w:id="1212" w:author="Megan Ball" w:date="2020-10-04T12:48:00Z">
              <w:tcPr>
                <w:tcW w:w="871" w:type="dxa"/>
                <w:noWrap/>
                <w:hideMark/>
              </w:tcPr>
            </w:tcPrChange>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13" w:author="Megan Ball" w:date="2020-10-04T12:47:00Z"/>
              </w:rPr>
            </w:pPr>
            <w:ins w:id="1214" w:author="Megan Ball" w:date="2020-10-04T12:47:00Z">
              <w:r w:rsidRPr="00075A53">
                <w:t>***</w:t>
              </w:r>
            </w:ins>
          </w:p>
        </w:tc>
      </w:tr>
      <w:tr w:rsidR="00075A53" w:rsidRPr="00075A53" w14:paraId="2E07D095" w14:textId="77777777" w:rsidTr="00075A53">
        <w:trPr>
          <w:trHeight w:val="300"/>
          <w:ins w:id="1215" w:author="Megan Ball" w:date="2020-10-04T12:47:00Z"/>
          <w:trPrChange w:id="121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217" w:author="Megan Ball" w:date="2020-10-04T12:48:00Z">
              <w:tcPr>
                <w:tcW w:w="5006" w:type="dxa"/>
                <w:noWrap/>
                <w:hideMark/>
              </w:tcPr>
            </w:tcPrChange>
          </w:tcPr>
          <w:p w14:paraId="37314114" w14:textId="77777777" w:rsidR="00075A53" w:rsidRPr="00075A53" w:rsidRDefault="00075A53">
            <w:pPr>
              <w:rPr>
                <w:ins w:id="1218" w:author="Megan Ball" w:date="2020-10-04T12:47:00Z"/>
              </w:rPr>
            </w:pPr>
            <w:proofErr w:type="spellStart"/>
            <w:ins w:id="1219" w:author="Megan Ball" w:date="2020-10-04T12:47:00Z">
              <w:r w:rsidRPr="00075A53">
                <w:lastRenderedPageBreak/>
                <w:t>countryCuba</w:t>
              </w:r>
              <w:proofErr w:type="spellEnd"/>
            </w:ins>
          </w:p>
        </w:tc>
        <w:tc>
          <w:tcPr>
            <w:tcW w:w="1170" w:type="dxa"/>
            <w:noWrap/>
            <w:hideMark/>
            <w:tcPrChange w:id="1220" w:author="Megan Ball" w:date="2020-10-04T12:48:00Z">
              <w:tcPr>
                <w:tcW w:w="870" w:type="dxa"/>
                <w:noWrap/>
                <w:hideMark/>
              </w:tcPr>
            </w:tcPrChange>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21" w:author="Megan Ball" w:date="2020-10-04T12:47:00Z"/>
              </w:rPr>
            </w:pPr>
            <w:ins w:id="1222" w:author="Megan Ball" w:date="2020-10-04T12:47:00Z">
              <w:r w:rsidRPr="00075A53">
                <w:t>14.94203</w:t>
              </w:r>
            </w:ins>
          </w:p>
        </w:tc>
        <w:tc>
          <w:tcPr>
            <w:tcW w:w="1170" w:type="dxa"/>
            <w:noWrap/>
            <w:hideMark/>
            <w:tcPrChange w:id="1223" w:author="Megan Ball" w:date="2020-10-04T12:48:00Z">
              <w:tcPr>
                <w:tcW w:w="871" w:type="dxa"/>
                <w:noWrap/>
                <w:hideMark/>
              </w:tcPr>
            </w:tcPrChange>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24" w:author="Megan Ball" w:date="2020-10-04T12:47:00Z"/>
              </w:rPr>
            </w:pPr>
            <w:ins w:id="1225" w:author="Megan Ball" w:date="2020-10-04T12:47:00Z">
              <w:r w:rsidRPr="00075A53">
                <w:t>0.77178</w:t>
              </w:r>
            </w:ins>
          </w:p>
        </w:tc>
        <w:tc>
          <w:tcPr>
            <w:tcW w:w="1080" w:type="dxa"/>
            <w:noWrap/>
            <w:hideMark/>
            <w:tcPrChange w:id="1226" w:author="Megan Ball" w:date="2020-10-04T12:48:00Z">
              <w:tcPr>
                <w:tcW w:w="871" w:type="dxa"/>
                <w:noWrap/>
                <w:hideMark/>
              </w:tcPr>
            </w:tcPrChange>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27" w:author="Megan Ball" w:date="2020-10-04T12:47:00Z"/>
              </w:rPr>
            </w:pPr>
            <w:ins w:id="1228" w:author="Megan Ball" w:date="2020-10-04T12:47:00Z">
              <w:r w:rsidRPr="00075A53">
                <w:t>19.361</w:t>
              </w:r>
            </w:ins>
          </w:p>
        </w:tc>
        <w:tc>
          <w:tcPr>
            <w:tcW w:w="1170" w:type="dxa"/>
            <w:noWrap/>
            <w:hideMark/>
            <w:tcPrChange w:id="1229" w:author="Megan Ball" w:date="2020-10-04T12:48:00Z">
              <w:tcPr>
                <w:tcW w:w="871" w:type="dxa"/>
                <w:noWrap/>
                <w:hideMark/>
              </w:tcPr>
            </w:tcPrChange>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230" w:author="Megan Ball" w:date="2020-10-04T12:47:00Z"/>
              </w:rPr>
            </w:pPr>
            <w:ins w:id="1231" w:author="Megan Ball" w:date="2020-10-04T12:47:00Z">
              <w:r w:rsidRPr="00075A53">
                <w:t>&lt; 2e-16</w:t>
              </w:r>
            </w:ins>
          </w:p>
        </w:tc>
        <w:tc>
          <w:tcPr>
            <w:tcW w:w="1206" w:type="dxa"/>
            <w:noWrap/>
            <w:hideMark/>
            <w:tcPrChange w:id="1232" w:author="Megan Ball" w:date="2020-10-04T12:48:00Z">
              <w:tcPr>
                <w:tcW w:w="871" w:type="dxa"/>
                <w:noWrap/>
                <w:hideMark/>
              </w:tcPr>
            </w:tcPrChange>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233" w:author="Megan Ball" w:date="2020-10-04T12:47:00Z"/>
              </w:rPr>
            </w:pPr>
            <w:ins w:id="1234" w:author="Megan Ball" w:date="2020-10-04T12:47:00Z">
              <w:r w:rsidRPr="00075A53">
                <w:t>***</w:t>
              </w:r>
            </w:ins>
          </w:p>
        </w:tc>
      </w:tr>
      <w:tr w:rsidR="00075A53" w:rsidRPr="00075A53" w14:paraId="68BA065F" w14:textId="77777777" w:rsidTr="00075A53">
        <w:trPr>
          <w:cnfStyle w:val="000000100000" w:firstRow="0" w:lastRow="0" w:firstColumn="0" w:lastColumn="0" w:oddVBand="0" w:evenVBand="0" w:oddHBand="1" w:evenHBand="0" w:firstRowFirstColumn="0" w:firstRowLastColumn="0" w:lastRowFirstColumn="0" w:lastRowLastColumn="0"/>
          <w:trHeight w:val="300"/>
          <w:ins w:id="1235" w:author="Megan Ball" w:date="2020-10-04T12:47:00Z"/>
          <w:trPrChange w:id="12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237" w:author="Megan Ball" w:date="2020-10-04T12:48:00Z">
              <w:tcPr>
                <w:tcW w:w="5006" w:type="dxa"/>
                <w:noWrap/>
                <w:hideMark/>
              </w:tcPr>
            </w:tcPrChange>
          </w:tcPr>
          <w:p w14:paraId="7CD9AB4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238" w:author="Megan Ball" w:date="2020-10-04T12:47:00Z"/>
              </w:rPr>
            </w:pPr>
            <w:proofErr w:type="spellStart"/>
            <w:ins w:id="1239" w:author="Megan Ball" w:date="2020-10-04T12:47:00Z">
              <w:r w:rsidRPr="00075A53">
                <w:t>countryCyprus</w:t>
              </w:r>
              <w:proofErr w:type="spellEnd"/>
            </w:ins>
          </w:p>
        </w:tc>
        <w:tc>
          <w:tcPr>
            <w:tcW w:w="1170" w:type="dxa"/>
            <w:noWrap/>
            <w:hideMark/>
            <w:tcPrChange w:id="1240" w:author="Megan Ball" w:date="2020-10-04T12:48:00Z">
              <w:tcPr>
                <w:tcW w:w="870" w:type="dxa"/>
                <w:noWrap/>
                <w:hideMark/>
              </w:tcPr>
            </w:tcPrChange>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41" w:author="Megan Ball" w:date="2020-10-04T12:47:00Z"/>
              </w:rPr>
            </w:pPr>
            <w:ins w:id="1242" w:author="Megan Ball" w:date="2020-10-04T12:47:00Z">
              <w:r w:rsidRPr="00075A53">
                <w:t>17.12687</w:t>
              </w:r>
            </w:ins>
          </w:p>
        </w:tc>
        <w:tc>
          <w:tcPr>
            <w:tcW w:w="1170" w:type="dxa"/>
            <w:noWrap/>
            <w:hideMark/>
            <w:tcPrChange w:id="1243" w:author="Megan Ball" w:date="2020-10-04T12:48:00Z">
              <w:tcPr>
                <w:tcW w:w="871" w:type="dxa"/>
                <w:noWrap/>
                <w:hideMark/>
              </w:tcPr>
            </w:tcPrChange>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44" w:author="Megan Ball" w:date="2020-10-04T12:47:00Z"/>
              </w:rPr>
            </w:pPr>
            <w:ins w:id="1245" w:author="Megan Ball" w:date="2020-10-04T12:47:00Z">
              <w:r w:rsidRPr="00075A53">
                <w:t>0.76543</w:t>
              </w:r>
            </w:ins>
          </w:p>
        </w:tc>
        <w:tc>
          <w:tcPr>
            <w:tcW w:w="1080" w:type="dxa"/>
            <w:noWrap/>
            <w:hideMark/>
            <w:tcPrChange w:id="1246" w:author="Megan Ball" w:date="2020-10-04T12:48:00Z">
              <w:tcPr>
                <w:tcW w:w="871" w:type="dxa"/>
                <w:noWrap/>
                <w:hideMark/>
              </w:tcPr>
            </w:tcPrChange>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47" w:author="Megan Ball" w:date="2020-10-04T12:47:00Z"/>
              </w:rPr>
            </w:pPr>
            <w:ins w:id="1248" w:author="Megan Ball" w:date="2020-10-04T12:47:00Z">
              <w:r w:rsidRPr="00075A53">
                <w:t>22.375</w:t>
              </w:r>
            </w:ins>
          </w:p>
        </w:tc>
        <w:tc>
          <w:tcPr>
            <w:tcW w:w="1170" w:type="dxa"/>
            <w:noWrap/>
            <w:hideMark/>
            <w:tcPrChange w:id="1249" w:author="Megan Ball" w:date="2020-10-04T12:48:00Z">
              <w:tcPr>
                <w:tcW w:w="871" w:type="dxa"/>
                <w:noWrap/>
                <w:hideMark/>
              </w:tcPr>
            </w:tcPrChange>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50" w:author="Megan Ball" w:date="2020-10-04T12:47:00Z"/>
              </w:rPr>
            </w:pPr>
            <w:ins w:id="1251" w:author="Megan Ball" w:date="2020-10-04T12:47:00Z">
              <w:r w:rsidRPr="00075A53">
                <w:t>&lt; 2e-16</w:t>
              </w:r>
            </w:ins>
          </w:p>
        </w:tc>
        <w:tc>
          <w:tcPr>
            <w:tcW w:w="1206" w:type="dxa"/>
            <w:noWrap/>
            <w:hideMark/>
            <w:tcPrChange w:id="1252" w:author="Megan Ball" w:date="2020-10-04T12:48:00Z">
              <w:tcPr>
                <w:tcW w:w="871" w:type="dxa"/>
                <w:noWrap/>
                <w:hideMark/>
              </w:tcPr>
            </w:tcPrChange>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53" w:author="Megan Ball" w:date="2020-10-04T12:47:00Z"/>
              </w:rPr>
            </w:pPr>
            <w:ins w:id="1254" w:author="Megan Ball" w:date="2020-10-04T12:47:00Z">
              <w:r w:rsidRPr="00075A53">
                <w:t>***</w:t>
              </w:r>
            </w:ins>
          </w:p>
        </w:tc>
      </w:tr>
      <w:tr w:rsidR="00075A53" w:rsidRPr="00075A53" w14:paraId="23DEC562" w14:textId="77777777" w:rsidTr="00075A53">
        <w:trPr>
          <w:trHeight w:val="300"/>
          <w:ins w:id="1255" w:author="Megan Ball" w:date="2020-10-04T12:47:00Z"/>
          <w:trPrChange w:id="125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257" w:author="Megan Ball" w:date="2020-10-04T12:48:00Z">
              <w:tcPr>
                <w:tcW w:w="5006" w:type="dxa"/>
                <w:noWrap/>
                <w:hideMark/>
              </w:tcPr>
            </w:tcPrChange>
          </w:tcPr>
          <w:p w14:paraId="43935BCE" w14:textId="77777777" w:rsidR="00075A53" w:rsidRPr="00075A53" w:rsidRDefault="00075A53">
            <w:pPr>
              <w:rPr>
                <w:ins w:id="1258" w:author="Megan Ball" w:date="2020-10-04T12:47:00Z"/>
              </w:rPr>
            </w:pPr>
            <w:proofErr w:type="spellStart"/>
            <w:ins w:id="1259" w:author="Megan Ball" w:date="2020-10-04T12:47:00Z">
              <w:r w:rsidRPr="00075A53">
                <w:t>countryCzechia</w:t>
              </w:r>
              <w:proofErr w:type="spellEnd"/>
            </w:ins>
          </w:p>
        </w:tc>
        <w:tc>
          <w:tcPr>
            <w:tcW w:w="1170" w:type="dxa"/>
            <w:noWrap/>
            <w:hideMark/>
            <w:tcPrChange w:id="1260" w:author="Megan Ball" w:date="2020-10-04T12:48:00Z">
              <w:tcPr>
                <w:tcW w:w="870" w:type="dxa"/>
                <w:noWrap/>
                <w:hideMark/>
              </w:tcPr>
            </w:tcPrChange>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61" w:author="Megan Ball" w:date="2020-10-04T12:47:00Z"/>
              </w:rPr>
            </w:pPr>
            <w:ins w:id="1262" w:author="Megan Ball" w:date="2020-10-04T12:47:00Z">
              <w:r w:rsidRPr="00075A53">
                <w:t>15.69215</w:t>
              </w:r>
            </w:ins>
          </w:p>
        </w:tc>
        <w:tc>
          <w:tcPr>
            <w:tcW w:w="1170" w:type="dxa"/>
            <w:noWrap/>
            <w:hideMark/>
            <w:tcPrChange w:id="1263" w:author="Megan Ball" w:date="2020-10-04T12:48:00Z">
              <w:tcPr>
                <w:tcW w:w="871" w:type="dxa"/>
                <w:noWrap/>
                <w:hideMark/>
              </w:tcPr>
            </w:tcPrChange>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64" w:author="Megan Ball" w:date="2020-10-04T12:47:00Z"/>
              </w:rPr>
            </w:pPr>
            <w:ins w:id="1265" w:author="Megan Ball" w:date="2020-10-04T12:47:00Z">
              <w:r w:rsidRPr="00075A53">
                <w:t>0.75186</w:t>
              </w:r>
            </w:ins>
          </w:p>
        </w:tc>
        <w:tc>
          <w:tcPr>
            <w:tcW w:w="1080" w:type="dxa"/>
            <w:noWrap/>
            <w:hideMark/>
            <w:tcPrChange w:id="1266" w:author="Megan Ball" w:date="2020-10-04T12:48:00Z">
              <w:tcPr>
                <w:tcW w:w="871" w:type="dxa"/>
                <w:noWrap/>
                <w:hideMark/>
              </w:tcPr>
            </w:tcPrChange>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267" w:author="Megan Ball" w:date="2020-10-04T12:47:00Z"/>
              </w:rPr>
            </w:pPr>
            <w:ins w:id="1268" w:author="Megan Ball" w:date="2020-10-04T12:47:00Z">
              <w:r w:rsidRPr="00075A53">
                <w:t>20.871</w:t>
              </w:r>
            </w:ins>
          </w:p>
        </w:tc>
        <w:tc>
          <w:tcPr>
            <w:tcW w:w="1170" w:type="dxa"/>
            <w:noWrap/>
            <w:hideMark/>
            <w:tcPrChange w:id="1269" w:author="Megan Ball" w:date="2020-10-04T12:48:00Z">
              <w:tcPr>
                <w:tcW w:w="871" w:type="dxa"/>
                <w:noWrap/>
                <w:hideMark/>
              </w:tcPr>
            </w:tcPrChange>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270" w:author="Megan Ball" w:date="2020-10-04T12:47:00Z"/>
              </w:rPr>
            </w:pPr>
            <w:ins w:id="1271" w:author="Megan Ball" w:date="2020-10-04T12:47:00Z">
              <w:r w:rsidRPr="00075A53">
                <w:t>&lt; 2e-16</w:t>
              </w:r>
            </w:ins>
          </w:p>
        </w:tc>
        <w:tc>
          <w:tcPr>
            <w:tcW w:w="1206" w:type="dxa"/>
            <w:noWrap/>
            <w:hideMark/>
            <w:tcPrChange w:id="1272" w:author="Megan Ball" w:date="2020-10-04T12:48:00Z">
              <w:tcPr>
                <w:tcW w:w="871" w:type="dxa"/>
                <w:noWrap/>
                <w:hideMark/>
              </w:tcPr>
            </w:tcPrChange>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273" w:author="Megan Ball" w:date="2020-10-04T12:47:00Z"/>
              </w:rPr>
            </w:pPr>
            <w:ins w:id="1274" w:author="Megan Ball" w:date="2020-10-04T12:47:00Z">
              <w:r w:rsidRPr="00075A53">
                <w:t>***</w:t>
              </w:r>
            </w:ins>
          </w:p>
        </w:tc>
      </w:tr>
      <w:tr w:rsidR="00075A53" w:rsidRPr="00075A53" w14:paraId="35B9ADF4" w14:textId="77777777" w:rsidTr="00075A53">
        <w:trPr>
          <w:cnfStyle w:val="000000100000" w:firstRow="0" w:lastRow="0" w:firstColumn="0" w:lastColumn="0" w:oddVBand="0" w:evenVBand="0" w:oddHBand="1" w:evenHBand="0" w:firstRowFirstColumn="0" w:firstRowLastColumn="0" w:lastRowFirstColumn="0" w:lastRowLastColumn="0"/>
          <w:trHeight w:val="300"/>
          <w:ins w:id="1275" w:author="Megan Ball" w:date="2020-10-04T12:47:00Z"/>
          <w:trPrChange w:id="127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277" w:author="Megan Ball" w:date="2020-10-04T12:48:00Z">
              <w:tcPr>
                <w:tcW w:w="5006" w:type="dxa"/>
                <w:noWrap/>
                <w:hideMark/>
              </w:tcPr>
            </w:tcPrChange>
          </w:tcPr>
          <w:p w14:paraId="3446FBB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278" w:author="Megan Ball" w:date="2020-10-04T12:47:00Z"/>
              </w:rPr>
            </w:pPr>
            <w:proofErr w:type="spellStart"/>
            <w:ins w:id="1279" w:author="Megan Ball" w:date="2020-10-04T12:47:00Z">
              <w:r w:rsidRPr="00075A53">
                <w:t>countryDemocratic</w:t>
              </w:r>
              <w:proofErr w:type="spellEnd"/>
              <w:r w:rsidRPr="00075A53">
                <w:t xml:space="preserve"> People's Republic of Korea</w:t>
              </w:r>
            </w:ins>
          </w:p>
        </w:tc>
        <w:tc>
          <w:tcPr>
            <w:tcW w:w="1170" w:type="dxa"/>
            <w:noWrap/>
            <w:hideMark/>
            <w:tcPrChange w:id="1280" w:author="Megan Ball" w:date="2020-10-04T12:48:00Z">
              <w:tcPr>
                <w:tcW w:w="870" w:type="dxa"/>
                <w:noWrap/>
                <w:hideMark/>
              </w:tcPr>
            </w:tcPrChange>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81" w:author="Megan Ball" w:date="2020-10-04T12:47:00Z"/>
              </w:rPr>
            </w:pPr>
            <w:ins w:id="1282" w:author="Megan Ball" w:date="2020-10-04T12:47:00Z">
              <w:r w:rsidRPr="00075A53">
                <w:t>8.11715</w:t>
              </w:r>
            </w:ins>
          </w:p>
        </w:tc>
        <w:tc>
          <w:tcPr>
            <w:tcW w:w="1170" w:type="dxa"/>
            <w:noWrap/>
            <w:hideMark/>
            <w:tcPrChange w:id="1283" w:author="Megan Ball" w:date="2020-10-04T12:48:00Z">
              <w:tcPr>
                <w:tcW w:w="871" w:type="dxa"/>
                <w:noWrap/>
                <w:hideMark/>
              </w:tcPr>
            </w:tcPrChange>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84" w:author="Megan Ball" w:date="2020-10-04T12:47:00Z"/>
              </w:rPr>
            </w:pPr>
            <w:ins w:id="1285" w:author="Megan Ball" w:date="2020-10-04T12:47:00Z">
              <w:r w:rsidRPr="00075A53">
                <w:t>0.75186</w:t>
              </w:r>
            </w:ins>
          </w:p>
        </w:tc>
        <w:tc>
          <w:tcPr>
            <w:tcW w:w="1080" w:type="dxa"/>
            <w:noWrap/>
            <w:hideMark/>
            <w:tcPrChange w:id="1286" w:author="Megan Ball" w:date="2020-10-04T12:48:00Z">
              <w:tcPr>
                <w:tcW w:w="871" w:type="dxa"/>
                <w:noWrap/>
                <w:hideMark/>
              </w:tcPr>
            </w:tcPrChange>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287" w:author="Megan Ball" w:date="2020-10-04T12:47:00Z"/>
              </w:rPr>
            </w:pPr>
            <w:ins w:id="1288" w:author="Megan Ball" w:date="2020-10-04T12:47:00Z">
              <w:r w:rsidRPr="00075A53">
                <w:t>10.796</w:t>
              </w:r>
            </w:ins>
          </w:p>
        </w:tc>
        <w:tc>
          <w:tcPr>
            <w:tcW w:w="1170" w:type="dxa"/>
            <w:noWrap/>
            <w:hideMark/>
            <w:tcPrChange w:id="1289" w:author="Megan Ball" w:date="2020-10-04T12:48:00Z">
              <w:tcPr>
                <w:tcW w:w="871" w:type="dxa"/>
                <w:noWrap/>
                <w:hideMark/>
              </w:tcPr>
            </w:tcPrChange>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90" w:author="Megan Ball" w:date="2020-10-04T12:47:00Z"/>
              </w:rPr>
            </w:pPr>
            <w:ins w:id="1291" w:author="Megan Ball" w:date="2020-10-04T12:47:00Z">
              <w:r w:rsidRPr="00075A53">
                <w:t>&lt; 2e-16</w:t>
              </w:r>
            </w:ins>
          </w:p>
        </w:tc>
        <w:tc>
          <w:tcPr>
            <w:tcW w:w="1206" w:type="dxa"/>
            <w:noWrap/>
            <w:hideMark/>
            <w:tcPrChange w:id="1292" w:author="Megan Ball" w:date="2020-10-04T12:48:00Z">
              <w:tcPr>
                <w:tcW w:w="871" w:type="dxa"/>
                <w:noWrap/>
                <w:hideMark/>
              </w:tcPr>
            </w:tcPrChange>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293" w:author="Megan Ball" w:date="2020-10-04T12:47:00Z"/>
              </w:rPr>
            </w:pPr>
            <w:ins w:id="1294" w:author="Megan Ball" w:date="2020-10-04T12:47:00Z">
              <w:r w:rsidRPr="00075A53">
                <w:t>***</w:t>
              </w:r>
            </w:ins>
          </w:p>
        </w:tc>
      </w:tr>
      <w:tr w:rsidR="00075A53" w:rsidRPr="00075A53" w14:paraId="1392928E" w14:textId="77777777" w:rsidTr="00075A53">
        <w:trPr>
          <w:trHeight w:val="300"/>
          <w:ins w:id="1295" w:author="Megan Ball" w:date="2020-10-04T12:47:00Z"/>
          <w:trPrChange w:id="129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297" w:author="Megan Ball" w:date="2020-10-04T12:48:00Z">
              <w:tcPr>
                <w:tcW w:w="5006" w:type="dxa"/>
                <w:noWrap/>
                <w:hideMark/>
              </w:tcPr>
            </w:tcPrChange>
          </w:tcPr>
          <w:p w14:paraId="2F534534" w14:textId="77777777" w:rsidR="00075A53" w:rsidRPr="00075A53" w:rsidRDefault="00075A53">
            <w:pPr>
              <w:rPr>
                <w:ins w:id="1298" w:author="Megan Ball" w:date="2020-10-04T12:47:00Z"/>
              </w:rPr>
            </w:pPr>
            <w:proofErr w:type="spellStart"/>
            <w:ins w:id="1299" w:author="Megan Ball" w:date="2020-10-04T12:47:00Z">
              <w:r w:rsidRPr="00075A53">
                <w:t>countryDemocratic</w:t>
              </w:r>
              <w:proofErr w:type="spellEnd"/>
              <w:r w:rsidRPr="00075A53">
                <w:t xml:space="preserve"> Republic of the Congo</w:t>
              </w:r>
            </w:ins>
          </w:p>
        </w:tc>
        <w:tc>
          <w:tcPr>
            <w:tcW w:w="1170" w:type="dxa"/>
            <w:noWrap/>
            <w:hideMark/>
            <w:tcPrChange w:id="1300" w:author="Megan Ball" w:date="2020-10-04T12:48:00Z">
              <w:tcPr>
                <w:tcW w:w="870" w:type="dxa"/>
                <w:noWrap/>
                <w:hideMark/>
              </w:tcPr>
            </w:tcPrChange>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01" w:author="Megan Ball" w:date="2020-10-04T12:47:00Z"/>
              </w:rPr>
            </w:pPr>
            <w:ins w:id="1302" w:author="Megan Ball" w:date="2020-10-04T12:47:00Z">
              <w:r w:rsidRPr="00075A53">
                <w:t>-4.60436</w:t>
              </w:r>
            </w:ins>
          </w:p>
        </w:tc>
        <w:tc>
          <w:tcPr>
            <w:tcW w:w="1170" w:type="dxa"/>
            <w:noWrap/>
            <w:hideMark/>
            <w:tcPrChange w:id="1303" w:author="Megan Ball" w:date="2020-10-04T12:48:00Z">
              <w:tcPr>
                <w:tcW w:w="871" w:type="dxa"/>
                <w:noWrap/>
                <w:hideMark/>
              </w:tcPr>
            </w:tcPrChange>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04" w:author="Megan Ball" w:date="2020-10-04T12:47:00Z"/>
              </w:rPr>
            </w:pPr>
            <w:ins w:id="1305" w:author="Megan Ball" w:date="2020-10-04T12:47:00Z">
              <w:r w:rsidRPr="00075A53">
                <w:t>0.75289</w:t>
              </w:r>
            </w:ins>
          </w:p>
        </w:tc>
        <w:tc>
          <w:tcPr>
            <w:tcW w:w="1080" w:type="dxa"/>
            <w:noWrap/>
            <w:hideMark/>
            <w:tcPrChange w:id="1306" w:author="Megan Ball" w:date="2020-10-04T12:48:00Z">
              <w:tcPr>
                <w:tcW w:w="871" w:type="dxa"/>
                <w:noWrap/>
                <w:hideMark/>
              </w:tcPr>
            </w:tcPrChange>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07" w:author="Megan Ball" w:date="2020-10-04T12:47:00Z"/>
              </w:rPr>
            </w:pPr>
            <w:ins w:id="1308" w:author="Megan Ball" w:date="2020-10-04T12:47:00Z">
              <w:r w:rsidRPr="00075A53">
                <w:t>-6.116</w:t>
              </w:r>
            </w:ins>
          </w:p>
        </w:tc>
        <w:tc>
          <w:tcPr>
            <w:tcW w:w="1170" w:type="dxa"/>
            <w:noWrap/>
            <w:hideMark/>
            <w:tcPrChange w:id="1309" w:author="Megan Ball" w:date="2020-10-04T12:48:00Z">
              <w:tcPr>
                <w:tcW w:w="871" w:type="dxa"/>
                <w:noWrap/>
                <w:hideMark/>
              </w:tcPr>
            </w:tcPrChange>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10" w:author="Megan Ball" w:date="2020-10-04T12:47:00Z"/>
              </w:rPr>
            </w:pPr>
            <w:ins w:id="1311" w:author="Megan Ball" w:date="2020-10-04T12:47:00Z">
              <w:r w:rsidRPr="00075A53">
                <w:t>1.10E-09</w:t>
              </w:r>
            </w:ins>
          </w:p>
        </w:tc>
        <w:tc>
          <w:tcPr>
            <w:tcW w:w="1206" w:type="dxa"/>
            <w:noWrap/>
            <w:hideMark/>
            <w:tcPrChange w:id="1312" w:author="Megan Ball" w:date="2020-10-04T12:48:00Z">
              <w:tcPr>
                <w:tcW w:w="871" w:type="dxa"/>
                <w:noWrap/>
                <w:hideMark/>
              </w:tcPr>
            </w:tcPrChange>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313" w:author="Megan Ball" w:date="2020-10-04T12:47:00Z"/>
              </w:rPr>
            </w:pPr>
            <w:ins w:id="1314" w:author="Megan Ball" w:date="2020-10-04T12:47:00Z">
              <w:r w:rsidRPr="00075A53">
                <w:t>***</w:t>
              </w:r>
            </w:ins>
          </w:p>
        </w:tc>
      </w:tr>
      <w:tr w:rsidR="00075A53" w:rsidRPr="00075A53" w14:paraId="14AB3CF7" w14:textId="77777777" w:rsidTr="00075A53">
        <w:trPr>
          <w:cnfStyle w:val="000000100000" w:firstRow="0" w:lastRow="0" w:firstColumn="0" w:lastColumn="0" w:oddVBand="0" w:evenVBand="0" w:oddHBand="1" w:evenHBand="0" w:firstRowFirstColumn="0" w:firstRowLastColumn="0" w:lastRowFirstColumn="0" w:lastRowLastColumn="0"/>
          <w:trHeight w:val="300"/>
          <w:ins w:id="1315" w:author="Megan Ball" w:date="2020-10-04T12:47:00Z"/>
          <w:trPrChange w:id="131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317" w:author="Megan Ball" w:date="2020-10-04T12:48:00Z">
              <w:tcPr>
                <w:tcW w:w="5006" w:type="dxa"/>
                <w:noWrap/>
                <w:hideMark/>
              </w:tcPr>
            </w:tcPrChange>
          </w:tcPr>
          <w:p w14:paraId="790D08A8"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318" w:author="Megan Ball" w:date="2020-10-04T12:47:00Z"/>
              </w:rPr>
            </w:pPr>
            <w:proofErr w:type="spellStart"/>
            <w:ins w:id="1319" w:author="Megan Ball" w:date="2020-10-04T12:47:00Z">
              <w:r w:rsidRPr="00075A53">
                <w:t>countryDenmark</w:t>
              </w:r>
              <w:proofErr w:type="spellEnd"/>
            </w:ins>
          </w:p>
        </w:tc>
        <w:tc>
          <w:tcPr>
            <w:tcW w:w="1170" w:type="dxa"/>
            <w:noWrap/>
            <w:hideMark/>
            <w:tcPrChange w:id="1320" w:author="Megan Ball" w:date="2020-10-04T12:48:00Z">
              <w:tcPr>
                <w:tcW w:w="870" w:type="dxa"/>
                <w:noWrap/>
                <w:hideMark/>
              </w:tcPr>
            </w:tcPrChange>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21" w:author="Megan Ball" w:date="2020-10-04T12:47:00Z"/>
              </w:rPr>
            </w:pPr>
            <w:ins w:id="1322" w:author="Megan Ball" w:date="2020-10-04T12:47:00Z">
              <w:r w:rsidRPr="00075A53">
                <w:t>14.27378</w:t>
              </w:r>
            </w:ins>
          </w:p>
        </w:tc>
        <w:tc>
          <w:tcPr>
            <w:tcW w:w="1170" w:type="dxa"/>
            <w:noWrap/>
            <w:hideMark/>
            <w:tcPrChange w:id="1323" w:author="Megan Ball" w:date="2020-10-04T12:48:00Z">
              <w:tcPr>
                <w:tcW w:w="871" w:type="dxa"/>
                <w:noWrap/>
                <w:hideMark/>
              </w:tcPr>
            </w:tcPrChange>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24" w:author="Megan Ball" w:date="2020-10-04T12:47:00Z"/>
              </w:rPr>
            </w:pPr>
            <w:ins w:id="1325" w:author="Megan Ball" w:date="2020-10-04T12:47:00Z">
              <w:r w:rsidRPr="00075A53">
                <w:t>0.79922</w:t>
              </w:r>
            </w:ins>
          </w:p>
        </w:tc>
        <w:tc>
          <w:tcPr>
            <w:tcW w:w="1080" w:type="dxa"/>
            <w:noWrap/>
            <w:hideMark/>
            <w:tcPrChange w:id="1326" w:author="Megan Ball" w:date="2020-10-04T12:48:00Z">
              <w:tcPr>
                <w:tcW w:w="871" w:type="dxa"/>
                <w:noWrap/>
                <w:hideMark/>
              </w:tcPr>
            </w:tcPrChange>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27" w:author="Megan Ball" w:date="2020-10-04T12:47:00Z"/>
              </w:rPr>
            </w:pPr>
            <w:ins w:id="1328" w:author="Megan Ball" w:date="2020-10-04T12:47:00Z">
              <w:r w:rsidRPr="00075A53">
                <w:t>17.86</w:t>
              </w:r>
            </w:ins>
          </w:p>
        </w:tc>
        <w:tc>
          <w:tcPr>
            <w:tcW w:w="1170" w:type="dxa"/>
            <w:noWrap/>
            <w:hideMark/>
            <w:tcPrChange w:id="1329" w:author="Megan Ball" w:date="2020-10-04T12:48:00Z">
              <w:tcPr>
                <w:tcW w:w="871" w:type="dxa"/>
                <w:noWrap/>
                <w:hideMark/>
              </w:tcPr>
            </w:tcPrChange>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330" w:author="Megan Ball" w:date="2020-10-04T12:47:00Z"/>
              </w:rPr>
            </w:pPr>
            <w:ins w:id="1331" w:author="Megan Ball" w:date="2020-10-04T12:47:00Z">
              <w:r w:rsidRPr="00075A53">
                <w:t>&lt; 2e-16</w:t>
              </w:r>
            </w:ins>
          </w:p>
        </w:tc>
        <w:tc>
          <w:tcPr>
            <w:tcW w:w="1206" w:type="dxa"/>
            <w:noWrap/>
            <w:hideMark/>
            <w:tcPrChange w:id="1332" w:author="Megan Ball" w:date="2020-10-04T12:48:00Z">
              <w:tcPr>
                <w:tcW w:w="871" w:type="dxa"/>
                <w:noWrap/>
                <w:hideMark/>
              </w:tcPr>
            </w:tcPrChange>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333" w:author="Megan Ball" w:date="2020-10-04T12:47:00Z"/>
              </w:rPr>
            </w:pPr>
            <w:ins w:id="1334" w:author="Megan Ball" w:date="2020-10-04T12:47:00Z">
              <w:r w:rsidRPr="00075A53">
                <w:t>***</w:t>
              </w:r>
            </w:ins>
          </w:p>
        </w:tc>
      </w:tr>
      <w:tr w:rsidR="00075A53" w:rsidRPr="00075A53" w14:paraId="1380151E" w14:textId="77777777" w:rsidTr="00075A53">
        <w:trPr>
          <w:trHeight w:val="300"/>
          <w:ins w:id="1335" w:author="Megan Ball" w:date="2020-10-04T12:47:00Z"/>
          <w:trPrChange w:id="13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337" w:author="Megan Ball" w:date="2020-10-04T12:48:00Z">
              <w:tcPr>
                <w:tcW w:w="5006" w:type="dxa"/>
                <w:noWrap/>
                <w:hideMark/>
              </w:tcPr>
            </w:tcPrChange>
          </w:tcPr>
          <w:p w14:paraId="084E79D8" w14:textId="77777777" w:rsidR="00075A53" w:rsidRPr="00075A53" w:rsidRDefault="00075A53">
            <w:pPr>
              <w:rPr>
                <w:ins w:id="1338" w:author="Megan Ball" w:date="2020-10-04T12:47:00Z"/>
              </w:rPr>
            </w:pPr>
            <w:proofErr w:type="spellStart"/>
            <w:ins w:id="1339" w:author="Megan Ball" w:date="2020-10-04T12:47:00Z">
              <w:r w:rsidRPr="00075A53">
                <w:t>countryDjibouti</w:t>
              </w:r>
              <w:proofErr w:type="spellEnd"/>
            </w:ins>
          </w:p>
        </w:tc>
        <w:tc>
          <w:tcPr>
            <w:tcW w:w="1170" w:type="dxa"/>
            <w:noWrap/>
            <w:hideMark/>
            <w:tcPrChange w:id="1340" w:author="Megan Ball" w:date="2020-10-04T12:48:00Z">
              <w:tcPr>
                <w:tcW w:w="870" w:type="dxa"/>
                <w:noWrap/>
                <w:hideMark/>
              </w:tcPr>
            </w:tcPrChange>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41" w:author="Megan Ball" w:date="2020-10-04T12:47:00Z"/>
              </w:rPr>
            </w:pPr>
            <w:ins w:id="1342" w:author="Megan Ball" w:date="2020-10-04T12:47:00Z">
              <w:r w:rsidRPr="00075A53">
                <w:t>6.13605</w:t>
              </w:r>
            </w:ins>
          </w:p>
        </w:tc>
        <w:tc>
          <w:tcPr>
            <w:tcW w:w="1170" w:type="dxa"/>
            <w:noWrap/>
            <w:hideMark/>
            <w:tcPrChange w:id="1343" w:author="Megan Ball" w:date="2020-10-04T12:48:00Z">
              <w:tcPr>
                <w:tcW w:w="871" w:type="dxa"/>
                <w:noWrap/>
                <w:hideMark/>
              </w:tcPr>
            </w:tcPrChange>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44" w:author="Megan Ball" w:date="2020-10-04T12:47:00Z"/>
              </w:rPr>
            </w:pPr>
            <w:ins w:id="1345" w:author="Megan Ball" w:date="2020-10-04T12:47:00Z">
              <w:r w:rsidRPr="00075A53">
                <w:t>0.75497</w:t>
              </w:r>
            </w:ins>
          </w:p>
        </w:tc>
        <w:tc>
          <w:tcPr>
            <w:tcW w:w="1080" w:type="dxa"/>
            <w:noWrap/>
            <w:hideMark/>
            <w:tcPrChange w:id="1346" w:author="Megan Ball" w:date="2020-10-04T12:48:00Z">
              <w:tcPr>
                <w:tcW w:w="871" w:type="dxa"/>
                <w:noWrap/>
                <w:hideMark/>
              </w:tcPr>
            </w:tcPrChange>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47" w:author="Megan Ball" w:date="2020-10-04T12:47:00Z"/>
              </w:rPr>
            </w:pPr>
            <w:ins w:id="1348" w:author="Megan Ball" w:date="2020-10-04T12:47:00Z">
              <w:r w:rsidRPr="00075A53">
                <w:t>8.128</w:t>
              </w:r>
            </w:ins>
          </w:p>
        </w:tc>
        <w:tc>
          <w:tcPr>
            <w:tcW w:w="1170" w:type="dxa"/>
            <w:noWrap/>
            <w:hideMark/>
            <w:tcPrChange w:id="1349" w:author="Megan Ball" w:date="2020-10-04T12:48:00Z">
              <w:tcPr>
                <w:tcW w:w="871" w:type="dxa"/>
                <w:noWrap/>
                <w:hideMark/>
              </w:tcPr>
            </w:tcPrChange>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50" w:author="Megan Ball" w:date="2020-10-04T12:47:00Z"/>
              </w:rPr>
            </w:pPr>
            <w:ins w:id="1351" w:author="Megan Ball" w:date="2020-10-04T12:47:00Z">
              <w:r w:rsidRPr="00075A53">
                <w:t>6.56E-16</w:t>
              </w:r>
            </w:ins>
          </w:p>
        </w:tc>
        <w:tc>
          <w:tcPr>
            <w:tcW w:w="1206" w:type="dxa"/>
            <w:noWrap/>
            <w:hideMark/>
            <w:tcPrChange w:id="1352" w:author="Megan Ball" w:date="2020-10-04T12:48:00Z">
              <w:tcPr>
                <w:tcW w:w="871" w:type="dxa"/>
                <w:noWrap/>
                <w:hideMark/>
              </w:tcPr>
            </w:tcPrChange>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353" w:author="Megan Ball" w:date="2020-10-04T12:47:00Z"/>
              </w:rPr>
            </w:pPr>
            <w:ins w:id="1354" w:author="Megan Ball" w:date="2020-10-04T12:47:00Z">
              <w:r w:rsidRPr="00075A53">
                <w:t>***</w:t>
              </w:r>
            </w:ins>
          </w:p>
        </w:tc>
      </w:tr>
      <w:tr w:rsidR="00075A53" w:rsidRPr="00075A53" w14:paraId="47089F07" w14:textId="77777777" w:rsidTr="00075A53">
        <w:trPr>
          <w:cnfStyle w:val="000000100000" w:firstRow="0" w:lastRow="0" w:firstColumn="0" w:lastColumn="0" w:oddVBand="0" w:evenVBand="0" w:oddHBand="1" w:evenHBand="0" w:firstRowFirstColumn="0" w:firstRowLastColumn="0" w:lastRowFirstColumn="0" w:lastRowLastColumn="0"/>
          <w:trHeight w:val="300"/>
          <w:ins w:id="1355" w:author="Megan Ball" w:date="2020-10-04T12:47:00Z"/>
          <w:trPrChange w:id="135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357" w:author="Megan Ball" w:date="2020-10-04T12:48:00Z">
              <w:tcPr>
                <w:tcW w:w="5006" w:type="dxa"/>
                <w:noWrap/>
                <w:hideMark/>
              </w:tcPr>
            </w:tcPrChange>
          </w:tcPr>
          <w:p w14:paraId="33B6DC5E"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358" w:author="Megan Ball" w:date="2020-10-04T12:47:00Z"/>
              </w:rPr>
            </w:pPr>
            <w:proofErr w:type="spellStart"/>
            <w:ins w:id="1359" w:author="Megan Ball" w:date="2020-10-04T12:47:00Z">
              <w:r w:rsidRPr="00075A53">
                <w:t>countryDominican</w:t>
              </w:r>
              <w:proofErr w:type="spellEnd"/>
              <w:r w:rsidRPr="00075A53">
                <w:t xml:space="preserve"> Republic</w:t>
              </w:r>
            </w:ins>
          </w:p>
        </w:tc>
        <w:tc>
          <w:tcPr>
            <w:tcW w:w="1170" w:type="dxa"/>
            <w:noWrap/>
            <w:hideMark/>
            <w:tcPrChange w:id="1360" w:author="Megan Ball" w:date="2020-10-04T12:48:00Z">
              <w:tcPr>
                <w:tcW w:w="870" w:type="dxa"/>
                <w:noWrap/>
                <w:hideMark/>
              </w:tcPr>
            </w:tcPrChange>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61" w:author="Megan Ball" w:date="2020-10-04T12:47:00Z"/>
              </w:rPr>
            </w:pPr>
            <w:ins w:id="1362" w:author="Megan Ball" w:date="2020-10-04T12:47:00Z">
              <w:r w:rsidRPr="00075A53">
                <w:t>11.26123</w:t>
              </w:r>
            </w:ins>
          </w:p>
        </w:tc>
        <w:tc>
          <w:tcPr>
            <w:tcW w:w="1170" w:type="dxa"/>
            <w:noWrap/>
            <w:hideMark/>
            <w:tcPrChange w:id="1363" w:author="Megan Ball" w:date="2020-10-04T12:48:00Z">
              <w:tcPr>
                <w:tcW w:w="871" w:type="dxa"/>
                <w:noWrap/>
                <w:hideMark/>
              </w:tcPr>
            </w:tcPrChange>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64" w:author="Megan Ball" w:date="2020-10-04T12:47:00Z"/>
              </w:rPr>
            </w:pPr>
            <w:ins w:id="1365" w:author="Megan Ball" w:date="2020-10-04T12:47:00Z">
              <w:r w:rsidRPr="00075A53">
                <w:t>0.75742</w:t>
              </w:r>
            </w:ins>
          </w:p>
        </w:tc>
        <w:tc>
          <w:tcPr>
            <w:tcW w:w="1080" w:type="dxa"/>
            <w:noWrap/>
            <w:hideMark/>
            <w:tcPrChange w:id="1366" w:author="Megan Ball" w:date="2020-10-04T12:48:00Z">
              <w:tcPr>
                <w:tcW w:w="871" w:type="dxa"/>
                <w:noWrap/>
                <w:hideMark/>
              </w:tcPr>
            </w:tcPrChange>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367" w:author="Megan Ball" w:date="2020-10-04T12:47:00Z"/>
              </w:rPr>
            </w:pPr>
            <w:ins w:id="1368" w:author="Megan Ball" w:date="2020-10-04T12:47:00Z">
              <w:r w:rsidRPr="00075A53">
                <w:t>14.868</w:t>
              </w:r>
            </w:ins>
          </w:p>
        </w:tc>
        <w:tc>
          <w:tcPr>
            <w:tcW w:w="1170" w:type="dxa"/>
            <w:noWrap/>
            <w:hideMark/>
            <w:tcPrChange w:id="1369" w:author="Megan Ball" w:date="2020-10-04T12:48:00Z">
              <w:tcPr>
                <w:tcW w:w="871" w:type="dxa"/>
                <w:noWrap/>
                <w:hideMark/>
              </w:tcPr>
            </w:tcPrChange>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370" w:author="Megan Ball" w:date="2020-10-04T12:47:00Z"/>
              </w:rPr>
            </w:pPr>
            <w:ins w:id="1371" w:author="Megan Ball" w:date="2020-10-04T12:47:00Z">
              <w:r w:rsidRPr="00075A53">
                <w:t>&lt; 2e-16</w:t>
              </w:r>
            </w:ins>
          </w:p>
        </w:tc>
        <w:tc>
          <w:tcPr>
            <w:tcW w:w="1206" w:type="dxa"/>
            <w:noWrap/>
            <w:hideMark/>
            <w:tcPrChange w:id="1372" w:author="Megan Ball" w:date="2020-10-04T12:48:00Z">
              <w:tcPr>
                <w:tcW w:w="871" w:type="dxa"/>
                <w:noWrap/>
                <w:hideMark/>
              </w:tcPr>
            </w:tcPrChange>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373" w:author="Megan Ball" w:date="2020-10-04T12:47:00Z"/>
              </w:rPr>
            </w:pPr>
            <w:ins w:id="1374" w:author="Megan Ball" w:date="2020-10-04T12:47:00Z">
              <w:r w:rsidRPr="00075A53">
                <w:t>***</w:t>
              </w:r>
            </w:ins>
          </w:p>
        </w:tc>
      </w:tr>
      <w:tr w:rsidR="00075A53" w:rsidRPr="00075A53" w14:paraId="07C5F95C" w14:textId="77777777" w:rsidTr="00075A53">
        <w:trPr>
          <w:trHeight w:val="300"/>
          <w:ins w:id="1375" w:author="Megan Ball" w:date="2020-10-04T12:47:00Z"/>
          <w:trPrChange w:id="137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377" w:author="Megan Ball" w:date="2020-10-04T12:48:00Z">
              <w:tcPr>
                <w:tcW w:w="5006" w:type="dxa"/>
                <w:noWrap/>
                <w:hideMark/>
              </w:tcPr>
            </w:tcPrChange>
          </w:tcPr>
          <w:p w14:paraId="30C99D18" w14:textId="77777777" w:rsidR="00075A53" w:rsidRPr="00075A53" w:rsidRDefault="00075A53">
            <w:pPr>
              <w:rPr>
                <w:ins w:id="1378" w:author="Megan Ball" w:date="2020-10-04T12:47:00Z"/>
              </w:rPr>
            </w:pPr>
            <w:proofErr w:type="spellStart"/>
            <w:ins w:id="1379" w:author="Megan Ball" w:date="2020-10-04T12:47:00Z">
              <w:r w:rsidRPr="00075A53">
                <w:t>countryEcuador</w:t>
              </w:r>
              <w:proofErr w:type="spellEnd"/>
            </w:ins>
          </w:p>
        </w:tc>
        <w:tc>
          <w:tcPr>
            <w:tcW w:w="1170" w:type="dxa"/>
            <w:noWrap/>
            <w:hideMark/>
            <w:tcPrChange w:id="1380" w:author="Megan Ball" w:date="2020-10-04T12:48:00Z">
              <w:tcPr>
                <w:tcW w:w="870" w:type="dxa"/>
                <w:noWrap/>
                <w:hideMark/>
              </w:tcPr>
            </w:tcPrChange>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81" w:author="Megan Ball" w:date="2020-10-04T12:47:00Z"/>
              </w:rPr>
            </w:pPr>
            <w:ins w:id="1382" w:author="Megan Ball" w:date="2020-10-04T12:47:00Z">
              <w:r w:rsidRPr="00075A53">
                <w:t>12.88166</w:t>
              </w:r>
            </w:ins>
          </w:p>
        </w:tc>
        <w:tc>
          <w:tcPr>
            <w:tcW w:w="1170" w:type="dxa"/>
            <w:noWrap/>
            <w:hideMark/>
            <w:tcPrChange w:id="1383" w:author="Megan Ball" w:date="2020-10-04T12:48:00Z">
              <w:tcPr>
                <w:tcW w:w="871" w:type="dxa"/>
                <w:noWrap/>
                <w:hideMark/>
              </w:tcPr>
            </w:tcPrChange>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84" w:author="Megan Ball" w:date="2020-10-04T12:47:00Z"/>
              </w:rPr>
            </w:pPr>
            <w:ins w:id="1385" w:author="Megan Ball" w:date="2020-10-04T12:47:00Z">
              <w:r w:rsidRPr="00075A53">
                <w:t>0.75851</w:t>
              </w:r>
            </w:ins>
          </w:p>
        </w:tc>
        <w:tc>
          <w:tcPr>
            <w:tcW w:w="1080" w:type="dxa"/>
            <w:noWrap/>
            <w:hideMark/>
            <w:tcPrChange w:id="1386" w:author="Megan Ball" w:date="2020-10-04T12:48:00Z">
              <w:tcPr>
                <w:tcW w:w="871" w:type="dxa"/>
                <w:noWrap/>
                <w:hideMark/>
              </w:tcPr>
            </w:tcPrChange>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387" w:author="Megan Ball" w:date="2020-10-04T12:47:00Z"/>
              </w:rPr>
            </w:pPr>
            <w:ins w:id="1388" w:author="Megan Ball" w:date="2020-10-04T12:47:00Z">
              <w:r w:rsidRPr="00075A53">
                <w:t>16.983</w:t>
              </w:r>
            </w:ins>
          </w:p>
        </w:tc>
        <w:tc>
          <w:tcPr>
            <w:tcW w:w="1170" w:type="dxa"/>
            <w:noWrap/>
            <w:hideMark/>
            <w:tcPrChange w:id="1389" w:author="Megan Ball" w:date="2020-10-04T12:48:00Z">
              <w:tcPr>
                <w:tcW w:w="871" w:type="dxa"/>
                <w:noWrap/>
                <w:hideMark/>
              </w:tcPr>
            </w:tcPrChange>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390" w:author="Megan Ball" w:date="2020-10-04T12:47:00Z"/>
              </w:rPr>
            </w:pPr>
            <w:ins w:id="1391" w:author="Megan Ball" w:date="2020-10-04T12:47:00Z">
              <w:r w:rsidRPr="00075A53">
                <w:t>&lt; 2e-16</w:t>
              </w:r>
            </w:ins>
          </w:p>
        </w:tc>
        <w:tc>
          <w:tcPr>
            <w:tcW w:w="1206" w:type="dxa"/>
            <w:noWrap/>
            <w:hideMark/>
            <w:tcPrChange w:id="1392" w:author="Megan Ball" w:date="2020-10-04T12:48:00Z">
              <w:tcPr>
                <w:tcW w:w="871" w:type="dxa"/>
                <w:noWrap/>
                <w:hideMark/>
              </w:tcPr>
            </w:tcPrChange>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393" w:author="Megan Ball" w:date="2020-10-04T12:47:00Z"/>
              </w:rPr>
            </w:pPr>
            <w:ins w:id="1394" w:author="Megan Ball" w:date="2020-10-04T12:47:00Z">
              <w:r w:rsidRPr="00075A53">
                <w:t>***</w:t>
              </w:r>
            </w:ins>
          </w:p>
        </w:tc>
      </w:tr>
      <w:tr w:rsidR="00075A53" w:rsidRPr="00075A53" w14:paraId="6A2BC3F6" w14:textId="77777777" w:rsidTr="00075A53">
        <w:trPr>
          <w:cnfStyle w:val="000000100000" w:firstRow="0" w:lastRow="0" w:firstColumn="0" w:lastColumn="0" w:oddVBand="0" w:evenVBand="0" w:oddHBand="1" w:evenHBand="0" w:firstRowFirstColumn="0" w:firstRowLastColumn="0" w:lastRowFirstColumn="0" w:lastRowLastColumn="0"/>
          <w:trHeight w:val="300"/>
          <w:ins w:id="1395" w:author="Megan Ball" w:date="2020-10-04T12:47:00Z"/>
          <w:trPrChange w:id="139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397" w:author="Megan Ball" w:date="2020-10-04T12:48:00Z">
              <w:tcPr>
                <w:tcW w:w="5006" w:type="dxa"/>
                <w:noWrap/>
                <w:hideMark/>
              </w:tcPr>
            </w:tcPrChange>
          </w:tcPr>
          <w:p w14:paraId="50FBF2F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398" w:author="Megan Ball" w:date="2020-10-04T12:47:00Z"/>
              </w:rPr>
            </w:pPr>
            <w:proofErr w:type="spellStart"/>
            <w:ins w:id="1399" w:author="Megan Ball" w:date="2020-10-04T12:47:00Z">
              <w:r w:rsidRPr="00075A53">
                <w:t>countryEgypt</w:t>
              </w:r>
              <w:proofErr w:type="spellEnd"/>
            </w:ins>
          </w:p>
        </w:tc>
        <w:tc>
          <w:tcPr>
            <w:tcW w:w="1170" w:type="dxa"/>
            <w:noWrap/>
            <w:hideMark/>
            <w:tcPrChange w:id="1400" w:author="Megan Ball" w:date="2020-10-04T12:48:00Z">
              <w:tcPr>
                <w:tcW w:w="870" w:type="dxa"/>
                <w:noWrap/>
                <w:hideMark/>
              </w:tcPr>
            </w:tcPrChange>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01" w:author="Megan Ball" w:date="2020-10-04T12:47:00Z"/>
              </w:rPr>
            </w:pPr>
            <w:ins w:id="1402" w:author="Megan Ball" w:date="2020-10-04T12:47:00Z">
              <w:r w:rsidRPr="00075A53">
                <w:t>10.4357</w:t>
              </w:r>
            </w:ins>
          </w:p>
        </w:tc>
        <w:tc>
          <w:tcPr>
            <w:tcW w:w="1170" w:type="dxa"/>
            <w:noWrap/>
            <w:hideMark/>
            <w:tcPrChange w:id="1403" w:author="Megan Ball" w:date="2020-10-04T12:48:00Z">
              <w:tcPr>
                <w:tcW w:w="871" w:type="dxa"/>
                <w:noWrap/>
                <w:hideMark/>
              </w:tcPr>
            </w:tcPrChange>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04" w:author="Megan Ball" w:date="2020-10-04T12:47:00Z"/>
              </w:rPr>
            </w:pPr>
            <w:ins w:id="1405" w:author="Megan Ball" w:date="2020-10-04T12:47:00Z">
              <w:r w:rsidRPr="00075A53">
                <w:t>0.75158</w:t>
              </w:r>
            </w:ins>
          </w:p>
        </w:tc>
        <w:tc>
          <w:tcPr>
            <w:tcW w:w="1080" w:type="dxa"/>
            <w:noWrap/>
            <w:hideMark/>
            <w:tcPrChange w:id="1406" w:author="Megan Ball" w:date="2020-10-04T12:48:00Z">
              <w:tcPr>
                <w:tcW w:w="871" w:type="dxa"/>
                <w:noWrap/>
                <w:hideMark/>
              </w:tcPr>
            </w:tcPrChange>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07" w:author="Megan Ball" w:date="2020-10-04T12:47:00Z"/>
              </w:rPr>
            </w:pPr>
            <w:ins w:id="1408" w:author="Megan Ball" w:date="2020-10-04T12:47:00Z">
              <w:r w:rsidRPr="00075A53">
                <w:t>13.885</w:t>
              </w:r>
            </w:ins>
          </w:p>
        </w:tc>
        <w:tc>
          <w:tcPr>
            <w:tcW w:w="1170" w:type="dxa"/>
            <w:noWrap/>
            <w:hideMark/>
            <w:tcPrChange w:id="1409" w:author="Megan Ball" w:date="2020-10-04T12:48:00Z">
              <w:tcPr>
                <w:tcW w:w="871" w:type="dxa"/>
                <w:noWrap/>
                <w:hideMark/>
              </w:tcPr>
            </w:tcPrChange>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410" w:author="Megan Ball" w:date="2020-10-04T12:47:00Z"/>
              </w:rPr>
            </w:pPr>
            <w:ins w:id="1411" w:author="Megan Ball" w:date="2020-10-04T12:47:00Z">
              <w:r w:rsidRPr="00075A53">
                <w:t>&lt; 2e-16</w:t>
              </w:r>
            </w:ins>
          </w:p>
        </w:tc>
        <w:tc>
          <w:tcPr>
            <w:tcW w:w="1206" w:type="dxa"/>
            <w:noWrap/>
            <w:hideMark/>
            <w:tcPrChange w:id="1412" w:author="Megan Ball" w:date="2020-10-04T12:48:00Z">
              <w:tcPr>
                <w:tcW w:w="871" w:type="dxa"/>
                <w:noWrap/>
                <w:hideMark/>
              </w:tcPr>
            </w:tcPrChange>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413" w:author="Megan Ball" w:date="2020-10-04T12:47:00Z"/>
              </w:rPr>
            </w:pPr>
            <w:ins w:id="1414" w:author="Megan Ball" w:date="2020-10-04T12:47:00Z">
              <w:r w:rsidRPr="00075A53">
                <w:t>***</w:t>
              </w:r>
            </w:ins>
          </w:p>
        </w:tc>
      </w:tr>
      <w:tr w:rsidR="00075A53" w:rsidRPr="00075A53" w14:paraId="5F81D774" w14:textId="77777777" w:rsidTr="00075A53">
        <w:trPr>
          <w:trHeight w:val="300"/>
          <w:ins w:id="1415" w:author="Megan Ball" w:date="2020-10-04T12:47:00Z"/>
          <w:trPrChange w:id="141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417" w:author="Megan Ball" w:date="2020-10-04T12:48:00Z">
              <w:tcPr>
                <w:tcW w:w="5006" w:type="dxa"/>
                <w:noWrap/>
                <w:hideMark/>
              </w:tcPr>
            </w:tcPrChange>
          </w:tcPr>
          <w:p w14:paraId="2C099BC5" w14:textId="77777777" w:rsidR="00075A53" w:rsidRPr="00075A53" w:rsidRDefault="00075A53">
            <w:pPr>
              <w:rPr>
                <w:ins w:id="1418" w:author="Megan Ball" w:date="2020-10-04T12:47:00Z"/>
              </w:rPr>
            </w:pPr>
            <w:proofErr w:type="spellStart"/>
            <w:ins w:id="1419" w:author="Megan Ball" w:date="2020-10-04T12:47:00Z">
              <w:r w:rsidRPr="00075A53">
                <w:t>countryEl</w:t>
              </w:r>
              <w:proofErr w:type="spellEnd"/>
              <w:r w:rsidRPr="00075A53">
                <w:t xml:space="preserve"> Salvador</w:t>
              </w:r>
            </w:ins>
          </w:p>
        </w:tc>
        <w:tc>
          <w:tcPr>
            <w:tcW w:w="1170" w:type="dxa"/>
            <w:noWrap/>
            <w:hideMark/>
            <w:tcPrChange w:id="1420" w:author="Megan Ball" w:date="2020-10-04T12:48:00Z">
              <w:tcPr>
                <w:tcW w:w="870" w:type="dxa"/>
                <w:noWrap/>
                <w:hideMark/>
              </w:tcPr>
            </w:tcPrChange>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21" w:author="Megan Ball" w:date="2020-10-04T12:47:00Z"/>
              </w:rPr>
            </w:pPr>
            <w:ins w:id="1422" w:author="Megan Ball" w:date="2020-10-04T12:47:00Z">
              <w:r w:rsidRPr="00075A53">
                <w:t>10.28885</w:t>
              </w:r>
            </w:ins>
          </w:p>
        </w:tc>
        <w:tc>
          <w:tcPr>
            <w:tcW w:w="1170" w:type="dxa"/>
            <w:noWrap/>
            <w:hideMark/>
            <w:tcPrChange w:id="1423" w:author="Megan Ball" w:date="2020-10-04T12:48:00Z">
              <w:tcPr>
                <w:tcW w:w="871" w:type="dxa"/>
                <w:noWrap/>
                <w:hideMark/>
              </w:tcPr>
            </w:tcPrChange>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24" w:author="Megan Ball" w:date="2020-10-04T12:47:00Z"/>
              </w:rPr>
            </w:pPr>
            <w:ins w:id="1425" w:author="Megan Ball" w:date="2020-10-04T12:47:00Z">
              <w:r w:rsidRPr="00075A53">
                <w:t>0.75583</w:t>
              </w:r>
            </w:ins>
          </w:p>
        </w:tc>
        <w:tc>
          <w:tcPr>
            <w:tcW w:w="1080" w:type="dxa"/>
            <w:noWrap/>
            <w:hideMark/>
            <w:tcPrChange w:id="1426" w:author="Megan Ball" w:date="2020-10-04T12:48:00Z">
              <w:tcPr>
                <w:tcW w:w="871" w:type="dxa"/>
                <w:noWrap/>
                <w:hideMark/>
              </w:tcPr>
            </w:tcPrChange>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27" w:author="Megan Ball" w:date="2020-10-04T12:47:00Z"/>
              </w:rPr>
            </w:pPr>
            <w:ins w:id="1428" w:author="Megan Ball" w:date="2020-10-04T12:47:00Z">
              <w:r w:rsidRPr="00075A53">
                <w:t>13.613</w:t>
              </w:r>
            </w:ins>
          </w:p>
        </w:tc>
        <w:tc>
          <w:tcPr>
            <w:tcW w:w="1170" w:type="dxa"/>
            <w:noWrap/>
            <w:hideMark/>
            <w:tcPrChange w:id="1429" w:author="Megan Ball" w:date="2020-10-04T12:48:00Z">
              <w:tcPr>
                <w:tcW w:w="871" w:type="dxa"/>
                <w:noWrap/>
                <w:hideMark/>
              </w:tcPr>
            </w:tcPrChange>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430" w:author="Megan Ball" w:date="2020-10-04T12:47:00Z"/>
              </w:rPr>
            </w:pPr>
            <w:ins w:id="1431" w:author="Megan Ball" w:date="2020-10-04T12:47:00Z">
              <w:r w:rsidRPr="00075A53">
                <w:t>&lt; 2e-16</w:t>
              </w:r>
            </w:ins>
          </w:p>
        </w:tc>
        <w:tc>
          <w:tcPr>
            <w:tcW w:w="1206" w:type="dxa"/>
            <w:noWrap/>
            <w:hideMark/>
            <w:tcPrChange w:id="1432" w:author="Megan Ball" w:date="2020-10-04T12:48:00Z">
              <w:tcPr>
                <w:tcW w:w="871" w:type="dxa"/>
                <w:noWrap/>
                <w:hideMark/>
              </w:tcPr>
            </w:tcPrChange>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433" w:author="Megan Ball" w:date="2020-10-04T12:47:00Z"/>
              </w:rPr>
            </w:pPr>
            <w:ins w:id="1434" w:author="Megan Ball" w:date="2020-10-04T12:47:00Z">
              <w:r w:rsidRPr="00075A53">
                <w:t>***</w:t>
              </w:r>
            </w:ins>
          </w:p>
        </w:tc>
      </w:tr>
      <w:tr w:rsidR="00075A53" w:rsidRPr="00075A53" w14:paraId="459D7470" w14:textId="77777777" w:rsidTr="00075A53">
        <w:trPr>
          <w:cnfStyle w:val="000000100000" w:firstRow="0" w:lastRow="0" w:firstColumn="0" w:lastColumn="0" w:oddVBand="0" w:evenVBand="0" w:oddHBand="1" w:evenHBand="0" w:firstRowFirstColumn="0" w:firstRowLastColumn="0" w:lastRowFirstColumn="0" w:lastRowLastColumn="0"/>
          <w:trHeight w:val="300"/>
          <w:ins w:id="1435" w:author="Megan Ball" w:date="2020-10-04T12:47:00Z"/>
          <w:trPrChange w:id="1436"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437" w:author="Megan Ball" w:date="2020-10-04T12:48:00Z">
              <w:tcPr>
                <w:tcW w:w="5006" w:type="dxa"/>
                <w:noWrap/>
                <w:hideMark/>
              </w:tcPr>
            </w:tcPrChange>
          </w:tcPr>
          <w:p w14:paraId="133355C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438" w:author="Megan Ball" w:date="2020-10-04T12:47:00Z"/>
              </w:rPr>
            </w:pPr>
            <w:proofErr w:type="spellStart"/>
            <w:ins w:id="1439" w:author="Megan Ball" w:date="2020-10-04T12:47:00Z">
              <w:r w:rsidRPr="00075A53">
                <w:t>countryEquatorialGuinea</w:t>
              </w:r>
              <w:proofErr w:type="spellEnd"/>
            </w:ins>
          </w:p>
        </w:tc>
        <w:tc>
          <w:tcPr>
            <w:tcW w:w="1170" w:type="dxa"/>
            <w:noWrap/>
            <w:hideMark/>
            <w:tcPrChange w:id="1440" w:author="Megan Ball" w:date="2020-10-04T12:48:00Z">
              <w:tcPr>
                <w:tcW w:w="870" w:type="dxa"/>
                <w:noWrap/>
                <w:hideMark/>
              </w:tcPr>
            </w:tcPrChange>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41" w:author="Megan Ball" w:date="2020-10-04T12:47:00Z"/>
              </w:rPr>
            </w:pPr>
            <w:ins w:id="1442" w:author="Megan Ball" w:date="2020-10-04T12:47:00Z">
              <w:r w:rsidRPr="00075A53">
                <w:t>-0.96616</w:t>
              </w:r>
            </w:ins>
          </w:p>
        </w:tc>
        <w:tc>
          <w:tcPr>
            <w:tcW w:w="1170" w:type="dxa"/>
            <w:noWrap/>
            <w:hideMark/>
            <w:tcPrChange w:id="1443" w:author="Megan Ball" w:date="2020-10-04T12:48:00Z">
              <w:tcPr>
                <w:tcW w:w="871" w:type="dxa"/>
                <w:noWrap/>
                <w:hideMark/>
              </w:tcPr>
            </w:tcPrChange>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44" w:author="Megan Ball" w:date="2020-10-04T12:47:00Z"/>
              </w:rPr>
            </w:pPr>
            <w:ins w:id="1445" w:author="Megan Ball" w:date="2020-10-04T12:47:00Z">
              <w:r w:rsidRPr="00075A53">
                <w:t>0.74744</w:t>
              </w:r>
            </w:ins>
          </w:p>
        </w:tc>
        <w:tc>
          <w:tcPr>
            <w:tcW w:w="1080" w:type="dxa"/>
            <w:noWrap/>
            <w:hideMark/>
            <w:tcPrChange w:id="1446" w:author="Megan Ball" w:date="2020-10-04T12:48:00Z">
              <w:tcPr>
                <w:tcW w:w="871" w:type="dxa"/>
                <w:noWrap/>
                <w:hideMark/>
              </w:tcPr>
            </w:tcPrChange>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47" w:author="Megan Ball" w:date="2020-10-04T12:47:00Z"/>
              </w:rPr>
            </w:pPr>
            <w:ins w:id="1448" w:author="Megan Ball" w:date="2020-10-04T12:47:00Z">
              <w:r w:rsidRPr="00075A53">
                <w:t>-1.293</w:t>
              </w:r>
            </w:ins>
          </w:p>
        </w:tc>
        <w:tc>
          <w:tcPr>
            <w:tcW w:w="1170" w:type="dxa"/>
            <w:noWrap/>
            <w:hideMark/>
            <w:tcPrChange w:id="1449" w:author="Megan Ball" w:date="2020-10-04T12:48:00Z">
              <w:tcPr>
                <w:tcW w:w="871" w:type="dxa"/>
                <w:noWrap/>
                <w:hideMark/>
              </w:tcPr>
            </w:tcPrChange>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50" w:author="Megan Ball" w:date="2020-10-04T12:47:00Z"/>
              </w:rPr>
            </w:pPr>
            <w:ins w:id="1451" w:author="Megan Ball" w:date="2020-10-04T12:47:00Z">
              <w:r w:rsidRPr="00075A53">
                <w:t>0.196253</w:t>
              </w:r>
            </w:ins>
          </w:p>
        </w:tc>
        <w:tc>
          <w:tcPr>
            <w:tcW w:w="1206" w:type="dxa"/>
            <w:noWrap/>
            <w:hideMark/>
            <w:tcPrChange w:id="1452" w:author="Megan Ball" w:date="2020-10-04T12:48:00Z">
              <w:tcPr>
                <w:tcW w:w="871" w:type="dxa"/>
                <w:noWrap/>
                <w:hideMark/>
              </w:tcPr>
            </w:tcPrChange>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53" w:author="Megan Ball" w:date="2020-10-04T12:47:00Z"/>
              </w:rPr>
            </w:pPr>
          </w:p>
        </w:tc>
      </w:tr>
      <w:tr w:rsidR="00075A53" w:rsidRPr="00075A53" w14:paraId="75B5394B" w14:textId="77777777" w:rsidTr="00075A53">
        <w:trPr>
          <w:trHeight w:val="300"/>
          <w:ins w:id="1454" w:author="Megan Ball" w:date="2020-10-04T12:47:00Z"/>
          <w:trPrChange w:id="145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456" w:author="Megan Ball" w:date="2020-10-04T12:48:00Z">
              <w:tcPr>
                <w:tcW w:w="5006" w:type="dxa"/>
                <w:noWrap/>
                <w:hideMark/>
              </w:tcPr>
            </w:tcPrChange>
          </w:tcPr>
          <w:p w14:paraId="4488B5F8" w14:textId="77777777" w:rsidR="00075A53" w:rsidRPr="00075A53" w:rsidRDefault="00075A53">
            <w:pPr>
              <w:rPr>
                <w:ins w:id="1457" w:author="Megan Ball" w:date="2020-10-04T12:47:00Z"/>
              </w:rPr>
            </w:pPr>
            <w:proofErr w:type="spellStart"/>
            <w:ins w:id="1458" w:author="Megan Ball" w:date="2020-10-04T12:47:00Z">
              <w:r w:rsidRPr="00075A53">
                <w:t>countryEritrea</w:t>
              </w:r>
              <w:proofErr w:type="spellEnd"/>
            </w:ins>
          </w:p>
        </w:tc>
        <w:tc>
          <w:tcPr>
            <w:tcW w:w="1170" w:type="dxa"/>
            <w:noWrap/>
            <w:hideMark/>
            <w:tcPrChange w:id="1459" w:author="Megan Ball" w:date="2020-10-04T12:48:00Z">
              <w:tcPr>
                <w:tcW w:w="870" w:type="dxa"/>
                <w:noWrap/>
                <w:hideMark/>
              </w:tcPr>
            </w:tcPrChange>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60" w:author="Megan Ball" w:date="2020-10-04T12:47:00Z"/>
              </w:rPr>
            </w:pPr>
            <w:ins w:id="1461" w:author="Megan Ball" w:date="2020-10-04T12:47:00Z">
              <w:r w:rsidRPr="00075A53">
                <w:t>6.35987</w:t>
              </w:r>
            </w:ins>
          </w:p>
        </w:tc>
        <w:tc>
          <w:tcPr>
            <w:tcW w:w="1170" w:type="dxa"/>
            <w:noWrap/>
            <w:hideMark/>
            <w:tcPrChange w:id="1462" w:author="Megan Ball" w:date="2020-10-04T12:48:00Z">
              <w:tcPr>
                <w:tcW w:w="871" w:type="dxa"/>
                <w:noWrap/>
                <w:hideMark/>
              </w:tcPr>
            </w:tcPrChange>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63" w:author="Megan Ball" w:date="2020-10-04T12:47:00Z"/>
              </w:rPr>
            </w:pPr>
            <w:ins w:id="1464" w:author="Megan Ball" w:date="2020-10-04T12:47:00Z">
              <w:r w:rsidRPr="00075A53">
                <w:t>0.76088</w:t>
              </w:r>
            </w:ins>
          </w:p>
        </w:tc>
        <w:tc>
          <w:tcPr>
            <w:tcW w:w="1080" w:type="dxa"/>
            <w:noWrap/>
            <w:hideMark/>
            <w:tcPrChange w:id="1465" w:author="Megan Ball" w:date="2020-10-04T12:48:00Z">
              <w:tcPr>
                <w:tcW w:w="871" w:type="dxa"/>
                <w:noWrap/>
                <w:hideMark/>
              </w:tcPr>
            </w:tcPrChange>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466" w:author="Megan Ball" w:date="2020-10-04T12:47:00Z"/>
              </w:rPr>
            </w:pPr>
            <w:ins w:id="1467" w:author="Megan Ball" w:date="2020-10-04T12:47:00Z">
              <w:r w:rsidRPr="00075A53">
                <w:t>8.359</w:t>
              </w:r>
            </w:ins>
          </w:p>
        </w:tc>
        <w:tc>
          <w:tcPr>
            <w:tcW w:w="1170" w:type="dxa"/>
            <w:noWrap/>
            <w:hideMark/>
            <w:tcPrChange w:id="1468" w:author="Megan Ball" w:date="2020-10-04T12:48:00Z">
              <w:tcPr>
                <w:tcW w:w="871" w:type="dxa"/>
                <w:noWrap/>
                <w:hideMark/>
              </w:tcPr>
            </w:tcPrChange>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469" w:author="Megan Ball" w:date="2020-10-04T12:47:00Z"/>
              </w:rPr>
            </w:pPr>
            <w:ins w:id="1470" w:author="Megan Ball" w:date="2020-10-04T12:47:00Z">
              <w:r w:rsidRPr="00075A53">
                <w:t>&lt; 2e-16</w:t>
              </w:r>
            </w:ins>
          </w:p>
        </w:tc>
        <w:tc>
          <w:tcPr>
            <w:tcW w:w="1206" w:type="dxa"/>
            <w:noWrap/>
            <w:hideMark/>
            <w:tcPrChange w:id="1471" w:author="Megan Ball" w:date="2020-10-04T12:48:00Z">
              <w:tcPr>
                <w:tcW w:w="871" w:type="dxa"/>
                <w:noWrap/>
                <w:hideMark/>
              </w:tcPr>
            </w:tcPrChange>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472" w:author="Megan Ball" w:date="2020-10-04T12:47:00Z"/>
              </w:rPr>
            </w:pPr>
            <w:ins w:id="1473" w:author="Megan Ball" w:date="2020-10-04T12:47:00Z">
              <w:r w:rsidRPr="00075A53">
                <w:t>***</w:t>
              </w:r>
            </w:ins>
          </w:p>
        </w:tc>
      </w:tr>
      <w:tr w:rsidR="00075A53" w:rsidRPr="00075A53" w14:paraId="5B8A30C7" w14:textId="77777777" w:rsidTr="00075A53">
        <w:trPr>
          <w:cnfStyle w:val="000000100000" w:firstRow="0" w:lastRow="0" w:firstColumn="0" w:lastColumn="0" w:oddVBand="0" w:evenVBand="0" w:oddHBand="1" w:evenHBand="0" w:firstRowFirstColumn="0" w:firstRowLastColumn="0" w:lastRowFirstColumn="0" w:lastRowLastColumn="0"/>
          <w:trHeight w:val="300"/>
          <w:ins w:id="1474" w:author="Megan Ball" w:date="2020-10-04T12:47:00Z"/>
          <w:trPrChange w:id="147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476" w:author="Megan Ball" w:date="2020-10-04T12:48:00Z">
              <w:tcPr>
                <w:tcW w:w="5006" w:type="dxa"/>
                <w:noWrap/>
                <w:hideMark/>
              </w:tcPr>
            </w:tcPrChange>
          </w:tcPr>
          <w:p w14:paraId="4463D77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477" w:author="Megan Ball" w:date="2020-10-04T12:47:00Z"/>
              </w:rPr>
            </w:pPr>
            <w:proofErr w:type="spellStart"/>
            <w:ins w:id="1478" w:author="Megan Ball" w:date="2020-10-04T12:47:00Z">
              <w:r w:rsidRPr="00075A53">
                <w:t>countryEstonia</w:t>
              </w:r>
              <w:proofErr w:type="spellEnd"/>
            </w:ins>
          </w:p>
        </w:tc>
        <w:tc>
          <w:tcPr>
            <w:tcW w:w="1170" w:type="dxa"/>
            <w:noWrap/>
            <w:hideMark/>
            <w:tcPrChange w:id="1479" w:author="Megan Ball" w:date="2020-10-04T12:48:00Z">
              <w:tcPr>
                <w:tcW w:w="870" w:type="dxa"/>
                <w:noWrap/>
                <w:hideMark/>
              </w:tcPr>
            </w:tcPrChange>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80" w:author="Megan Ball" w:date="2020-10-04T12:47:00Z"/>
              </w:rPr>
            </w:pPr>
            <w:ins w:id="1481" w:author="Megan Ball" w:date="2020-10-04T12:47:00Z">
              <w:r w:rsidRPr="00075A53">
                <w:t>10.93383</w:t>
              </w:r>
            </w:ins>
          </w:p>
        </w:tc>
        <w:tc>
          <w:tcPr>
            <w:tcW w:w="1170" w:type="dxa"/>
            <w:noWrap/>
            <w:hideMark/>
            <w:tcPrChange w:id="1482" w:author="Megan Ball" w:date="2020-10-04T12:48:00Z">
              <w:tcPr>
                <w:tcW w:w="871" w:type="dxa"/>
                <w:noWrap/>
                <w:hideMark/>
              </w:tcPr>
            </w:tcPrChange>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83" w:author="Megan Ball" w:date="2020-10-04T12:47:00Z"/>
              </w:rPr>
            </w:pPr>
            <w:ins w:id="1484" w:author="Megan Ball" w:date="2020-10-04T12:47:00Z">
              <w:r w:rsidRPr="00075A53">
                <w:t>0.78443</w:t>
              </w:r>
            </w:ins>
          </w:p>
        </w:tc>
        <w:tc>
          <w:tcPr>
            <w:tcW w:w="1080" w:type="dxa"/>
            <w:noWrap/>
            <w:hideMark/>
            <w:tcPrChange w:id="1485" w:author="Megan Ball" w:date="2020-10-04T12:48:00Z">
              <w:tcPr>
                <w:tcW w:w="871" w:type="dxa"/>
                <w:noWrap/>
                <w:hideMark/>
              </w:tcPr>
            </w:tcPrChange>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486" w:author="Megan Ball" w:date="2020-10-04T12:47:00Z"/>
              </w:rPr>
            </w:pPr>
            <w:ins w:id="1487" w:author="Megan Ball" w:date="2020-10-04T12:47:00Z">
              <w:r w:rsidRPr="00075A53">
                <w:t>13.939</w:t>
              </w:r>
            </w:ins>
          </w:p>
        </w:tc>
        <w:tc>
          <w:tcPr>
            <w:tcW w:w="1170" w:type="dxa"/>
            <w:noWrap/>
            <w:hideMark/>
            <w:tcPrChange w:id="1488" w:author="Megan Ball" w:date="2020-10-04T12:48:00Z">
              <w:tcPr>
                <w:tcW w:w="871" w:type="dxa"/>
                <w:noWrap/>
                <w:hideMark/>
              </w:tcPr>
            </w:tcPrChange>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489" w:author="Megan Ball" w:date="2020-10-04T12:47:00Z"/>
              </w:rPr>
            </w:pPr>
            <w:ins w:id="1490" w:author="Megan Ball" w:date="2020-10-04T12:47:00Z">
              <w:r w:rsidRPr="00075A53">
                <w:t>&lt; 2e-16</w:t>
              </w:r>
            </w:ins>
          </w:p>
        </w:tc>
        <w:tc>
          <w:tcPr>
            <w:tcW w:w="1206" w:type="dxa"/>
            <w:noWrap/>
            <w:hideMark/>
            <w:tcPrChange w:id="1491" w:author="Megan Ball" w:date="2020-10-04T12:48:00Z">
              <w:tcPr>
                <w:tcW w:w="871" w:type="dxa"/>
                <w:noWrap/>
                <w:hideMark/>
              </w:tcPr>
            </w:tcPrChange>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492" w:author="Megan Ball" w:date="2020-10-04T12:47:00Z"/>
              </w:rPr>
            </w:pPr>
            <w:ins w:id="1493" w:author="Megan Ball" w:date="2020-10-04T12:47:00Z">
              <w:r w:rsidRPr="00075A53">
                <w:t>***</w:t>
              </w:r>
            </w:ins>
          </w:p>
        </w:tc>
      </w:tr>
      <w:tr w:rsidR="00075A53" w:rsidRPr="00075A53" w14:paraId="1C38A6A6" w14:textId="77777777" w:rsidTr="00075A53">
        <w:trPr>
          <w:trHeight w:val="300"/>
          <w:ins w:id="1494" w:author="Megan Ball" w:date="2020-10-04T12:47:00Z"/>
          <w:trPrChange w:id="149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496" w:author="Megan Ball" w:date="2020-10-04T12:48:00Z">
              <w:tcPr>
                <w:tcW w:w="5006" w:type="dxa"/>
                <w:noWrap/>
                <w:hideMark/>
              </w:tcPr>
            </w:tcPrChange>
          </w:tcPr>
          <w:p w14:paraId="5F7E21AD" w14:textId="77777777" w:rsidR="00075A53" w:rsidRPr="00075A53" w:rsidRDefault="00075A53">
            <w:pPr>
              <w:rPr>
                <w:ins w:id="1497" w:author="Megan Ball" w:date="2020-10-04T12:47:00Z"/>
              </w:rPr>
            </w:pPr>
            <w:proofErr w:type="spellStart"/>
            <w:ins w:id="1498" w:author="Megan Ball" w:date="2020-10-04T12:47:00Z">
              <w:r w:rsidRPr="00075A53">
                <w:t>countryEthiopia</w:t>
              </w:r>
              <w:proofErr w:type="spellEnd"/>
            </w:ins>
          </w:p>
        </w:tc>
        <w:tc>
          <w:tcPr>
            <w:tcW w:w="1170" w:type="dxa"/>
            <w:noWrap/>
            <w:hideMark/>
            <w:tcPrChange w:id="1499" w:author="Megan Ball" w:date="2020-10-04T12:48:00Z">
              <w:tcPr>
                <w:tcW w:w="870" w:type="dxa"/>
                <w:noWrap/>
                <w:hideMark/>
              </w:tcPr>
            </w:tcPrChange>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00" w:author="Megan Ball" w:date="2020-10-04T12:47:00Z"/>
              </w:rPr>
            </w:pPr>
            <w:ins w:id="1501" w:author="Megan Ball" w:date="2020-10-04T12:47:00Z">
              <w:r w:rsidRPr="00075A53">
                <w:t>3.16678</w:t>
              </w:r>
            </w:ins>
          </w:p>
        </w:tc>
        <w:tc>
          <w:tcPr>
            <w:tcW w:w="1170" w:type="dxa"/>
            <w:noWrap/>
            <w:hideMark/>
            <w:tcPrChange w:id="1502" w:author="Megan Ball" w:date="2020-10-04T12:48:00Z">
              <w:tcPr>
                <w:tcW w:w="871" w:type="dxa"/>
                <w:noWrap/>
                <w:hideMark/>
              </w:tcPr>
            </w:tcPrChange>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03" w:author="Megan Ball" w:date="2020-10-04T12:47:00Z"/>
              </w:rPr>
            </w:pPr>
            <w:ins w:id="1504" w:author="Megan Ball" w:date="2020-10-04T12:47:00Z">
              <w:r w:rsidRPr="00075A53">
                <w:t>0.74347</w:t>
              </w:r>
            </w:ins>
          </w:p>
        </w:tc>
        <w:tc>
          <w:tcPr>
            <w:tcW w:w="1080" w:type="dxa"/>
            <w:noWrap/>
            <w:hideMark/>
            <w:tcPrChange w:id="1505" w:author="Megan Ball" w:date="2020-10-04T12:48:00Z">
              <w:tcPr>
                <w:tcW w:w="871" w:type="dxa"/>
                <w:noWrap/>
                <w:hideMark/>
              </w:tcPr>
            </w:tcPrChange>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06" w:author="Megan Ball" w:date="2020-10-04T12:47:00Z"/>
              </w:rPr>
            </w:pPr>
            <w:ins w:id="1507" w:author="Megan Ball" w:date="2020-10-04T12:47:00Z">
              <w:r w:rsidRPr="00075A53">
                <w:t>4.259</w:t>
              </w:r>
            </w:ins>
          </w:p>
        </w:tc>
        <w:tc>
          <w:tcPr>
            <w:tcW w:w="1170" w:type="dxa"/>
            <w:noWrap/>
            <w:hideMark/>
            <w:tcPrChange w:id="1508" w:author="Megan Ball" w:date="2020-10-04T12:48:00Z">
              <w:tcPr>
                <w:tcW w:w="871" w:type="dxa"/>
                <w:noWrap/>
                <w:hideMark/>
              </w:tcPr>
            </w:tcPrChange>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09" w:author="Megan Ball" w:date="2020-10-04T12:47:00Z"/>
              </w:rPr>
            </w:pPr>
            <w:ins w:id="1510" w:author="Megan Ball" w:date="2020-10-04T12:47:00Z">
              <w:r w:rsidRPr="00075A53">
                <w:t>2.12E-05</w:t>
              </w:r>
            </w:ins>
          </w:p>
        </w:tc>
        <w:tc>
          <w:tcPr>
            <w:tcW w:w="1206" w:type="dxa"/>
            <w:noWrap/>
            <w:hideMark/>
            <w:tcPrChange w:id="1511" w:author="Megan Ball" w:date="2020-10-04T12:48:00Z">
              <w:tcPr>
                <w:tcW w:w="871" w:type="dxa"/>
                <w:noWrap/>
                <w:hideMark/>
              </w:tcPr>
            </w:tcPrChange>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512" w:author="Megan Ball" w:date="2020-10-04T12:47:00Z"/>
              </w:rPr>
            </w:pPr>
            <w:ins w:id="1513" w:author="Megan Ball" w:date="2020-10-04T12:47:00Z">
              <w:r w:rsidRPr="00075A53">
                <w:t>***</w:t>
              </w:r>
            </w:ins>
          </w:p>
        </w:tc>
      </w:tr>
      <w:tr w:rsidR="00075A53" w:rsidRPr="00075A53" w14:paraId="58E754B9" w14:textId="77777777" w:rsidTr="00075A53">
        <w:trPr>
          <w:cnfStyle w:val="000000100000" w:firstRow="0" w:lastRow="0" w:firstColumn="0" w:lastColumn="0" w:oddVBand="0" w:evenVBand="0" w:oddHBand="1" w:evenHBand="0" w:firstRowFirstColumn="0" w:firstRowLastColumn="0" w:lastRowFirstColumn="0" w:lastRowLastColumn="0"/>
          <w:trHeight w:val="300"/>
          <w:ins w:id="1514" w:author="Megan Ball" w:date="2020-10-04T12:47:00Z"/>
          <w:trPrChange w:id="151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516" w:author="Megan Ball" w:date="2020-10-04T12:48:00Z">
              <w:tcPr>
                <w:tcW w:w="5006" w:type="dxa"/>
                <w:noWrap/>
                <w:hideMark/>
              </w:tcPr>
            </w:tcPrChange>
          </w:tcPr>
          <w:p w14:paraId="445E00C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517" w:author="Megan Ball" w:date="2020-10-04T12:47:00Z"/>
              </w:rPr>
            </w:pPr>
            <w:proofErr w:type="spellStart"/>
            <w:ins w:id="1518" w:author="Megan Ball" w:date="2020-10-04T12:47:00Z">
              <w:r w:rsidRPr="00075A53">
                <w:t>countryFiji</w:t>
              </w:r>
              <w:proofErr w:type="spellEnd"/>
            </w:ins>
          </w:p>
        </w:tc>
        <w:tc>
          <w:tcPr>
            <w:tcW w:w="1170" w:type="dxa"/>
            <w:noWrap/>
            <w:hideMark/>
            <w:tcPrChange w:id="1519" w:author="Megan Ball" w:date="2020-10-04T12:48:00Z">
              <w:tcPr>
                <w:tcW w:w="870" w:type="dxa"/>
                <w:noWrap/>
                <w:hideMark/>
              </w:tcPr>
            </w:tcPrChange>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20" w:author="Megan Ball" w:date="2020-10-04T12:47:00Z"/>
              </w:rPr>
            </w:pPr>
            <w:ins w:id="1521" w:author="Megan Ball" w:date="2020-10-04T12:47:00Z">
              <w:r w:rsidRPr="00075A53">
                <w:t>6.09888</w:t>
              </w:r>
            </w:ins>
          </w:p>
        </w:tc>
        <w:tc>
          <w:tcPr>
            <w:tcW w:w="1170" w:type="dxa"/>
            <w:noWrap/>
            <w:hideMark/>
            <w:tcPrChange w:id="1522" w:author="Megan Ball" w:date="2020-10-04T12:48:00Z">
              <w:tcPr>
                <w:tcW w:w="871" w:type="dxa"/>
                <w:noWrap/>
                <w:hideMark/>
              </w:tcPr>
            </w:tcPrChange>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23" w:author="Megan Ball" w:date="2020-10-04T12:47:00Z"/>
              </w:rPr>
            </w:pPr>
            <w:ins w:id="1524" w:author="Megan Ball" w:date="2020-10-04T12:47:00Z">
              <w:r w:rsidRPr="00075A53">
                <w:t>0.76718</w:t>
              </w:r>
            </w:ins>
          </w:p>
        </w:tc>
        <w:tc>
          <w:tcPr>
            <w:tcW w:w="1080" w:type="dxa"/>
            <w:noWrap/>
            <w:hideMark/>
            <w:tcPrChange w:id="1525" w:author="Megan Ball" w:date="2020-10-04T12:48:00Z">
              <w:tcPr>
                <w:tcW w:w="871" w:type="dxa"/>
                <w:noWrap/>
                <w:hideMark/>
              </w:tcPr>
            </w:tcPrChange>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26" w:author="Megan Ball" w:date="2020-10-04T12:47:00Z"/>
              </w:rPr>
            </w:pPr>
            <w:ins w:id="1527" w:author="Megan Ball" w:date="2020-10-04T12:47:00Z">
              <w:r w:rsidRPr="00075A53">
                <w:t>7.95</w:t>
              </w:r>
            </w:ins>
          </w:p>
        </w:tc>
        <w:tc>
          <w:tcPr>
            <w:tcW w:w="1170" w:type="dxa"/>
            <w:noWrap/>
            <w:hideMark/>
            <w:tcPrChange w:id="1528" w:author="Megan Ball" w:date="2020-10-04T12:48:00Z">
              <w:tcPr>
                <w:tcW w:w="871" w:type="dxa"/>
                <w:noWrap/>
                <w:hideMark/>
              </w:tcPr>
            </w:tcPrChange>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29" w:author="Megan Ball" w:date="2020-10-04T12:47:00Z"/>
              </w:rPr>
            </w:pPr>
            <w:ins w:id="1530" w:author="Megan Ball" w:date="2020-10-04T12:47:00Z">
              <w:r w:rsidRPr="00075A53">
                <w:t>2.71E-15</w:t>
              </w:r>
            </w:ins>
          </w:p>
        </w:tc>
        <w:tc>
          <w:tcPr>
            <w:tcW w:w="1206" w:type="dxa"/>
            <w:noWrap/>
            <w:hideMark/>
            <w:tcPrChange w:id="1531" w:author="Megan Ball" w:date="2020-10-04T12:48:00Z">
              <w:tcPr>
                <w:tcW w:w="871" w:type="dxa"/>
                <w:noWrap/>
                <w:hideMark/>
              </w:tcPr>
            </w:tcPrChange>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532" w:author="Megan Ball" w:date="2020-10-04T12:47:00Z"/>
              </w:rPr>
            </w:pPr>
            <w:ins w:id="1533" w:author="Megan Ball" w:date="2020-10-04T12:47:00Z">
              <w:r w:rsidRPr="00075A53">
                <w:t>***</w:t>
              </w:r>
            </w:ins>
          </w:p>
        </w:tc>
      </w:tr>
      <w:tr w:rsidR="00075A53" w:rsidRPr="00075A53" w14:paraId="76EBDBEE" w14:textId="77777777" w:rsidTr="00075A53">
        <w:trPr>
          <w:trHeight w:val="300"/>
          <w:ins w:id="1534" w:author="Megan Ball" w:date="2020-10-04T12:47:00Z"/>
          <w:trPrChange w:id="153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536" w:author="Megan Ball" w:date="2020-10-04T12:48:00Z">
              <w:tcPr>
                <w:tcW w:w="5006" w:type="dxa"/>
                <w:noWrap/>
                <w:hideMark/>
              </w:tcPr>
            </w:tcPrChange>
          </w:tcPr>
          <w:p w14:paraId="3DAA110D" w14:textId="77777777" w:rsidR="00075A53" w:rsidRPr="00075A53" w:rsidRDefault="00075A53">
            <w:pPr>
              <w:rPr>
                <w:ins w:id="1537" w:author="Megan Ball" w:date="2020-10-04T12:47:00Z"/>
              </w:rPr>
            </w:pPr>
            <w:proofErr w:type="spellStart"/>
            <w:ins w:id="1538" w:author="Megan Ball" w:date="2020-10-04T12:47:00Z">
              <w:r w:rsidRPr="00075A53">
                <w:t>countryFinland</w:t>
              </w:r>
              <w:proofErr w:type="spellEnd"/>
            </w:ins>
          </w:p>
        </w:tc>
        <w:tc>
          <w:tcPr>
            <w:tcW w:w="1170" w:type="dxa"/>
            <w:noWrap/>
            <w:hideMark/>
            <w:tcPrChange w:id="1539" w:author="Megan Ball" w:date="2020-10-04T12:48:00Z">
              <w:tcPr>
                <w:tcW w:w="870" w:type="dxa"/>
                <w:noWrap/>
                <w:hideMark/>
              </w:tcPr>
            </w:tcPrChange>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40" w:author="Megan Ball" w:date="2020-10-04T12:47:00Z"/>
              </w:rPr>
            </w:pPr>
            <w:ins w:id="1541" w:author="Megan Ball" w:date="2020-10-04T12:47:00Z">
              <w:r w:rsidRPr="00075A53">
                <w:t>15.73894</w:t>
              </w:r>
            </w:ins>
          </w:p>
        </w:tc>
        <w:tc>
          <w:tcPr>
            <w:tcW w:w="1170" w:type="dxa"/>
            <w:noWrap/>
            <w:hideMark/>
            <w:tcPrChange w:id="1542" w:author="Megan Ball" w:date="2020-10-04T12:48:00Z">
              <w:tcPr>
                <w:tcW w:w="871" w:type="dxa"/>
                <w:noWrap/>
                <w:hideMark/>
              </w:tcPr>
            </w:tcPrChange>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43" w:author="Megan Ball" w:date="2020-10-04T12:47:00Z"/>
              </w:rPr>
            </w:pPr>
            <w:ins w:id="1544" w:author="Megan Ball" w:date="2020-10-04T12:47:00Z">
              <w:r w:rsidRPr="00075A53">
                <w:t>0.80016</w:t>
              </w:r>
            </w:ins>
          </w:p>
        </w:tc>
        <w:tc>
          <w:tcPr>
            <w:tcW w:w="1080" w:type="dxa"/>
            <w:noWrap/>
            <w:hideMark/>
            <w:tcPrChange w:id="1545" w:author="Megan Ball" w:date="2020-10-04T12:48:00Z">
              <w:tcPr>
                <w:tcW w:w="871" w:type="dxa"/>
                <w:noWrap/>
                <w:hideMark/>
              </w:tcPr>
            </w:tcPrChange>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46" w:author="Megan Ball" w:date="2020-10-04T12:47:00Z"/>
              </w:rPr>
            </w:pPr>
            <w:ins w:id="1547" w:author="Megan Ball" w:date="2020-10-04T12:47:00Z">
              <w:r w:rsidRPr="00075A53">
                <w:t>19.67</w:t>
              </w:r>
            </w:ins>
          </w:p>
        </w:tc>
        <w:tc>
          <w:tcPr>
            <w:tcW w:w="1170" w:type="dxa"/>
            <w:noWrap/>
            <w:hideMark/>
            <w:tcPrChange w:id="1548" w:author="Megan Ball" w:date="2020-10-04T12:48:00Z">
              <w:tcPr>
                <w:tcW w:w="871" w:type="dxa"/>
                <w:noWrap/>
                <w:hideMark/>
              </w:tcPr>
            </w:tcPrChange>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549" w:author="Megan Ball" w:date="2020-10-04T12:47:00Z"/>
              </w:rPr>
            </w:pPr>
            <w:ins w:id="1550" w:author="Megan Ball" w:date="2020-10-04T12:47:00Z">
              <w:r w:rsidRPr="00075A53">
                <w:t>&lt; 2e-16</w:t>
              </w:r>
            </w:ins>
          </w:p>
        </w:tc>
        <w:tc>
          <w:tcPr>
            <w:tcW w:w="1206" w:type="dxa"/>
            <w:noWrap/>
            <w:hideMark/>
            <w:tcPrChange w:id="1551" w:author="Megan Ball" w:date="2020-10-04T12:48:00Z">
              <w:tcPr>
                <w:tcW w:w="871" w:type="dxa"/>
                <w:noWrap/>
                <w:hideMark/>
              </w:tcPr>
            </w:tcPrChange>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552" w:author="Megan Ball" w:date="2020-10-04T12:47:00Z"/>
              </w:rPr>
            </w:pPr>
            <w:ins w:id="1553" w:author="Megan Ball" w:date="2020-10-04T12:47:00Z">
              <w:r w:rsidRPr="00075A53">
                <w:t>***</w:t>
              </w:r>
            </w:ins>
          </w:p>
        </w:tc>
      </w:tr>
      <w:tr w:rsidR="00075A53" w:rsidRPr="00075A53" w14:paraId="792AE35B" w14:textId="77777777" w:rsidTr="00075A53">
        <w:trPr>
          <w:cnfStyle w:val="000000100000" w:firstRow="0" w:lastRow="0" w:firstColumn="0" w:lastColumn="0" w:oddVBand="0" w:evenVBand="0" w:oddHBand="1" w:evenHBand="0" w:firstRowFirstColumn="0" w:firstRowLastColumn="0" w:lastRowFirstColumn="0" w:lastRowLastColumn="0"/>
          <w:trHeight w:val="300"/>
          <w:ins w:id="1554" w:author="Megan Ball" w:date="2020-10-04T12:47:00Z"/>
          <w:trPrChange w:id="155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556" w:author="Megan Ball" w:date="2020-10-04T12:48:00Z">
              <w:tcPr>
                <w:tcW w:w="5006" w:type="dxa"/>
                <w:noWrap/>
                <w:hideMark/>
              </w:tcPr>
            </w:tcPrChange>
          </w:tcPr>
          <w:p w14:paraId="51612595"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557" w:author="Megan Ball" w:date="2020-10-04T12:47:00Z"/>
              </w:rPr>
            </w:pPr>
            <w:proofErr w:type="spellStart"/>
            <w:ins w:id="1558" w:author="Megan Ball" w:date="2020-10-04T12:47:00Z">
              <w:r w:rsidRPr="00075A53">
                <w:t>countryFrance</w:t>
              </w:r>
              <w:proofErr w:type="spellEnd"/>
            </w:ins>
          </w:p>
        </w:tc>
        <w:tc>
          <w:tcPr>
            <w:tcW w:w="1170" w:type="dxa"/>
            <w:noWrap/>
            <w:hideMark/>
            <w:tcPrChange w:id="1559" w:author="Megan Ball" w:date="2020-10-04T12:48:00Z">
              <w:tcPr>
                <w:tcW w:w="870" w:type="dxa"/>
                <w:noWrap/>
                <w:hideMark/>
              </w:tcPr>
            </w:tcPrChange>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60" w:author="Megan Ball" w:date="2020-10-04T12:47:00Z"/>
              </w:rPr>
            </w:pPr>
            <w:ins w:id="1561" w:author="Megan Ball" w:date="2020-10-04T12:47:00Z">
              <w:r w:rsidRPr="00075A53">
                <w:t>18.1084</w:t>
              </w:r>
            </w:ins>
          </w:p>
        </w:tc>
        <w:tc>
          <w:tcPr>
            <w:tcW w:w="1170" w:type="dxa"/>
            <w:noWrap/>
            <w:hideMark/>
            <w:tcPrChange w:id="1562" w:author="Megan Ball" w:date="2020-10-04T12:48:00Z">
              <w:tcPr>
                <w:tcW w:w="871" w:type="dxa"/>
                <w:noWrap/>
                <w:hideMark/>
              </w:tcPr>
            </w:tcPrChange>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63" w:author="Megan Ball" w:date="2020-10-04T12:47:00Z"/>
              </w:rPr>
            </w:pPr>
            <w:ins w:id="1564" w:author="Megan Ball" w:date="2020-10-04T12:47:00Z">
              <w:r w:rsidRPr="00075A53">
                <w:t>0.78482</w:t>
              </w:r>
            </w:ins>
          </w:p>
        </w:tc>
        <w:tc>
          <w:tcPr>
            <w:tcW w:w="1080" w:type="dxa"/>
            <w:noWrap/>
            <w:hideMark/>
            <w:tcPrChange w:id="1565" w:author="Megan Ball" w:date="2020-10-04T12:48:00Z">
              <w:tcPr>
                <w:tcW w:w="871" w:type="dxa"/>
                <w:noWrap/>
                <w:hideMark/>
              </w:tcPr>
            </w:tcPrChange>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566" w:author="Megan Ball" w:date="2020-10-04T12:47:00Z"/>
              </w:rPr>
            </w:pPr>
            <w:ins w:id="1567" w:author="Megan Ball" w:date="2020-10-04T12:47:00Z">
              <w:r w:rsidRPr="00075A53">
                <w:t>23.073</w:t>
              </w:r>
            </w:ins>
          </w:p>
        </w:tc>
        <w:tc>
          <w:tcPr>
            <w:tcW w:w="1170" w:type="dxa"/>
            <w:noWrap/>
            <w:hideMark/>
            <w:tcPrChange w:id="1568" w:author="Megan Ball" w:date="2020-10-04T12:48:00Z">
              <w:tcPr>
                <w:tcW w:w="871" w:type="dxa"/>
                <w:noWrap/>
                <w:hideMark/>
              </w:tcPr>
            </w:tcPrChange>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569" w:author="Megan Ball" w:date="2020-10-04T12:47:00Z"/>
              </w:rPr>
            </w:pPr>
            <w:ins w:id="1570" w:author="Megan Ball" w:date="2020-10-04T12:47:00Z">
              <w:r w:rsidRPr="00075A53">
                <w:t>&lt; 2e-16</w:t>
              </w:r>
            </w:ins>
          </w:p>
        </w:tc>
        <w:tc>
          <w:tcPr>
            <w:tcW w:w="1206" w:type="dxa"/>
            <w:noWrap/>
            <w:hideMark/>
            <w:tcPrChange w:id="1571" w:author="Megan Ball" w:date="2020-10-04T12:48:00Z">
              <w:tcPr>
                <w:tcW w:w="871" w:type="dxa"/>
                <w:noWrap/>
                <w:hideMark/>
              </w:tcPr>
            </w:tcPrChange>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572" w:author="Megan Ball" w:date="2020-10-04T12:47:00Z"/>
              </w:rPr>
            </w:pPr>
            <w:ins w:id="1573" w:author="Megan Ball" w:date="2020-10-04T12:47:00Z">
              <w:r w:rsidRPr="00075A53">
                <w:t>***</w:t>
              </w:r>
            </w:ins>
          </w:p>
        </w:tc>
      </w:tr>
      <w:tr w:rsidR="00075A53" w:rsidRPr="00075A53" w14:paraId="76139C93" w14:textId="77777777" w:rsidTr="00075A53">
        <w:trPr>
          <w:trHeight w:val="300"/>
          <w:ins w:id="1574" w:author="Megan Ball" w:date="2020-10-04T12:47:00Z"/>
          <w:trPrChange w:id="157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576" w:author="Megan Ball" w:date="2020-10-04T12:48:00Z">
              <w:tcPr>
                <w:tcW w:w="5006" w:type="dxa"/>
                <w:noWrap/>
                <w:hideMark/>
              </w:tcPr>
            </w:tcPrChange>
          </w:tcPr>
          <w:p w14:paraId="7D61171C" w14:textId="77777777" w:rsidR="00075A53" w:rsidRPr="00075A53" w:rsidRDefault="00075A53">
            <w:pPr>
              <w:rPr>
                <w:ins w:id="1577" w:author="Megan Ball" w:date="2020-10-04T12:47:00Z"/>
              </w:rPr>
            </w:pPr>
            <w:proofErr w:type="spellStart"/>
            <w:ins w:id="1578" w:author="Megan Ball" w:date="2020-10-04T12:47:00Z">
              <w:r w:rsidRPr="00075A53">
                <w:t>countryGabon</w:t>
              </w:r>
              <w:proofErr w:type="spellEnd"/>
            </w:ins>
          </w:p>
        </w:tc>
        <w:tc>
          <w:tcPr>
            <w:tcW w:w="1170" w:type="dxa"/>
            <w:noWrap/>
            <w:hideMark/>
            <w:tcPrChange w:id="1579" w:author="Megan Ball" w:date="2020-10-04T12:48:00Z">
              <w:tcPr>
                <w:tcW w:w="870" w:type="dxa"/>
                <w:noWrap/>
                <w:hideMark/>
              </w:tcPr>
            </w:tcPrChange>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80" w:author="Megan Ball" w:date="2020-10-04T12:47:00Z"/>
              </w:rPr>
            </w:pPr>
            <w:ins w:id="1581" w:author="Megan Ball" w:date="2020-10-04T12:47:00Z">
              <w:r w:rsidRPr="00075A53">
                <w:t>4.44979</w:t>
              </w:r>
            </w:ins>
          </w:p>
        </w:tc>
        <w:tc>
          <w:tcPr>
            <w:tcW w:w="1170" w:type="dxa"/>
            <w:noWrap/>
            <w:hideMark/>
            <w:tcPrChange w:id="1582" w:author="Megan Ball" w:date="2020-10-04T12:48:00Z">
              <w:tcPr>
                <w:tcW w:w="871" w:type="dxa"/>
                <w:noWrap/>
                <w:hideMark/>
              </w:tcPr>
            </w:tcPrChange>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83" w:author="Megan Ball" w:date="2020-10-04T12:47:00Z"/>
              </w:rPr>
            </w:pPr>
            <w:ins w:id="1584" w:author="Megan Ball" w:date="2020-10-04T12:47:00Z">
              <w:r w:rsidRPr="00075A53">
                <w:t>0.76721</w:t>
              </w:r>
            </w:ins>
          </w:p>
        </w:tc>
        <w:tc>
          <w:tcPr>
            <w:tcW w:w="1080" w:type="dxa"/>
            <w:noWrap/>
            <w:hideMark/>
            <w:tcPrChange w:id="1585" w:author="Megan Ball" w:date="2020-10-04T12:48:00Z">
              <w:tcPr>
                <w:tcW w:w="871" w:type="dxa"/>
                <w:noWrap/>
                <w:hideMark/>
              </w:tcPr>
            </w:tcPrChange>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86" w:author="Megan Ball" w:date="2020-10-04T12:47:00Z"/>
              </w:rPr>
            </w:pPr>
            <w:ins w:id="1587" w:author="Megan Ball" w:date="2020-10-04T12:47:00Z">
              <w:r w:rsidRPr="00075A53">
                <w:t>5.8</w:t>
              </w:r>
            </w:ins>
          </w:p>
        </w:tc>
        <w:tc>
          <w:tcPr>
            <w:tcW w:w="1170" w:type="dxa"/>
            <w:noWrap/>
            <w:hideMark/>
            <w:tcPrChange w:id="1588" w:author="Megan Ball" w:date="2020-10-04T12:48:00Z">
              <w:tcPr>
                <w:tcW w:w="871" w:type="dxa"/>
                <w:noWrap/>
                <w:hideMark/>
              </w:tcPr>
            </w:tcPrChange>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589" w:author="Megan Ball" w:date="2020-10-04T12:47:00Z"/>
              </w:rPr>
            </w:pPr>
            <w:ins w:id="1590" w:author="Megan Ball" w:date="2020-10-04T12:47:00Z">
              <w:r w:rsidRPr="00075A53">
                <w:t>7.39E-09</w:t>
              </w:r>
            </w:ins>
          </w:p>
        </w:tc>
        <w:tc>
          <w:tcPr>
            <w:tcW w:w="1206" w:type="dxa"/>
            <w:noWrap/>
            <w:hideMark/>
            <w:tcPrChange w:id="1591" w:author="Megan Ball" w:date="2020-10-04T12:48:00Z">
              <w:tcPr>
                <w:tcW w:w="871" w:type="dxa"/>
                <w:noWrap/>
                <w:hideMark/>
              </w:tcPr>
            </w:tcPrChange>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592" w:author="Megan Ball" w:date="2020-10-04T12:47:00Z"/>
              </w:rPr>
            </w:pPr>
            <w:ins w:id="1593" w:author="Megan Ball" w:date="2020-10-04T12:47:00Z">
              <w:r w:rsidRPr="00075A53">
                <w:t>***</w:t>
              </w:r>
            </w:ins>
          </w:p>
        </w:tc>
      </w:tr>
      <w:tr w:rsidR="00075A53" w:rsidRPr="00075A53" w14:paraId="6D3126BB" w14:textId="77777777" w:rsidTr="00075A53">
        <w:trPr>
          <w:cnfStyle w:val="000000100000" w:firstRow="0" w:lastRow="0" w:firstColumn="0" w:lastColumn="0" w:oddVBand="0" w:evenVBand="0" w:oddHBand="1" w:evenHBand="0" w:firstRowFirstColumn="0" w:firstRowLastColumn="0" w:lastRowFirstColumn="0" w:lastRowLastColumn="0"/>
          <w:trHeight w:val="300"/>
          <w:ins w:id="1594" w:author="Megan Ball" w:date="2020-10-04T12:47:00Z"/>
          <w:trPrChange w:id="159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596" w:author="Megan Ball" w:date="2020-10-04T12:48:00Z">
              <w:tcPr>
                <w:tcW w:w="5006" w:type="dxa"/>
                <w:noWrap/>
                <w:hideMark/>
              </w:tcPr>
            </w:tcPrChange>
          </w:tcPr>
          <w:p w14:paraId="696AA631"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597" w:author="Megan Ball" w:date="2020-10-04T12:47:00Z"/>
              </w:rPr>
            </w:pPr>
            <w:proofErr w:type="spellStart"/>
            <w:ins w:id="1598" w:author="Megan Ball" w:date="2020-10-04T12:47:00Z">
              <w:r w:rsidRPr="00075A53">
                <w:t>countryGambia</w:t>
              </w:r>
              <w:proofErr w:type="spellEnd"/>
            </w:ins>
          </w:p>
        </w:tc>
        <w:tc>
          <w:tcPr>
            <w:tcW w:w="1170" w:type="dxa"/>
            <w:noWrap/>
            <w:hideMark/>
            <w:tcPrChange w:id="1599" w:author="Megan Ball" w:date="2020-10-04T12:48:00Z">
              <w:tcPr>
                <w:tcW w:w="870" w:type="dxa"/>
                <w:noWrap/>
                <w:hideMark/>
              </w:tcPr>
            </w:tcPrChange>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00" w:author="Megan Ball" w:date="2020-10-04T12:47:00Z"/>
              </w:rPr>
            </w:pPr>
            <w:ins w:id="1601" w:author="Megan Ball" w:date="2020-10-04T12:47:00Z">
              <w:r w:rsidRPr="00075A53">
                <w:t>2.33442</w:t>
              </w:r>
            </w:ins>
          </w:p>
        </w:tc>
        <w:tc>
          <w:tcPr>
            <w:tcW w:w="1170" w:type="dxa"/>
            <w:noWrap/>
            <w:hideMark/>
            <w:tcPrChange w:id="1602" w:author="Megan Ball" w:date="2020-10-04T12:48:00Z">
              <w:tcPr>
                <w:tcW w:w="871" w:type="dxa"/>
                <w:noWrap/>
                <w:hideMark/>
              </w:tcPr>
            </w:tcPrChange>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03" w:author="Megan Ball" w:date="2020-10-04T12:47:00Z"/>
              </w:rPr>
            </w:pPr>
            <w:ins w:id="1604" w:author="Megan Ball" w:date="2020-10-04T12:47:00Z">
              <w:r w:rsidRPr="00075A53">
                <w:t>0.742</w:t>
              </w:r>
            </w:ins>
          </w:p>
        </w:tc>
        <w:tc>
          <w:tcPr>
            <w:tcW w:w="1080" w:type="dxa"/>
            <w:noWrap/>
            <w:hideMark/>
            <w:tcPrChange w:id="1605" w:author="Megan Ball" w:date="2020-10-04T12:48:00Z">
              <w:tcPr>
                <w:tcW w:w="871" w:type="dxa"/>
                <w:noWrap/>
                <w:hideMark/>
              </w:tcPr>
            </w:tcPrChange>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06" w:author="Megan Ball" w:date="2020-10-04T12:47:00Z"/>
              </w:rPr>
            </w:pPr>
            <w:ins w:id="1607" w:author="Megan Ball" w:date="2020-10-04T12:47:00Z">
              <w:r w:rsidRPr="00075A53">
                <w:t>3.146</w:t>
              </w:r>
            </w:ins>
          </w:p>
        </w:tc>
        <w:tc>
          <w:tcPr>
            <w:tcW w:w="1170" w:type="dxa"/>
            <w:noWrap/>
            <w:hideMark/>
            <w:tcPrChange w:id="1608" w:author="Megan Ball" w:date="2020-10-04T12:48:00Z">
              <w:tcPr>
                <w:tcW w:w="871" w:type="dxa"/>
                <w:noWrap/>
                <w:hideMark/>
              </w:tcPr>
            </w:tcPrChange>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09" w:author="Megan Ball" w:date="2020-10-04T12:47:00Z"/>
              </w:rPr>
            </w:pPr>
            <w:ins w:id="1610" w:author="Megan Ball" w:date="2020-10-04T12:47:00Z">
              <w:r w:rsidRPr="00075A53">
                <w:t>0.001672</w:t>
              </w:r>
            </w:ins>
          </w:p>
        </w:tc>
        <w:tc>
          <w:tcPr>
            <w:tcW w:w="1206" w:type="dxa"/>
            <w:noWrap/>
            <w:hideMark/>
            <w:tcPrChange w:id="1611" w:author="Megan Ball" w:date="2020-10-04T12:48:00Z">
              <w:tcPr>
                <w:tcW w:w="871" w:type="dxa"/>
                <w:noWrap/>
                <w:hideMark/>
              </w:tcPr>
            </w:tcPrChange>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612" w:author="Megan Ball" w:date="2020-10-04T12:47:00Z"/>
              </w:rPr>
            </w:pPr>
            <w:ins w:id="1613" w:author="Megan Ball" w:date="2020-10-04T12:47:00Z">
              <w:r w:rsidRPr="00075A53">
                <w:t>**</w:t>
              </w:r>
            </w:ins>
          </w:p>
        </w:tc>
      </w:tr>
      <w:tr w:rsidR="00075A53" w:rsidRPr="00075A53" w14:paraId="72F7F41D" w14:textId="77777777" w:rsidTr="00075A53">
        <w:trPr>
          <w:trHeight w:val="300"/>
          <w:ins w:id="1614" w:author="Megan Ball" w:date="2020-10-04T12:47:00Z"/>
          <w:trPrChange w:id="161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616" w:author="Megan Ball" w:date="2020-10-04T12:48:00Z">
              <w:tcPr>
                <w:tcW w:w="5006" w:type="dxa"/>
                <w:noWrap/>
                <w:hideMark/>
              </w:tcPr>
            </w:tcPrChange>
          </w:tcPr>
          <w:p w14:paraId="11A7D4E3" w14:textId="77777777" w:rsidR="00075A53" w:rsidRPr="00075A53" w:rsidRDefault="00075A53">
            <w:pPr>
              <w:rPr>
                <w:ins w:id="1617" w:author="Megan Ball" w:date="2020-10-04T12:47:00Z"/>
              </w:rPr>
            </w:pPr>
            <w:proofErr w:type="spellStart"/>
            <w:ins w:id="1618" w:author="Megan Ball" w:date="2020-10-04T12:47:00Z">
              <w:r w:rsidRPr="00075A53">
                <w:t>countryGeorgia</w:t>
              </w:r>
              <w:proofErr w:type="spellEnd"/>
            </w:ins>
          </w:p>
        </w:tc>
        <w:tc>
          <w:tcPr>
            <w:tcW w:w="1170" w:type="dxa"/>
            <w:noWrap/>
            <w:hideMark/>
            <w:tcPrChange w:id="1619" w:author="Megan Ball" w:date="2020-10-04T12:48:00Z">
              <w:tcPr>
                <w:tcW w:w="870" w:type="dxa"/>
                <w:noWrap/>
                <w:hideMark/>
              </w:tcPr>
            </w:tcPrChange>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20" w:author="Megan Ball" w:date="2020-10-04T12:47:00Z"/>
              </w:rPr>
            </w:pPr>
            <w:ins w:id="1621" w:author="Megan Ball" w:date="2020-10-04T12:47:00Z">
              <w:r w:rsidRPr="00075A53">
                <w:t>11.88235</w:t>
              </w:r>
            </w:ins>
          </w:p>
        </w:tc>
        <w:tc>
          <w:tcPr>
            <w:tcW w:w="1170" w:type="dxa"/>
            <w:noWrap/>
            <w:hideMark/>
            <w:tcPrChange w:id="1622" w:author="Megan Ball" w:date="2020-10-04T12:48:00Z">
              <w:tcPr>
                <w:tcW w:w="871" w:type="dxa"/>
                <w:noWrap/>
                <w:hideMark/>
              </w:tcPr>
            </w:tcPrChange>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23" w:author="Megan Ball" w:date="2020-10-04T12:47:00Z"/>
              </w:rPr>
            </w:pPr>
            <w:ins w:id="1624" w:author="Megan Ball" w:date="2020-10-04T12:47:00Z">
              <w:r w:rsidRPr="00075A53">
                <w:t>0.75613</w:t>
              </w:r>
            </w:ins>
          </w:p>
        </w:tc>
        <w:tc>
          <w:tcPr>
            <w:tcW w:w="1080" w:type="dxa"/>
            <w:noWrap/>
            <w:hideMark/>
            <w:tcPrChange w:id="1625" w:author="Megan Ball" w:date="2020-10-04T12:48:00Z">
              <w:tcPr>
                <w:tcW w:w="871" w:type="dxa"/>
                <w:noWrap/>
                <w:hideMark/>
              </w:tcPr>
            </w:tcPrChange>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26" w:author="Megan Ball" w:date="2020-10-04T12:47:00Z"/>
              </w:rPr>
            </w:pPr>
            <w:ins w:id="1627" w:author="Megan Ball" w:date="2020-10-04T12:47:00Z">
              <w:r w:rsidRPr="00075A53">
                <w:t>15.715</w:t>
              </w:r>
            </w:ins>
          </w:p>
        </w:tc>
        <w:tc>
          <w:tcPr>
            <w:tcW w:w="1170" w:type="dxa"/>
            <w:noWrap/>
            <w:hideMark/>
            <w:tcPrChange w:id="1628" w:author="Megan Ball" w:date="2020-10-04T12:48:00Z">
              <w:tcPr>
                <w:tcW w:w="871" w:type="dxa"/>
                <w:noWrap/>
                <w:hideMark/>
              </w:tcPr>
            </w:tcPrChange>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629" w:author="Megan Ball" w:date="2020-10-04T12:47:00Z"/>
              </w:rPr>
            </w:pPr>
            <w:ins w:id="1630" w:author="Megan Ball" w:date="2020-10-04T12:47:00Z">
              <w:r w:rsidRPr="00075A53">
                <w:t>&lt; 2e-16</w:t>
              </w:r>
            </w:ins>
          </w:p>
        </w:tc>
        <w:tc>
          <w:tcPr>
            <w:tcW w:w="1206" w:type="dxa"/>
            <w:noWrap/>
            <w:hideMark/>
            <w:tcPrChange w:id="1631" w:author="Megan Ball" w:date="2020-10-04T12:48:00Z">
              <w:tcPr>
                <w:tcW w:w="871" w:type="dxa"/>
                <w:noWrap/>
                <w:hideMark/>
              </w:tcPr>
            </w:tcPrChange>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632" w:author="Megan Ball" w:date="2020-10-04T12:47:00Z"/>
              </w:rPr>
            </w:pPr>
            <w:ins w:id="1633" w:author="Megan Ball" w:date="2020-10-04T12:47:00Z">
              <w:r w:rsidRPr="00075A53">
                <w:t>***</w:t>
              </w:r>
            </w:ins>
          </w:p>
        </w:tc>
      </w:tr>
      <w:tr w:rsidR="00075A53" w:rsidRPr="00075A53" w14:paraId="77EC9D9E" w14:textId="77777777" w:rsidTr="00075A53">
        <w:trPr>
          <w:cnfStyle w:val="000000100000" w:firstRow="0" w:lastRow="0" w:firstColumn="0" w:lastColumn="0" w:oddVBand="0" w:evenVBand="0" w:oddHBand="1" w:evenHBand="0" w:firstRowFirstColumn="0" w:firstRowLastColumn="0" w:lastRowFirstColumn="0" w:lastRowLastColumn="0"/>
          <w:trHeight w:val="300"/>
          <w:ins w:id="1634" w:author="Megan Ball" w:date="2020-10-04T12:47:00Z"/>
          <w:trPrChange w:id="163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636" w:author="Megan Ball" w:date="2020-10-04T12:48:00Z">
              <w:tcPr>
                <w:tcW w:w="5006" w:type="dxa"/>
                <w:noWrap/>
                <w:hideMark/>
              </w:tcPr>
            </w:tcPrChange>
          </w:tcPr>
          <w:p w14:paraId="2D5CE2A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637" w:author="Megan Ball" w:date="2020-10-04T12:47:00Z"/>
              </w:rPr>
            </w:pPr>
            <w:proofErr w:type="spellStart"/>
            <w:ins w:id="1638" w:author="Megan Ball" w:date="2020-10-04T12:47:00Z">
              <w:r w:rsidRPr="00075A53">
                <w:t>countryGermany</w:t>
              </w:r>
              <w:proofErr w:type="spellEnd"/>
            </w:ins>
          </w:p>
        </w:tc>
        <w:tc>
          <w:tcPr>
            <w:tcW w:w="1170" w:type="dxa"/>
            <w:noWrap/>
            <w:hideMark/>
            <w:tcPrChange w:id="1639" w:author="Megan Ball" w:date="2020-10-04T12:48:00Z">
              <w:tcPr>
                <w:tcW w:w="870" w:type="dxa"/>
                <w:noWrap/>
                <w:hideMark/>
              </w:tcPr>
            </w:tcPrChange>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40" w:author="Megan Ball" w:date="2020-10-04T12:47:00Z"/>
              </w:rPr>
            </w:pPr>
            <w:ins w:id="1641" w:author="Megan Ball" w:date="2020-10-04T12:47:00Z">
              <w:r w:rsidRPr="00075A53">
                <w:t>16.57167</w:t>
              </w:r>
            </w:ins>
          </w:p>
        </w:tc>
        <w:tc>
          <w:tcPr>
            <w:tcW w:w="1170" w:type="dxa"/>
            <w:noWrap/>
            <w:hideMark/>
            <w:tcPrChange w:id="1642" w:author="Megan Ball" w:date="2020-10-04T12:48:00Z">
              <w:tcPr>
                <w:tcW w:w="871" w:type="dxa"/>
                <w:noWrap/>
                <w:hideMark/>
              </w:tcPr>
            </w:tcPrChange>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43" w:author="Megan Ball" w:date="2020-10-04T12:47:00Z"/>
              </w:rPr>
            </w:pPr>
            <w:ins w:id="1644" w:author="Megan Ball" w:date="2020-10-04T12:47:00Z">
              <w:r w:rsidRPr="00075A53">
                <w:t>0.79247</w:t>
              </w:r>
            </w:ins>
          </w:p>
        </w:tc>
        <w:tc>
          <w:tcPr>
            <w:tcW w:w="1080" w:type="dxa"/>
            <w:noWrap/>
            <w:hideMark/>
            <w:tcPrChange w:id="1645" w:author="Megan Ball" w:date="2020-10-04T12:48:00Z">
              <w:tcPr>
                <w:tcW w:w="871" w:type="dxa"/>
                <w:noWrap/>
                <w:hideMark/>
              </w:tcPr>
            </w:tcPrChange>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46" w:author="Megan Ball" w:date="2020-10-04T12:47:00Z"/>
              </w:rPr>
            </w:pPr>
            <w:ins w:id="1647" w:author="Megan Ball" w:date="2020-10-04T12:47:00Z">
              <w:r w:rsidRPr="00075A53">
                <w:t>20.911</w:t>
              </w:r>
            </w:ins>
          </w:p>
        </w:tc>
        <w:tc>
          <w:tcPr>
            <w:tcW w:w="1170" w:type="dxa"/>
            <w:noWrap/>
            <w:hideMark/>
            <w:tcPrChange w:id="1648" w:author="Megan Ball" w:date="2020-10-04T12:48:00Z">
              <w:tcPr>
                <w:tcW w:w="871" w:type="dxa"/>
                <w:noWrap/>
                <w:hideMark/>
              </w:tcPr>
            </w:tcPrChange>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649" w:author="Megan Ball" w:date="2020-10-04T12:47:00Z"/>
              </w:rPr>
            </w:pPr>
            <w:ins w:id="1650" w:author="Megan Ball" w:date="2020-10-04T12:47:00Z">
              <w:r w:rsidRPr="00075A53">
                <w:t>&lt; 2e-16</w:t>
              </w:r>
            </w:ins>
          </w:p>
        </w:tc>
        <w:tc>
          <w:tcPr>
            <w:tcW w:w="1206" w:type="dxa"/>
            <w:noWrap/>
            <w:hideMark/>
            <w:tcPrChange w:id="1651" w:author="Megan Ball" w:date="2020-10-04T12:48:00Z">
              <w:tcPr>
                <w:tcW w:w="871" w:type="dxa"/>
                <w:noWrap/>
                <w:hideMark/>
              </w:tcPr>
            </w:tcPrChange>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652" w:author="Megan Ball" w:date="2020-10-04T12:47:00Z"/>
              </w:rPr>
            </w:pPr>
            <w:ins w:id="1653" w:author="Megan Ball" w:date="2020-10-04T12:47:00Z">
              <w:r w:rsidRPr="00075A53">
                <w:t>***</w:t>
              </w:r>
            </w:ins>
          </w:p>
        </w:tc>
      </w:tr>
      <w:tr w:rsidR="00075A53" w:rsidRPr="00075A53" w14:paraId="34981BBD" w14:textId="77777777" w:rsidTr="00075A53">
        <w:trPr>
          <w:trHeight w:val="300"/>
          <w:ins w:id="1654" w:author="Megan Ball" w:date="2020-10-04T12:47:00Z"/>
          <w:trPrChange w:id="165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656" w:author="Megan Ball" w:date="2020-10-04T12:48:00Z">
              <w:tcPr>
                <w:tcW w:w="5006" w:type="dxa"/>
                <w:noWrap/>
                <w:hideMark/>
              </w:tcPr>
            </w:tcPrChange>
          </w:tcPr>
          <w:p w14:paraId="4B67A4EB" w14:textId="77777777" w:rsidR="00075A53" w:rsidRPr="00075A53" w:rsidRDefault="00075A53">
            <w:pPr>
              <w:rPr>
                <w:ins w:id="1657" w:author="Megan Ball" w:date="2020-10-04T12:47:00Z"/>
              </w:rPr>
            </w:pPr>
            <w:proofErr w:type="spellStart"/>
            <w:ins w:id="1658" w:author="Megan Ball" w:date="2020-10-04T12:47:00Z">
              <w:r w:rsidRPr="00075A53">
                <w:t>countryGhana</w:t>
              </w:r>
              <w:proofErr w:type="spellEnd"/>
            </w:ins>
          </w:p>
        </w:tc>
        <w:tc>
          <w:tcPr>
            <w:tcW w:w="1170" w:type="dxa"/>
            <w:noWrap/>
            <w:hideMark/>
            <w:tcPrChange w:id="1659" w:author="Megan Ball" w:date="2020-10-04T12:48:00Z">
              <w:tcPr>
                <w:tcW w:w="870" w:type="dxa"/>
                <w:noWrap/>
                <w:hideMark/>
              </w:tcPr>
            </w:tcPrChange>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60" w:author="Megan Ball" w:date="2020-10-04T12:47:00Z"/>
              </w:rPr>
            </w:pPr>
            <w:ins w:id="1661" w:author="Megan Ball" w:date="2020-10-04T12:47:00Z">
              <w:r w:rsidRPr="00075A53">
                <w:t>2.57936</w:t>
              </w:r>
            </w:ins>
          </w:p>
        </w:tc>
        <w:tc>
          <w:tcPr>
            <w:tcW w:w="1170" w:type="dxa"/>
            <w:noWrap/>
            <w:hideMark/>
            <w:tcPrChange w:id="1662" w:author="Megan Ball" w:date="2020-10-04T12:48:00Z">
              <w:tcPr>
                <w:tcW w:w="871" w:type="dxa"/>
                <w:noWrap/>
                <w:hideMark/>
              </w:tcPr>
            </w:tcPrChange>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63" w:author="Megan Ball" w:date="2020-10-04T12:47:00Z"/>
              </w:rPr>
            </w:pPr>
            <w:ins w:id="1664" w:author="Megan Ball" w:date="2020-10-04T12:47:00Z">
              <w:r w:rsidRPr="00075A53">
                <w:t>0.74379</w:t>
              </w:r>
            </w:ins>
          </w:p>
        </w:tc>
        <w:tc>
          <w:tcPr>
            <w:tcW w:w="1080" w:type="dxa"/>
            <w:noWrap/>
            <w:hideMark/>
            <w:tcPrChange w:id="1665" w:author="Megan Ball" w:date="2020-10-04T12:48:00Z">
              <w:tcPr>
                <w:tcW w:w="871" w:type="dxa"/>
                <w:noWrap/>
                <w:hideMark/>
              </w:tcPr>
            </w:tcPrChange>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66" w:author="Megan Ball" w:date="2020-10-04T12:47:00Z"/>
              </w:rPr>
            </w:pPr>
            <w:ins w:id="1667" w:author="Megan Ball" w:date="2020-10-04T12:47:00Z">
              <w:r w:rsidRPr="00075A53">
                <w:t>3.468</w:t>
              </w:r>
            </w:ins>
          </w:p>
        </w:tc>
        <w:tc>
          <w:tcPr>
            <w:tcW w:w="1170" w:type="dxa"/>
            <w:noWrap/>
            <w:hideMark/>
            <w:tcPrChange w:id="1668" w:author="Megan Ball" w:date="2020-10-04T12:48:00Z">
              <w:tcPr>
                <w:tcW w:w="871" w:type="dxa"/>
                <w:noWrap/>
                <w:hideMark/>
              </w:tcPr>
            </w:tcPrChange>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669" w:author="Megan Ball" w:date="2020-10-04T12:47:00Z"/>
              </w:rPr>
            </w:pPr>
            <w:ins w:id="1670" w:author="Megan Ball" w:date="2020-10-04T12:47:00Z">
              <w:r w:rsidRPr="00075A53">
                <w:t>0.000533</w:t>
              </w:r>
            </w:ins>
          </w:p>
        </w:tc>
        <w:tc>
          <w:tcPr>
            <w:tcW w:w="1206" w:type="dxa"/>
            <w:noWrap/>
            <w:hideMark/>
            <w:tcPrChange w:id="1671" w:author="Megan Ball" w:date="2020-10-04T12:48:00Z">
              <w:tcPr>
                <w:tcW w:w="871" w:type="dxa"/>
                <w:noWrap/>
                <w:hideMark/>
              </w:tcPr>
            </w:tcPrChange>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672" w:author="Megan Ball" w:date="2020-10-04T12:47:00Z"/>
              </w:rPr>
            </w:pPr>
            <w:ins w:id="1673" w:author="Megan Ball" w:date="2020-10-04T12:47:00Z">
              <w:r w:rsidRPr="00075A53">
                <w:t>***</w:t>
              </w:r>
            </w:ins>
          </w:p>
        </w:tc>
      </w:tr>
      <w:tr w:rsidR="00075A53" w:rsidRPr="00075A53" w14:paraId="61E029F8" w14:textId="77777777" w:rsidTr="00075A53">
        <w:trPr>
          <w:cnfStyle w:val="000000100000" w:firstRow="0" w:lastRow="0" w:firstColumn="0" w:lastColumn="0" w:oddVBand="0" w:evenVBand="0" w:oddHBand="1" w:evenHBand="0" w:firstRowFirstColumn="0" w:firstRowLastColumn="0" w:lastRowFirstColumn="0" w:lastRowLastColumn="0"/>
          <w:trHeight w:val="300"/>
          <w:ins w:id="1674" w:author="Megan Ball" w:date="2020-10-04T12:47:00Z"/>
          <w:trPrChange w:id="167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676" w:author="Megan Ball" w:date="2020-10-04T12:48:00Z">
              <w:tcPr>
                <w:tcW w:w="5006" w:type="dxa"/>
                <w:noWrap/>
                <w:hideMark/>
              </w:tcPr>
            </w:tcPrChange>
          </w:tcPr>
          <w:p w14:paraId="4A6D0457"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677" w:author="Megan Ball" w:date="2020-10-04T12:47:00Z"/>
              </w:rPr>
            </w:pPr>
            <w:proofErr w:type="spellStart"/>
            <w:ins w:id="1678" w:author="Megan Ball" w:date="2020-10-04T12:47:00Z">
              <w:r w:rsidRPr="00075A53">
                <w:t>countryGreece</w:t>
              </w:r>
              <w:proofErr w:type="spellEnd"/>
            </w:ins>
          </w:p>
        </w:tc>
        <w:tc>
          <w:tcPr>
            <w:tcW w:w="1170" w:type="dxa"/>
            <w:noWrap/>
            <w:hideMark/>
            <w:tcPrChange w:id="1679" w:author="Megan Ball" w:date="2020-10-04T12:48:00Z">
              <w:tcPr>
                <w:tcW w:w="870" w:type="dxa"/>
                <w:noWrap/>
                <w:hideMark/>
              </w:tcPr>
            </w:tcPrChange>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80" w:author="Megan Ball" w:date="2020-10-04T12:47:00Z"/>
              </w:rPr>
            </w:pPr>
            <w:ins w:id="1681" w:author="Megan Ball" w:date="2020-10-04T12:47:00Z">
              <w:r w:rsidRPr="00075A53">
                <w:t>17.15917</w:t>
              </w:r>
            </w:ins>
          </w:p>
        </w:tc>
        <w:tc>
          <w:tcPr>
            <w:tcW w:w="1170" w:type="dxa"/>
            <w:noWrap/>
            <w:hideMark/>
            <w:tcPrChange w:id="1682" w:author="Megan Ball" w:date="2020-10-04T12:48:00Z">
              <w:tcPr>
                <w:tcW w:w="871" w:type="dxa"/>
                <w:noWrap/>
                <w:hideMark/>
              </w:tcPr>
            </w:tcPrChange>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83" w:author="Megan Ball" w:date="2020-10-04T12:47:00Z"/>
              </w:rPr>
            </w:pPr>
            <w:ins w:id="1684" w:author="Megan Ball" w:date="2020-10-04T12:47:00Z">
              <w:r w:rsidRPr="00075A53">
                <w:t>0.78466</w:t>
              </w:r>
            </w:ins>
          </w:p>
        </w:tc>
        <w:tc>
          <w:tcPr>
            <w:tcW w:w="1080" w:type="dxa"/>
            <w:noWrap/>
            <w:hideMark/>
            <w:tcPrChange w:id="1685" w:author="Megan Ball" w:date="2020-10-04T12:48:00Z">
              <w:tcPr>
                <w:tcW w:w="871" w:type="dxa"/>
                <w:noWrap/>
                <w:hideMark/>
              </w:tcPr>
            </w:tcPrChange>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686" w:author="Megan Ball" w:date="2020-10-04T12:47:00Z"/>
              </w:rPr>
            </w:pPr>
            <w:ins w:id="1687" w:author="Megan Ball" w:date="2020-10-04T12:47:00Z">
              <w:r w:rsidRPr="00075A53">
                <w:t>21.868</w:t>
              </w:r>
            </w:ins>
          </w:p>
        </w:tc>
        <w:tc>
          <w:tcPr>
            <w:tcW w:w="1170" w:type="dxa"/>
            <w:noWrap/>
            <w:hideMark/>
            <w:tcPrChange w:id="1688" w:author="Megan Ball" w:date="2020-10-04T12:48:00Z">
              <w:tcPr>
                <w:tcW w:w="871" w:type="dxa"/>
                <w:noWrap/>
                <w:hideMark/>
              </w:tcPr>
            </w:tcPrChange>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689" w:author="Megan Ball" w:date="2020-10-04T12:47:00Z"/>
              </w:rPr>
            </w:pPr>
            <w:ins w:id="1690" w:author="Megan Ball" w:date="2020-10-04T12:47:00Z">
              <w:r w:rsidRPr="00075A53">
                <w:t>&lt; 2e-16</w:t>
              </w:r>
            </w:ins>
          </w:p>
        </w:tc>
        <w:tc>
          <w:tcPr>
            <w:tcW w:w="1206" w:type="dxa"/>
            <w:noWrap/>
            <w:hideMark/>
            <w:tcPrChange w:id="1691" w:author="Megan Ball" w:date="2020-10-04T12:48:00Z">
              <w:tcPr>
                <w:tcW w:w="871" w:type="dxa"/>
                <w:noWrap/>
                <w:hideMark/>
              </w:tcPr>
            </w:tcPrChange>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692" w:author="Megan Ball" w:date="2020-10-04T12:47:00Z"/>
              </w:rPr>
            </w:pPr>
            <w:ins w:id="1693" w:author="Megan Ball" w:date="2020-10-04T12:47:00Z">
              <w:r w:rsidRPr="00075A53">
                <w:t>***</w:t>
              </w:r>
            </w:ins>
          </w:p>
        </w:tc>
      </w:tr>
      <w:tr w:rsidR="00075A53" w:rsidRPr="00075A53" w14:paraId="4AD74667" w14:textId="77777777" w:rsidTr="00075A53">
        <w:trPr>
          <w:trHeight w:val="300"/>
          <w:ins w:id="1694" w:author="Megan Ball" w:date="2020-10-04T12:47:00Z"/>
          <w:trPrChange w:id="169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696" w:author="Megan Ball" w:date="2020-10-04T12:48:00Z">
              <w:tcPr>
                <w:tcW w:w="5006" w:type="dxa"/>
                <w:noWrap/>
                <w:hideMark/>
              </w:tcPr>
            </w:tcPrChange>
          </w:tcPr>
          <w:p w14:paraId="6FB703D4" w14:textId="77777777" w:rsidR="00075A53" w:rsidRPr="00075A53" w:rsidRDefault="00075A53">
            <w:pPr>
              <w:rPr>
                <w:ins w:id="1697" w:author="Megan Ball" w:date="2020-10-04T12:47:00Z"/>
              </w:rPr>
            </w:pPr>
            <w:proofErr w:type="spellStart"/>
            <w:ins w:id="1698" w:author="Megan Ball" w:date="2020-10-04T12:47:00Z">
              <w:r w:rsidRPr="00075A53">
                <w:t>countryGrenada</w:t>
              </w:r>
              <w:proofErr w:type="spellEnd"/>
            </w:ins>
          </w:p>
        </w:tc>
        <w:tc>
          <w:tcPr>
            <w:tcW w:w="1170" w:type="dxa"/>
            <w:noWrap/>
            <w:hideMark/>
            <w:tcPrChange w:id="1699" w:author="Megan Ball" w:date="2020-10-04T12:48:00Z">
              <w:tcPr>
                <w:tcW w:w="870" w:type="dxa"/>
                <w:noWrap/>
                <w:hideMark/>
              </w:tcPr>
            </w:tcPrChange>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00" w:author="Megan Ball" w:date="2020-10-04T12:47:00Z"/>
              </w:rPr>
            </w:pPr>
            <w:ins w:id="1701" w:author="Megan Ball" w:date="2020-10-04T12:47:00Z">
              <w:r w:rsidRPr="00075A53">
                <w:t>11.27573</w:t>
              </w:r>
            </w:ins>
          </w:p>
        </w:tc>
        <w:tc>
          <w:tcPr>
            <w:tcW w:w="1170" w:type="dxa"/>
            <w:noWrap/>
            <w:hideMark/>
            <w:tcPrChange w:id="1702" w:author="Megan Ball" w:date="2020-10-04T12:48:00Z">
              <w:tcPr>
                <w:tcW w:w="871" w:type="dxa"/>
                <w:noWrap/>
                <w:hideMark/>
              </w:tcPr>
            </w:tcPrChange>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03" w:author="Megan Ball" w:date="2020-10-04T12:47:00Z"/>
              </w:rPr>
            </w:pPr>
            <w:ins w:id="1704" w:author="Megan Ball" w:date="2020-10-04T12:47:00Z">
              <w:r w:rsidRPr="00075A53">
                <w:t>0.81268</w:t>
              </w:r>
            </w:ins>
          </w:p>
        </w:tc>
        <w:tc>
          <w:tcPr>
            <w:tcW w:w="1080" w:type="dxa"/>
            <w:noWrap/>
            <w:hideMark/>
            <w:tcPrChange w:id="1705" w:author="Megan Ball" w:date="2020-10-04T12:48:00Z">
              <w:tcPr>
                <w:tcW w:w="871" w:type="dxa"/>
                <w:noWrap/>
                <w:hideMark/>
              </w:tcPr>
            </w:tcPrChange>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06" w:author="Megan Ball" w:date="2020-10-04T12:47:00Z"/>
              </w:rPr>
            </w:pPr>
            <w:ins w:id="1707" w:author="Megan Ball" w:date="2020-10-04T12:47:00Z">
              <w:r w:rsidRPr="00075A53">
                <w:t>13.875</w:t>
              </w:r>
            </w:ins>
          </w:p>
        </w:tc>
        <w:tc>
          <w:tcPr>
            <w:tcW w:w="1170" w:type="dxa"/>
            <w:noWrap/>
            <w:hideMark/>
            <w:tcPrChange w:id="1708" w:author="Megan Ball" w:date="2020-10-04T12:48:00Z">
              <w:tcPr>
                <w:tcW w:w="871" w:type="dxa"/>
                <w:noWrap/>
                <w:hideMark/>
              </w:tcPr>
            </w:tcPrChange>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709" w:author="Megan Ball" w:date="2020-10-04T12:47:00Z"/>
              </w:rPr>
            </w:pPr>
            <w:ins w:id="1710" w:author="Megan Ball" w:date="2020-10-04T12:47:00Z">
              <w:r w:rsidRPr="00075A53">
                <w:t>&lt; 2e-16</w:t>
              </w:r>
            </w:ins>
          </w:p>
        </w:tc>
        <w:tc>
          <w:tcPr>
            <w:tcW w:w="1206" w:type="dxa"/>
            <w:noWrap/>
            <w:hideMark/>
            <w:tcPrChange w:id="1711" w:author="Megan Ball" w:date="2020-10-04T12:48:00Z">
              <w:tcPr>
                <w:tcW w:w="871" w:type="dxa"/>
                <w:noWrap/>
                <w:hideMark/>
              </w:tcPr>
            </w:tcPrChange>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712" w:author="Megan Ball" w:date="2020-10-04T12:47:00Z"/>
              </w:rPr>
            </w:pPr>
            <w:ins w:id="1713" w:author="Megan Ball" w:date="2020-10-04T12:47:00Z">
              <w:r w:rsidRPr="00075A53">
                <w:t>***</w:t>
              </w:r>
            </w:ins>
          </w:p>
        </w:tc>
      </w:tr>
      <w:tr w:rsidR="00075A53" w:rsidRPr="00075A53" w14:paraId="206F7918" w14:textId="77777777" w:rsidTr="00075A53">
        <w:trPr>
          <w:cnfStyle w:val="000000100000" w:firstRow="0" w:lastRow="0" w:firstColumn="0" w:lastColumn="0" w:oddVBand="0" w:evenVBand="0" w:oddHBand="1" w:evenHBand="0" w:firstRowFirstColumn="0" w:firstRowLastColumn="0" w:lastRowFirstColumn="0" w:lastRowLastColumn="0"/>
          <w:trHeight w:val="300"/>
          <w:ins w:id="1714" w:author="Megan Ball" w:date="2020-10-04T12:47:00Z"/>
          <w:trPrChange w:id="171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716" w:author="Megan Ball" w:date="2020-10-04T12:48:00Z">
              <w:tcPr>
                <w:tcW w:w="5006" w:type="dxa"/>
                <w:noWrap/>
                <w:hideMark/>
              </w:tcPr>
            </w:tcPrChange>
          </w:tcPr>
          <w:p w14:paraId="3FB4CC5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717" w:author="Megan Ball" w:date="2020-10-04T12:47:00Z"/>
              </w:rPr>
            </w:pPr>
            <w:proofErr w:type="spellStart"/>
            <w:ins w:id="1718" w:author="Megan Ball" w:date="2020-10-04T12:47:00Z">
              <w:r w:rsidRPr="00075A53">
                <w:t>countryGuatemala</w:t>
              </w:r>
              <w:proofErr w:type="spellEnd"/>
            </w:ins>
          </w:p>
        </w:tc>
        <w:tc>
          <w:tcPr>
            <w:tcW w:w="1170" w:type="dxa"/>
            <w:noWrap/>
            <w:hideMark/>
            <w:tcPrChange w:id="1719" w:author="Megan Ball" w:date="2020-10-04T12:48:00Z">
              <w:tcPr>
                <w:tcW w:w="870" w:type="dxa"/>
                <w:noWrap/>
                <w:hideMark/>
              </w:tcPr>
            </w:tcPrChange>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20" w:author="Megan Ball" w:date="2020-10-04T12:47:00Z"/>
              </w:rPr>
            </w:pPr>
            <w:ins w:id="1721" w:author="Megan Ball" w:date="2020-10-04T12:47:00Z">
              <w:r w:rsidRPr="00075A53">
                <w:t>12.20665</w:t>
              </w:r>
            </w:ins>
          </w:p>
        </w:tc>
        <w:tc>
          <w:tcPr>
            <w:tcW w:w="1170" w:type="dxa"/>
            <w:noWrap/>
            <w:hideMark/>
            <w:tcPrChange w:id="1722" w:author="Megan Ball" w:date="2020-10-04T12:48:00Z">
              <w:tcPr>
                <w:tcW w:w="871" w:type="dxa"/>
                <w:noWrap/>
                <w:hideMark/>
              </w:tcPr>
            </w:tcPrChange>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23" w:author="Megan Ball" w:date="2020-10-04T12:47:00Z"/>
              </w:rPr>
            </w:pPr>
            <w:ins w:id="1724" w:author="Megan Ball" w:date="2020-10-04T12:47:00Z">
              <w:r w:rsidRPr="00075A53">
                <w:t>0.74437</w:t>
              </w:r>
            </w:ins>
          </w:p>
        </w:tc>
        <w:tc>
          <w:tcPr>
            <w:tcW w:w="1080" w:type="dxa"/>
            <w:noWrap/>
            <w:hideMark/>
            <w:tcPrChange w:id="1725" w:author="Megan Ball" w:date="2020-10-04T12:48:00Z">
              <w:tcPr>
                <w:tcW w:w="871" w:type="dxa"/>
                <w:noWrap/>
                <w:hideMark/>
              </w:tcPr>
            </w:tcPrChange>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26" w:author="Megan Ball" w:date="2020-10-04T12:47:00Z"/>
              </w:rPr>
            </w:pPr>
            <w:ins w:id="1727" w:author="Megan Ball" w:date="2020-10-04T12:47:00Z">
              <w:r w:rsidRPr="00075A53">
                <w:t>16.399</w:t>
              </w:r>
            </w:ins>
          </w:p>
        </w:tc>
        <w:tc>
          <w:tcPr>
            <w:tcW w:w="1170" w:type="dxa"/>
            <w:noWrap/>
            <w:hideMark/>
            <w:tcPrChange w:id="1728" w:author="Megan Ball" w:date="2020-10-04T12:48:00Z">
              <w:tcPr>
                <w:tcW w:w="871" w:type="dxa"/>
                <w:noWrap/>
                <w:hideMark/>
              </w:tcPr>
            </w:tcPrChange>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729" w:author="Megan Ball" w:date="2020-10-04T12:47:00Z"/>
              </w:rPr>
            </w:pPr>
            <w:ins w:id="1730" w:author="Megan Ball" w:date="2020-10-04T12:47:00Z">
              <w:r w:rsidRPr="00075A53">
                <w:t>&lt; 2e-16</w:t>
              </w:r>
            </w:ins>
          </w:p>
        </w:tc>
        <w:tc>
          <w:tcPr>
            <w:tcW w:w="1206" w:type="dxa"/>
            <w:noWrap/>
            <w:hideMark/>
            <w:tcPrChange w:id="1731" w:author="Megan Ball" w:date="2020-10-04T12:48:00Z">
              <w:tcPr>
                <w:tcW w:w="871" w:type="dxa"/>
                <w:noWrap/>
                <w:hideMark/>
              </w:tcPr>
            </w:tcPrChange>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732" w:author="Megan Ball" w:date="2020-10-04T12:47:00Z"/>
              </w:rPr>
            </w:pPr>
            <w:ins w:id="1733" w:author="Megan Ball" w:date="2020-10-04T12:47:00Z">
              <w:r w:rsidRPr="00075A53">
                <w:t>***</w:t>
              </w:r>
            </w:ins>
          </w:p>
        </w:tc>
      </w:tr>
      <w:tr w:rsidR="00075A53" w:rsidRPr="00075A53" w14:paraId="4428867F" w14:textId="77777777" w:rsidTr="00075A53">
        <w:trPr>
          <w:trHeight w:val="300"/>
          <w:ins w:id="1734" w:author="Megan Ball" w:date="2020-10-04T12:47:00Z"/>
          <w:trPrChange w:id="1735"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736" w:author="Megan Ball" w:date="2020-10-04T12:48:00Z">
              <w:tcPr>
                <w:tcW w:w="5006" w:type="dxa"/>
                <w:noWrap/>
                <w:hideMark/>
              </w:tcPr>
            </w:tcPrChange>
          </w:tcPr>
          <w:p w14:paraId="6F856336" w14:textId="77777777" w:rsidR="00075A53" w:rsidRPr="00075A53" w:rsidRDefault="00075A53">
            <w:pPr>
              <w:rPr>
                <w:ins w:id="1737" w:author="Megan Ball" w:date="2020-10-04T12:47:00Z"/>
              </w:rPr>
            </w:pPr>
            <w:proofErr w:type="spellStart"/>
            <w:ins w:id="1738" w:author="Megan Ball" w:date="2020-10-04T12:47:00Z">
              <w:r w:rsidRPr="00075A53">
                <w:t>countryGuinea</w:t>
              </w:r>
              <w:proofErr w:type="spellEnd"/>
            </w:ins>
          </w:p>
        </w:tc>
        <w:tc>
          <w:tcPr>
            <w:tcW w:w="1170" w:type="dxa"/>
            <w:noWrap/>
            <w:hideMark/>
            <w:tcPrChange w:id="1739" w:author="Megan Ball" w:date="2020-10-04T12:48:00Z">
              <w:tcPr>
                <w:tcW w:w="870" w:type="dxa"/>
                <w:noWrap/>
                <w:hideMark/>
              </w:tcPr>
            </w:tcPrChange>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40" w:author="Megan Ball" w:date="2020-10-04T12:47:00Z"/>
              </w:rPr>
            </w:pPr>
            <w:ins w:id="1741" w:author="Megan Ball" w:date="2020-10-04T12:47:00Z">
              <w:r w:rsidRPr="00075A53">
                <w:t>-0.45504</w:t>
              </w:r>
            </w:ins>
          </w:p>
        </w:tc>
        <w:tc>
          <w:tcPr>
            <w:tcW w:w="1170" w:type="dxa"/>
            <w:noWrap/>
            <w:hideMark/>
            <w:tcPrChange w:id="1742" w:author="Megan Ball" w:date="2020-10-04T12:48:00Z">
              <w:tcPr>
                <w:tcW w:w="871" w:type="dxa"/>
                <w:noWrap/>
                <w:hideMark/>
              </w:tcPr>
            </w:tcPrChange>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43" w:author="Megan Ball" w:date="2020-10-04T12:47:00Z"/>
              </w:rPr>
            </w:pPr>
            <w:ins w:id="1744" w:author="Megan Ball" w:date="2020-10-04T12:47:00Z">
              <w:r w:rsidRPr="00075A53">
                <w:t>0.7425</w:t>
              </w:r>
            </w:ins>
          </w:p>
        </w:tc>
        <w:tc>
          <w:tcPr>
            <w:tcW w:w="1080" w:type="dxa"/>
            <w:noWrap/>
            <w:hideMark/>
            <w:tcPrChange w:id="1745" w:author="Megan Ball" w:date="2020-10-04T12:48:00Z">
              <w:tcPr>
                <w:tcW w:w="871" w:type="dxa"/>
                <w:noWrap/>
                <w:hideMark/>
              </w:tcPr>
            </w:tcPrChange>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46" w:author="Megan Ball" w:date="2020-10-04T12:47:00Z"/>
              </w:rPr>
            </w:pPr>
            <w:ins w:id="1747" w:author="Megan Ball" w:date="2020-10-04T12:47:00Z">
              <w:r w:rsidRPr="00075A53">
                <w:t>-0.613</w:t>
              </w:r>
            </w:ins>
          </w:p>
        </w:tc>
        <w:tc>
          <w:tcPr>
            <w:tcW w:w="1170" w:type="dxa"/>
            <w:noWrap/>
            <w:hideMark/>
            <w:tcPrChange w:id="1748" w:author="Megan Ball" w:date="2020-10-04T12:48:00Z">
              <w:tcPr>
                <w:tcW w:w="871" w:type="dxa"/>
                <w:noWrap/>
                <w:hideMark/>
              </w:tcPr>
            </w:tcPrChange>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49" w:author="Megan Ball" w:date="2020-10-04T12:47:00Z"/>
              </w:rPr>
            </w:pPr>
            <w:ins w:id="1750" w:author="Megan Ball" w:date="2020-10-04T12:47:00Z">
              <w:r w:rsidRPr="00075A53">
                <w:t>0.540032</w:t>
              </w:r>
            </w:ins>
          </w:p>
        </w:tc>
        <w:tc>
          <w:tcPr>
            <w:tcW w:w="1206" w:type="dxa"/>
            <w:noWrap/>
            <w:hideMark/>
            <w:tcPrChange w:id="1751" w:author="Megan Ball" w:date="2020-10-04T12:48:00Z">
              <w:tcPr>
                <w:tcW w:w="871" w:type="dxa"/>
                <w:noWrap/>
                <w:hideMark/>
              </w:tcPr>
            </w:tcPrChange>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52" w:author="Megan Ball" w:date="2020-10-04T12:47:00Z"/>
              </w:rPr>
            </w:pPr>
          </w:p>
        </w:tc>
      </w:tr>
      <w:tr w:rsidR="00075A53" w:rsidRPr="00075A53" w14:paraId="3291CEDD" w14:textId="77777777" w:rsidTr="00075A53">
        <w:trPr>
          <w:cnfStyle w:val="000000100000" w:firstRow="0" w:lastRow="0" w:firstColumn="0" w:lastColumn="0" w:oddVBand="0" w:evenVBand="0" w:oddHBand="1" w:evenHBand="0" w:firstRowFirstColumn="0" w:firstRowLastColumn="0" w:lastRowFirstColumn="0" w:lastRowLastColumn="0"/>
          <w:trHeight w:val="300"/>
          <w:ins w:id="1753" w:author="Megan Ball" w:date="2020-10-04T12:47:00Z"/>
          <w:trPrChange w:id="1754"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755" w:author="Megan Ball" w:date="2020-10-04T12:48:00Z">
              <w:tcPr>
                <w:tcW w:w="5006" w:type="dxa"/>
                <w:noWrap/>
                <w:hideMark/>
              </w:tcPr>
            </w:tcPrChange>
          </w:tcPr>
          <w:p w14:paraId="61BC86E8"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756" w:author="Megan Ball" w:date="2020-10-04T12:47:00Z"/>
              </w:rPr>
            </w:pPr>
            <w:proofErr w:type="spellStart"/>
            <w:ins w:id="1757" w:author="Megan Ball" w:date="2020-10-04T12:47:00Z">
              <w:r w:rsidRPr="00075A53">
                <w:t>countryGuinea</w:t>
              </w:r>
              <w:proofErr w:type="spellEnd"/>
              <w:r w:rsidRPr="00075A53">
                <w:t>-Bissau</w:t>
              </w:r>
            </w:ins>
          </w:p>
        </w:tc>
        <w:tc>
          <w:tcPr>
            <w:tcW w:w="1170" w:type="dxa"/>
            <w:noWrap/>
            <w:hideMark/>
            <w:tcPrChange w:id="1758" w:author="Megan Ball" w:date="2020-10-04T12:48:00Z">
              <w:tcPr>
                <w:tcW w:w="870" w:type="dxa"/>
                <w:noWrap/>
                <w:hideMark/>
              </w:tcPr>
            </w:tcPrChange>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59" w:author="Megan Ball" w:date="2020-10-04T12:47:00Z"/>
              </w:rPr>
            </w:pPr>
            <w:ins w:id="1760" w:author="Megan Ball" w:date="2020-10-04T12:47:00Z">
              <w:r w:rsidRPr="00075A53">
                <w:t>-0.29539</w:t>
              </w:r>
            </w:ins>
          </w:p>
        </w:tc>
        <w:tc>
          <w:tcPr>
            <w:tcW w:w="1170" w:type="dxa"/>
            <w:noWrap/>
            <w:hideMark/>
            <w:tcPrChange w:id="1761" w:author="Megan Ball" w:date="2020-10-04T12:48:00Z">
              <w:tcPr>
                <w:tcW w:w="871" w:type="dxa"/>
                <w:noWrap/>
                <w:hideMark/>
              </w:tcPr>
            </w:tcPrChange>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62" w:author="Megan Ball" w:date="2020-10-04T12:47:00Z"/>
              </w:rPr>
            </w:pPr>
            <w:ins w:id="1763" w:author="Megan Ball" w:date="2020-10-04T12:47:00Z">
              <w:r w:rsidRPr="00075A53">
                <w:t>0.74856</w:t>
              </w:r>
            </w:ins>
          </w:p>
        </w:tc>
        <w:tc>
          <w:tcPr>
            <w:tcW w:w="1080" w:type="dxa"/>
            <w:noWrap/>
            <w:hideMark/>
            <w:tcPrChange w:id="1764" w:author="Megan Ball" w:date="2020-10-04T12:48:00Z">
              <w:tcPr>
                <w:tcW w:w="871" w:type="dxa"/>
                <w:noWrap/>
                <w:hideMark/>
              </w:tcPr>
            </w:tcPrChange>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65" w:author="Megan Ball" w:date="2020-10-04T12:47:00Z"/>
              </w:rPr>
            </w:pPr>
            <w:ins w:id="1766" w:author="Megan Ball" w:date="2020-10-04T12:47:00Z">
              <w:r w:rsidRPr="00075A53">
                <w:t>-0.395</w:t>
              </w:r>
            </w:ins>
          </w:p>
        </w:tc>
        <w:tc>
          <w:tcPr>
            <w:tcW w:w="1170" w:type="dxa"/>
            <w:noWrap/>
            <w:hideMark/>
            <w:tcPrChange w:id="1767" w:author="Megan Ball" w:date="2020-10-04T12:48:00Z">
              <w:tcPr>
                <w:tcW w:w="871" w:type="dxa"/>
                <w:noWrap/>
                <w:hideMark/>
              </w:tcPr>
            </w:tcPrChange>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68" w:author="Megan Ball" w:date="2020-10-04T12:47:00Z"/>
              </w:rPr>
            </w:pPr>
            <w:ins w:id="1769" w:author="Megan Ball" w:date="2020-10-04T12:47:00Z">
              <w:r w:rsidRPr="00075A53">
                <w:t>0.693158</w:t>
              </w:r>
            </w:ins>
          </w:p>
        </w:tc>
        <w:tc>
          <w:tcPr>
            <w:tcW w:w="1206" w:type="dxa"/>
            <w:noWrap/>
            <w:hideMark/>
            <w:tcPrChange w:id="1770" w:author="Megan Ball" w:date="2020-10-04T12:48:00Z">
              <w:tcPr>
                <w:tcW w:w="871" w:type="dxa"/>
                <w:noWrap/>
                <w:hideMark/>
              </w:tcPr>
            </w:tcPrChange>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71" w:author="Megan Ball" w:date="2020-10-04T12:47:00Z"/>
              </w:rPr>
            </w:pPr>
          </w:p>
        </w:tc>
      </w:tr>
      <w:tr w:rsidR="00075A53" w:rsidRPr="00075A53" w14:paraId="64244EA7" w14:textId="77777777" w:rsidTr="00075A53">
        <w:trPr>
          <w:trHeight w:val="300"/>
          <w:ins w:id="1772" w:author="Megan Ball" w:date="2020-10-04T12:47:00Z"/>
          <w:trPrChange w:id="177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774" w:author="Megan Ball" w:date="2020-10-04T12:48:00Z">
              <w:tcPr>
                <w:tcW w:w="5006" w:type="dxa"/>
                <w:noWrap/>
                <w:hideMark/>
              </w:tcPr>
            </w:tcPrChange>
          </w:tcPr>
          <w:p w14:paraId="1EB9B780" w14:textId="77777777" w:rsidR="00075A53" w:rsidRPr="00075A53" w:rsidRDefault="00075A53">
            <w:pPr>
              <w:rPr>
                <w:ins w:id="1775" w:author="Megan Ball" w:date="2020-10-04T12:47:00Z"/>
              </w:rPr>
            </w:pPr>
            <w:proofErr w:type="spellStart"/>
            <w:ins w:id="1776" w:author="Megan Ball" w:date="2020-10-04T12:47:00Z">
              <w:r w:rsidRPr="00075A53">
                <w:t>countryGuyana</w:t>
              </w:r>
              <w:proofErr w:type="spellEnd"/>
            </w:ins>
          </w:p>
        </w:tc>
        <w:tc>
          <w:tcPr>
            <w:tcW w:w="1170" w:type="dxa"/>
            <w:noWrap/>
            <w:hideMark/>
            <w:tcPrChange w:id="1777" w:author="Megan Ball" w:date="2020-10-04T12:48:00Z">
              <w:tcPr>
                <w:tcW w:w="870" w:type="dxa"/>
                <w:noWrap/>
                <w:hideMark/>
              </w:tcPr>
            </w:tcPrChange>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78" w:author="Megan Ball" w:date="2020-10-04T12:47:00Z"/>
              </w:rPr>
            </w:pPr>
            <w:ins w:id="1779" w:author="Megan Ball" w:date="2020-10-04T12:47:00Z">
              <w:r w:rsidRPr="00075A53">
                <w:t>5.76557</w:t>
              </w:r>
            </w:ins>
          </w:p>
        </w:tc>
        <w:tc>
          <w:tcPr>
            <w:tcW w:w="1170" w:type="dxa"/>
            <w:noWrap/>
            <w:hideMark/>
            <w:tcPrChange w:id="1780" w:author="Megan Ball" w:date="2020-10-04T12:48:00Z">
              <w:tcPr>
                <w:tcW w:w="871" w:type="dxa"/>
                <w:noWrap/>
                <w:hideMark/>
              </w:tcPr>
            </w:tcPrChange>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81" w:author="Megan Ball" w:date="2020-10-04T12:47:00Z"/>
              </w:rPr>
            </w:pPr>
            <w:ins w:id="1782" w:author="Megan Ball" w:date="2020-10-04T12:47:00Z">
              <w:r w:rsidRPr="00075A53">
                <w:t>0.74736</w:t>
              </w:r>
            </w:ins>
          </w:p>
        </w:tc>
        <w:tc>
          <w:tcPr>
            <w:tcW w:w="1080" w:type="dxa"/>
            <w:noWrap/>
            <w:hideMark/>
            <w:tcPrChange w:id="1783" w:author="Megan Ball" w:date="2020-10-04T12:48:00Z">
              <w:tcPr>
                <w:tcW w:w="871" w:type="dxa"/>
                <w:noWrap/>
                <w:hideMark/>
              </w:tcPr>
            </w:tcPrChange>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84" w:author="Megan Ball" w:date="2020-10-04T12:47:00Z"/>
              </w:rPr>
            </w:pPr>
            <w:ins w:id="1785" w:author="Megan Ball" w:date="2020-10-04T12:47:00Z">
              <w:r w:rsidRPr="00075A53">
                <w:t>7.715</w:t>
              </w:r>
            </w:ins>
          </w:p>
        </w:tc>
        <w:tc>
          <w:tcPr>
            <w:tcW w:w="1170" w:type="dxa"/>
            <w:noWrap/>
            <w:hideMark/>
            <w:tcPrChange w:id="1786" w:author="Megan Ball" w:date="2020-10-04T12:48:00Z">
              <w:tcPr>
                <w:tcW w:w="871" w:type="dxa"/>
                <w:noWrap/>
                <w:hideMark/>
              </w:tcPr>
            </w:tcPrChange>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787" w:author="Megan Ball" w:date="2020-10-04T12:47:00Z"/>
              </w:rPr>
            </w:pPr>
            <w:ins w:id="1788" w:author="Megan Ball" w:date="2020-10-04T12:47:00Z">
              <w:r w:rsidRPr="00075A53">
                <w:t>1.69E-14</w:t>
              </w:r>
            </w:ins>
          </w:p>
        </w:tc>
        <w:tc>
          <w:tcPr>
            <w:tcW w:w="1206" w:type="dxa"/>
            <w:noWrap/>
            <w:hideMark/>
            <w:tcPrChange w:id="1789" w:author="Megan Ball" w:date="2020-10-04T12:48:00Z">
              <w:tcPr>
                <w:tcW w:w="871" w:type="dxa"/>
                <w:noWrap/>
                <w:hideMark/>
              </w:tcPr>
            </w:tcPrChange>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790" w:author="Megan Ball" w:date="2020-10-04T12:47:00Z"/>
              </w:rPr>
            </w:pPr>
            <w:ins w:id="1791" w:author="Megan Ball" w:date="2020-10-04T12:47:00Z">
              <w:r w:rsidRPr="00075A53">
                <w:t>***</w:t>
              </w:r>
            </w:ins>
          </w:p>
        </w:tc>
      </w:tr>
      <w:tr w:rsidR="00075A53" w:rsidRPr="00075A53" w14:paraId="501B7EBF" w14:textId="77777777" w:rsidTr="00075A53">
        <w:trPr>
          <w:cnfStyle w:val="000000100000" w:firstRow="0" w:lastRow="0" w:firstColumn="0" w:lastColumn="0" w:oddVBand="0" w:evenVBand="0" w:oddHBand="1" w:evenHBand="0" w:firstRowFirstColumn="0" w:firstRowLastColumn="0" w:lastRowFirstColumn="0" w:lastRowLastColumn="0"/>
          <w:trHeight w:val="300"/>
          <w:ins w:id="1792" w:author="Megan Ball" w:date="2020-10-04T12:47:00Z"/>
          <w:trPrChange w:id="179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794" w:author="Megan Ball" w:date="2020-10-04T12:48:00Z">
              <w:tcPr>
                <w:tcW w:w="5006" w:type="dxa"/>
                <w:noWrap/>
                <w:hideMark/>
              </w:tcPr>
            </w:tcPrChange>
          </w:tcPr>
          <w:p w14:paraId="5FEA576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795" w:author="Megan Ball" w:date="2020-10-04T12:47:00Z"/>
              </w:rPr>
            </w:pPr>
            <w:proofErr w:type="spellStart"/>
            <w:ins w:id="1796" w:author="Megan Ball" w:date="2020-10-04T12:47:00Z">
              <w:r w:rsidRPr="00075A53">
                <w:t>countryHaiti</w:t>
              </w:r>
              <w:proofErr w:type="spellEnd"/>
            </w:ins>
          </w:p>
        </w:tc>
        <w:tc>
          <w:tcPr>
            <w:tcW w:w="1170" w:type="dxa"/>
            <w:noWrap/>
            <w:hideMark/>
            <w:tcPrChange w:id="1797" w:author="Megan Ball" w:date="2020-10-04T12:48:00Z">
              <w:tcPr>
                <w:tcW w:w="870" w:type="dxa"/>
                <w:noWrap/>
                <w:hideMark/>
              </w:tcPr>
            </w:tcPrChange>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798" w:author="Megan Ball" w:date="2020-10-04T12:47:00Z"/>
              </w:rPr>
            </w:pPr>
            <w:ins w:id="1799" w:author="Megan Ball" w:date="2020-10-04T12:47:00Z">
              <w:r w:rsidRPr="00075A53">
                <w:t>4.21544</w:t>
              </w:r>
            </w:ins>
          </w:p>
        </w:tc>
        <w:tc>
          <w:tcPr>
            <w:tcW w:w="1170" w:type="dxa"/>
            <w:noWrap/>
            <w:hideMark/>
            <w:tcPrChange w:id="1800" w:author="Megan Ball" w:date="2020-10-04T12:48:00Z">
              <w:tcPr>
                <w:tcW w:w="871" w:type="dxa"/>
                <w:noWrap/>
                <w:hideMark/>
              </w:tcPr>
            </w:tcPrChange>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01" w:author="Megan Ball" w:date="2020-10-04T12:47:00Z"/>
              </w:rPr>
            </w:pPr>
            <w:ins w:id="1802" w:author="Megan Ball" w:date="2020-10-04T12:47:00Z">
              <w:r w:rsidRPr="00075A53">
                <w:t>0.75488</w:t>
              </w:r>
            </w:ins>
          </w:p>
        </w:tc>
        <w:tc>
          <w:tcPr>
            <w:tcW w:w="1080" w:type="dxa"/>
            <w:noWrap/>
            <w:hideMark/>
            <w:tcPrChange w:id="1803" w:author="Megan Ball" w:date="2020-10-04T12:48:00Z">
              <w:tcPr>
                <w:tcW w:w="871" w:type="dxa"/>
                <w:noWrap/>
                <w:hideMark/>
              </w:tcPr>
            </w:tcPrChange>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04" w:author="Megan Ball" w:date="2020-10-04T12:47:00Z"/>
              </w:rPr>
            </w:pPr>
            <w:ins w:id="1805" w:author="Megan Ball" w:date="2020-10-04T12:47:00Z">
              <w:r w:rsidRPr="00075A53">
                <w:t>5.584</w:t>
              </w:r>
            </w:ins>
          </w:p>
        </w:tc>
        <w:tc>
          <w:tcPr>
            <w:tcW w:w="1170" w:type="dxa"/>
            <w:noWrap/>
            <w:hideMark/>
            <w:tcPrChange w:id="1806" w:author="Megan Ball" w:date="2020-10-04T12:48:00Z">
              <w:tcPr>
                <w:tcW w:w="871" w:type="dxa"/>
                <w:noWrap/>
                <w:hideMark/>
              </w:tcPr>
            </w:tcPrChange>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07" w:author="Megan Ball" w:date="2020-10-04T12:47:00Z"/>
              </w:rPr>
            </w:pPr>
            <w:ins w:id="1808" w:author="Megan Ball" w:date="2020-10-04T12:47:00Z">
              <w:r w:rsidRPr="00075A53">
                <w:t>2.58E-08</w:t>
              </w:r>
            </w:ins>
          </w:p>
        </w:tc>
        <w:tc>
          <w:tcPr>
            <w:tcW w:w="1206" w:type="dxa"/>
            <w:noWrap/>
            <w:hideMark/>
            <w:tcPrChange w:id="1809" w:author="Megan Ball" w:date="2020-10-04T12:48:00Z">
              <w:tcPr>
                <w:tcW w:w="871" w:type="dxa"/>
                <w:noWrap/>
                <w:hideMark/>
              </w:tcPr>
            </w:tcPrChange>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810" w:author="Megan Ball" w:date="2020-10-04T12:47:00Z"/>
              </w:rPr>
            </w:pPr>
            <w:ins w:id="1811" w:author="Megan Ball" w:date="2020-10-04T12:47:00Z">
              <w:r w:rsidRPr="00075A53">
                <w:t>***</w:t>
              </w:r>
            </w:ins>
          </w:p>
        </w:tc>
      </w:tr>
      <w:tr w:rsidR="00075A53" w:rsidRPr="00075A53" w14:paraId="29E171F3" w14:textId="77777777" w:rsidTr="00075A53">
        <w:trPr>
          <w:trHeight w:val="300"/>
          <w:ins w:id="1812" w:author="Megan Ball" w:date="2020-10-04T12:47:00Z"/>
          <w:trPrChange w:id="181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814" w:author="Megan Ball" w:date="2020-10-04T12:48:00Z">
              <w:tcPr>
                <w:tcW w:w="5006" w:type="dxa"/>
                <w:noWrap/>
                <w:hideMark/>
              </w:tcPr>
            </w:tcPrChange>
          </w:tcPr>
          <w:p w14:paraId="49DA4D50" w14:textId="77777777" w:rsidR="00075A53" w:rsidRPr="00075A53" w:rsidRDefault="00075A53">
            <w:pPr>
              <w:rPr>
                <w:ins w:id="1815" w:author="Megan Ball" w:date="2020-10-04T12:47:00Z"/>
              </w:rPr>
            </w:pPr>
            <w:proofErr w:type="spellStart"/>
            <w:ins w:id="1816" w:author="Megan Ball" w:date="2020-10-04T12:47:00Z">
              <w:r w:rsidRPr="00075A53">
                <w:t>countryHonduras</w:t>
              </w:r>
              <w:proofErr w:type="spellEnd"/>
            </w:ins>
          </w:p>
        </w:tc>
        <w:tc>
          <w:tcPr>
            <w:tcW w:w="1170" w:type="dxa"/>
            <w:noWrap/>
            <w:hideMark/>
            <w:tcPrChange w:id="1817" w:author="Megan Ball" w:date="2020-10-04T12:48:00Z">
              <w:tcPr>
                <w:tcW w:w="870" w:type="dxa"/>
                <w:noWrap/>
                <w:hideMark/>
              </w:tcPr>
            </w:tcPrChange>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18" w:author="Megan Ball" w:date="2020-10-04T12:47:00Z"/>
              </w:rPr>
            </w:pPr>
            <w:ins w:id="1819" w:author="Megan Ball" w:date="2020-10-04T12:47:00Z">
              <w:r w:rsidRPr="00075A53">
                <w:t>13.02663</w:t>
              </w:r>
            </w:ins>
          </w:p>
        </w:tc>
        <w:tc>
          <w:tcPr>
            <w:tcW w:w="1170" w:type="dxa"/>
            <w:noWrap/>
            <w:hideMark/>
            <w:tcPrChange w:id="1820" w:author="Megan Ball" w:date="2020-10-04T12:48:00Z">
              <w:tcPr>
                <w:tcW w:w="871" w:type="dxa"/>
                <w:noWrap/>
                <w:hideMark/>
              </w:tcPr>
            </w:tcPrChange>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21" w:author="Megan Ball" w:date="2020-10-04T12:47:00Z"/>
              </w:rPr>
            </w:pPr>
            <w:ins w:id="1822" w:author="Megan Ball" w:date="2020-10-04T12:47:00Z">
              <w:r w:rsidRPr="00075A53">
                <w:t>0.747</w:t>
              </w:r>
            </w:ins>
          </w:p>
        </w:tc>
        <w:tc>
          <w:tcPr>
            <w:tcW w:w="1080" w:type="dxa"/>
            <w:noWrap/>
            <w:hideMark/>
            <w:tcPrChange w:id="1823" w:author="Megan Ball" w:date="2020-10-04T12:48:00Z">
              <w:tcPr>
                <w:tcW w:w="871" w:type="dxa"/>
                <w:noWrap/>
                <w:hideMark/>
              </w:tcPr>
            </w:tcPrChange>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24" w:author="Megan Ball" w:date="2020-10-04T12:47:00Z"/>
              </w:rPr>
            </w:pPr>
            <w:ins w:id="1825" w:author="Megan Ball" w:date="2020-10-04T12:47:00Z">
              <w:r w:rsidRPr="00075A53">
                <w:t>17.438</w:t>
              </w:r>
            </w:ins>
          </w:p>
        </w:tc>
        <w:tc>
          <w:tcPr>
            <w:tcW w:w="1170" w:type="dxa"/>
            <w:noWrap/>
            <w:hideMark/>
            <w:tcPrChange w:id="1826" w:author="Megan Ball" w:date="2020-10-04T12:48:00Z">
              <w:tcPr>
                <w:tcW w:w="871" w:type="dxa"/>
                <w:noWrap/>
                <w:hideMark/>
              </w:tcPr>
            </w:tcPrChange>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827" w:author="Megan Ball" w:date="2020-10-04T12:47:00Z"/>
              </w:rPr>
            </w:pPr>
            <w:ins w:id="1828" w:author="Megan Ball" w:date="2020-10-04T12:47:00Z">
              <w:r w:rsidRPr="00075A53">
                <w:t>&lt; 2e-16</w:t>
              </w:r>
            </w:ins>
          </w:p>
        </w:tc>
        <w:tc>
          <w:tcPr>
            <w:tcW w:w="1206" w:type="dxa"/>
            <w:noWrap/>
            <w:hideMark/>
            <w:tcPrChange w:id="1829" w:author="Megan Ball" w:date="2020-10-04T12:48:00Z">
              <w:tcPr>
                <w:tcW w:w="871" w:type="dxa"/>
                <w:noWrap/>
                <w:hideMark/>
              </w:tcPr>
            </w:tcPrChange>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830" w:author="Megan Ball" w:date="2020-10-04T12:47:00Z"/>
              </w:rPr>
            </w:pPr>
            <w:ins w:id="1831" w:author="Megan Ball" w:date="2020-10-04T12:47:00Z">
              <w:r w:rsidRPr="00075A53">
                <w:t>***</w:t>
              </w:r>
            </w:ins>
          </w:p>
        </w:tc>
      </w:tr>
      <w:tr w:rsidR="00075A53" w:rsidRPr="00075A53" w14:paraId="63C692D4" w14:textId="77777777" w:rsidTr="00075A53">
        <w:trPr>
          <w:cnfStyle w:val="000000100000" w:firstRow="0" w:lastRow="0" w:firstColumn="0" w:lastColumn="0" w:oddVBand="0" w:evenVBand="0" w:oddHBand="1" w:evenHBand="0" w:firstRowFirstColumn="0" w:firstRowLastColumn="0" w:lastRowFirstColumn="0" w:lastRowLastColumn="0"/>
          <w:trHeight w:val="300"/>
          <w:ins w:id="1832" w:author="Megan Ball" w:date="2020-10-04T12:47:00Z"/>
          <w:trPrChange w:id="183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834" w:author="Megan Ball" w:date="2020-10-04T12:48:00Z">
              <w:tcPr>
                <w:tcW w:w="5006" w:type="dxa"/>
                <w:noWrap/>
                <w:hideMark/>
              </w:tcPr>
            </w:tcPrChange>
          </w:tcPr>
          <w:p w14:paraId="48DD40B5"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835" w:author="Megan Ball" w:date="2020-10-04T12:47:00Z"/>
              </w:rPr>
            </w:pPr>
            <w:proofErr w:type="spellStart"/>
            <w:ins w:id="1836" w:author="Megan Ball" w:date="2020-10-04T12:47:00Z">
              <w:r w:rsidRPr="00075A53">
                <w:t>countryHungary</w:t>
              </w:r>
              <w:proofErr w:type="spellEnd"/>
            </w:ins>
          </w:p>
        </w:tc>
        <w:tc>
          <w:tcPr>
            <w:tcW w:w="1170" w:type="dxa"/>
            <w:noWrap/>
            <w:hideMark/>
            <w:tcPrChange w:id="1837" w:author="Megan Ball" w:date="2020-10-04T12:48:00Z">
              <w:tcPr>
                <w:tcW w:w="870" w:type="dxa"/>
                <w:noWrap/>
                <w:hideMark/>
              </w:tcPr>
            </w:tcPrChange>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38" w:author="Megan Ball" w:date="2020-10-04T12:47:00Z"/>
              </w:rPr>
            </w:pPr>
            <w:ins w:id="1839" w:author="Megan Ball" w:date="2020-10-04T12:47:00Z">
              <w:r w:rsidRPr="00075A53">
                <w:t>10.36818</w:t>
              </w:r>
            </w:ins>
          </w:p>
        </w:tc>
        <w:tc>
          <w:tcPr>
            <w:tcW w:w="1170" w:type="dxa"/>
            <w:noWrap/>
            <w:hideMark/>
            <w:tcPrChange w:id="1840" w:author="Megan Ball" w:date="2020-10-04T12:48:00Z">
              <w:tcPr>
                <w:tcW w:w="871" w:type="dxa"/>
                <w:noWrap/>
                <w:hideMark/>
              </w:tcPr>
            </w:tcPrChange>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41" w:author="Megan Ball" w:date="2020-10-04T12:47:00Z"/>
              </w:rPr>
            </w:pPr>
            <w:ins w:id="1842" w:author="Megan Ball" w:date="2020-10-04T12:47:00Z">
              <w:r w:rsidRPr="00075A53">
                <w:t>0.77623</w:t>
              </w:r>
            </w:ins>
          </w:p>
        </w:tc>
        <w:tc>
          <w:tcPr>
            <w:tcW w:w="1080" w:type="dxa"/>
            <w:noWrap/>
            <w:hideMark/>
            <w:tcPrChange w:id="1843" w:author="Megan Ball" w:date="2020-10-04T12:48:00Z">
              <w:tcPr>
                <w:tcW w:w="871" w:type="dxa"/>
                <w:noWrap/>
                <w:hideMark/>
              </w:tcPr>
            </w:tcPrChange>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44" w:author="Megan Ball" w:date="2020-10-04T12:47:00Z"/>
              </w:rPr>
            </w:pPr>
            <w:ins w:id="1845" w:author="Megan Ball" w:date="2020-10-04T12:47:00Z">
              <w:r w:rsidRPr="00075A53">
                <w:t>13.357</w:t>
              </w:r>
            </w:ins>
          </w:p>
        </w:tc>
        <w:tc>
          <w:tcPr>
            <w:tcW w:w="1170" w:type="dxa"/>
            <w:noWrap/>
            <w:hideMark/>
            <w:tcPrChange w:id="1846" w:author="Megan Ball" w:date="2020-10-04T12:48:00Z">
              <w:tcPr>
                <w:tcW w:w="871" w:type="dxa"/>
                <w:noWrap/>
                <w:hideMark/>
              </w:tcPr>
            </w:tcPrChange>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847" w:author="Megan Ball" w:date="2020-10-04T12:47:00Z"/>
              </w:rPr>
            </w:pPr>
            <w:ins w:id="1848" w:author="Megan Ball" w:date="2020-10-04T12:47:00Z">
              <w:r w:rsidRPr="00075A53">
                <w:t>&lt; 2e-16</w:t>
              </w:r>
            </w:ins>
          </w:p>
        </w:tc>
        <w:tc>
          <w:tcPr>
            <w:tcW w:w="1206" w:type="dxa"/>
            <w:noWrap/>
            <w:hideMark/>
            <w:tcPrChange w:id="1849" w:author="Megan Ball" w:date="2020-10-04T12:48:00Z">
              <w:tcPr>
                <w:tcW w:w="871" w:type="dxa"/>
                <w:noWrap/>
                <w:hideMark/>
              </w:tcPr>
            </w:tcPrChange>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850" w:author="Megan Ball" w:date="2020-10-04T12:47:00Z"/>
              </w:rPr>
            </w:pPr>
            <w:ins w:id="1851" w:author="Megan Ball" w:date="2020-10-04T12:47:00Z">
              <w:r w:rsidRPr="00075A53">
                <w:t>***</w:t>
              </w:r>
            </w:ins>
          </w:p>
        </w:tc>
      </w:tr>
      <w:tr w:rsidR="00075A53" w:rsidRPr="00075A53" w14:paraId="55E374BC" w14:textId="77777777" w:rsidTr="00075A53">
        <w:trPr>
          <w:trHeight w:val="300"/>
          <w:ins w:id="1852" w:author="Megan Ball" w:date="2020-10-04T12:47:00Z"/>
          <w:trPrChange w:id="185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854" w:author="Megan Ball" w:date="2020-10-04T12:48:00Z">
              <w:tcPr>
                <w:tcW w:w="5006" w:type="dxa"/>
                <w:noWrap/>
                <w:hideMark/>
              </w:tcPr>
            </w:tcPrChange>
          </w:tcPr>
          <w:p w14:paraId="53FBB751" w14:textId="77777777" w:rsidR="00075A53" w:rsidRPr="00075A53" w:rsidRDefault="00075A53">
            <w:pPr>
              <w:rPr>
                <w:ins w:id="1855" w:author="Megan Ball" w:date="2020-10-04T12:47:00Z"/>
              </w:rPr>
            </w:pPr>
            <w:proofErr w:type="spellStart"/>
            <w:ins w:id="1856" w:author="Megan Ball" w:date="2020-10-04T12:47:00Z">
              <w:r w:rsidRPr="00075A53">
                <w:t>countryIceland</w:t>
              </w:r>
              <w:proofErr w:type="spellEnd"/>
            </w:ins>
          </w:p>
        </w:tc>
        <w:tc>
          <w:tcPr>
            <w:tcW w:w="1170" w:type="dxa"/>
            <w:noWrap/>
            <w:hideMark/>
            <w:tcPrChange w:id="1857" w:author="Megan Ball" w:date="2020-10-04T12:48:00Z">
              <w:tcPr>
                <w:tcW w:w="870" w:type="dxa"/>
                <w:noWrap/>
                <w:hideMark/>
              </w:tcPr>
            </w:tcPrChange>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58" w:author="Megan Ball" w:date="2020-10-04T12:47:00Z"/>
              </w:rPr>
            </w:pPr>
            <w:ins w:id="1859" w:author="Megan Ball" w:date="2020-10-04T12:47:00Z">
              <w:r w:rsidRPr="00075A53">
                <w:t>16.9075</w:t>
              </w:r>
            </w:ins>
          </w:p>
        </w:tc>
        <w:tc>
          <w:tcPr>
            <w:tcW w:w="1170" w:type="dxa"/>
            <w:noWrap/>
            <w:hideMark/>
            <w:tcPrChange w:id="1860" w:author="Megan Ball" w:date="2020-10-04T12:48:00Z">
              <w:tcPr>
                <w:tcW w:w="871" w:type="dxa"/>
                <w:noWrap/>
                <w:hideMark/>
              </w:tcPr>
            </w:tcPrChange>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61" w:author="Megan Ball" w:date="2020-10-04T12:47:00Z"/>
              </w:rPr>
            </w:pPr>
            <w:ins w:id="1862" w:author="Megan Ball" w:date="2020-10-04T12:47:00Z">
              <w:r w:rsidRPr="00075A53">
                <w:t>0.81135</w:t>
              </w:r>
            </w:ins>
          </w:p>
        </w:tc>
        <w:tc>
          <w:tcPr>
            <w:tcW w:w="1080" w:type="dxa"/>
            <w:noWrap/>
            <w:hideMark/>
            <w:tcPrChange w:id="1863" w:author="Megan Ball" w:date="2020-10-04T12:48:00Z">
              <w:tcPr>
                <w:tcW w:w="871" w:type="dxa"/>
                <w:noWrap/>
                <w:hideMark/>
              </w:tcPr>
            </w:tcPrChange>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64" w:author="Megan Ball" w:date="2020-10-04T12:47:00Z"/>
              </w:rPr>
            </w:pPr>
            <w:ins w:id="1865" w:author="Megan Ball" w:date="2020-10-04T12:47:00Z">
              <w:r w:rsidRPr="00075A53">
                <w:t>20.839</w:t>
              </w:r>
            </w:ins>
          </w:p>
        </w:tc>
        <w:tc>
          <w:tcPr>
            <w:tcW w:w="1170" w:type="dxa"/>
            <w:noWrap/>
            <w:hideMark/>
            <w:tcPrChange w:id="1866" w:author="Megan Ball" w:date="2020-10-04T12:48:00Z">
              <w:tcPr>
                <w:tcW w:w="871" w:type="dxa"/>
                <w:noWrap/>
                <w:hideMark/>
              </w:tcPr>
            </w:tcPrChange>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867" w:author="Megan Ball" w:date="2020-10-04T12:47:00Z"/>
              </w:rPr>
            </w:pPr>
            <w:ins w:id="1868" w:author="Megan Ball" w:date="2020-10-04T12:47:00Z">
              <w:r w:rsidRPr="00075A53">
                <w:t>&lt; 2e-16</w:t>
              </w:r>
            </w:ins>
          </w:p>
        </w:tc>
        <w:tc>
          <w:tcPr>
            <w:tcW w:w="1206" w:type="dxa"/>
            <w:noWrap/>
            <w:hideMark/>
            <w:tcPrChange w:id="1869" w:author="Megan Ball" w:date="2020-10-04T12:48:00Z">
              <w:tcPr>
                <w:tcW w:w="871" w:type="dxa"/>
                <w:noWrap/>
                <w:hideMark/>
              </w:tcPr>
            </w:tcPrChange>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870" w:author="Megan Ball" w:date="2020-10-04T12:47:00Z"/>
              </w:rPr>
            </w:pPr>
            <w:ins w:id="1871" w:author="Megan Ball" w:date="2020-10-04T12:47:00Z">
              <w:r w:rsidRPr="00075A53">
                <w:t>***</w:t>
              </w:r>
            </w:ins>
          </w:p>
        </w:tc>
      </w:tr>
      <w:tr w:rsidR="00075A53" w:rsidRPr="00075A53" w14:paraId="69799AB0" w14:textId="77777777" w:rsidTr="00075A53">
        <w:trPr>
          <w:cnfStyle w:val="000000100000" w:firstRow="0" w:lastRow="0" w:firstColumn="0" w:lastColumn="0" w:oddVBand="0" w:evenVBand="0" w:oddHBand="1" w:evenHBand="0" w:firstRowFirstColumn="0" w:firstRowLastColumn="0" w:lastRowFirstColumn="0" w:lastRowLastColumn="0"/>
          <w:trHeight w:val="300"/>
          <w:ins w:id="1872" w:author="Megan Ball" w:date="2020-10-04T12:47:00Z"/>
          <w:trPrChange w:id="187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874" w:author="Megan Ball" w:date="2020-10-04T12:48:00Z">
              <w:tcPr>
                <w:tcW w:w="5006" w:type="dxa"/>
                <w:noWrap/>
                <w:hideMark/>
              </w:tcPr>
            </w:tcPrChange>
          </w:tcPr>
          <w:p w14:paraId="120243C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875" w:author="Megan Ball" w:date="2020-10-04T12:47:00Z"/>
              </w:rPr>
            </w:pPr>
            <w:proofErr w:type="spellStart"/>
            <w:ins w:id="1876" w:author="Megan Ball" w:date="2020-10-04T12:47:00Z">
              <w:r w:rsidRPr="00075A53">
                <w:t>countryIndia</w:t>
              </w:r>
              <w:proofErr w:type="spellEnd"/>
            </w:ins>
          </w:p>
        </w:tc>
        <w:tc>
          <w:tcPr>
            <w:tcW w:w="1170" w:type="dxa"/>
            <w:noWrap/>
            <w:hideMark/>
            <w:tcPrChange w:id="1877" w:author="Megan Ball" w:date="2020-10-04T12:48:00Z">
              <w:tcPr>
                <w:tcW w:w="870" w:type="dxa"/>
                <w:noWrap/>
                <w:hideMark/>
              </w:tcPr>
            </w:tcPrChange>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78" w:author="Megan Ball" w:date="2020-10-04T12:47:00Z"/>
              </w:rPr>
            </w:pPr>
            <w:ins w:id="1879" w:author="Megan Ball" w:date="2020-10-04T12:47:00Z">
              <w:r w:rsidRPr="00075A53">
                <w:t>5.85822</w:t>
              </w:r>
            </w:ins>
          </w:p>
        </w:tc>
        <w:tc>
          <w:tcPr>
            <w:tcW w:w="1170" w:type="dxa"/>
            <w:noWrap/>
            <w:hideMark/>
            <w:tcPrChange w:id="1880" w:author="Megan Ball" w:date="2020-10-04T12:48:00Z">
              <w:tcPr>
                <w:tcW w:w="871" w:type="dxa"/>
                <w:noWrap/>
                <w:hideMark/>
              </w:tcPr>
            </w:tcPrChange>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81" w:author="Megan Ball" w:date="2020-10-04T12:47:00Z"/>
              </w:rPr>
            </w:pPr>
            <w:ins w:id="1882" w:author="Megan Ball" w:date="2020-10-04T12:47:00Z">
              <w:r w:rsidRPr="00075A53">
                <w:t>0.74385</w:t>
              </w:r>
            </w:ins>
          </w:p>
        </w:tc>
        <w:tc>
          <w:tcPr>
            <w:tcW w:w="1080" w:type="dxa"/>
            <w:noWrap/>
            <w:hideMark/>
            <w:tcPrChange w:id="1883" w:author="Megan Ball" w:date="2020-10-04T12:48:00Z">
              <w:tcPr>
                <w:tcW w:w="871" w:type="dxa"/>
                <w:noWrap/>
                <w:hideMark/>
              </w:tcPr>
            </w:tcPrChange>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84" w:author="Megan Ball" w:date="2020-10-04T12:47:00Z"/>
              </w:rPr>
            </w:pPr>
            <w:ins w:id="1885" w:author="Megan Ball" w:date="2020-10-04T12:47:00Z">
              <w:r w:rsidRPr="00075A53">
                <w:t>7.876</w:t>
              </w:r>
            </w:ins>
          </w:p>
        </w:tc>
        <w:tc>
          <w:tcPr>
            <w:tcW w:w="1170" w:type="dxa"/>
            <w:noWrap/>
            <w:hideMark/>
            <w:tcPrChange w:id="1886" w:author="Megan Ball" w:date="2020-10-04T12:48:00Z">
              <w:tcPr>
                <w:tcW w:w="871" w:type="dxa"/>
                <w:noWrap/>
                <w:hideMark/>
              </w:tcPr>
            </w:tcPrChange>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887" w:author="Megan Ball" w:date="2020-10-04T12:47:00Z"/>
              </w:rPr>
            </w:pPr>
            <w:ins w:id="1888" w:author="Megan Ball" w:date="2020-10-04T12:47:00Z">
              <w:r w:rsidRPr="00075A53">
                <w:t>4.85E-15</w:t>
              </w:r>
            </w:ins>
          </w:p>
        </w:tc>
        <w:tc>
          <w:tcPr>
            <w:tcW w:w="1206" w:type="dxa"/>
            <w:noWrap/>
            <w:hideMark/>
            <w:tcPrChange w:id="1889" w:author="Megan Ball" w:date="2020-10-04T12:48:00Z">
              <w:tcPr>
                <w:tcW w:w="871" w:type="dxa"/>
                <w:noWrap/>
                <w:hideMark/>
              </w:tcPr>
            </w:tcPrChange>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890" w:author="Megan Ball" w:date="2020-10-04T12:47:00Z"/>
              </w:rPr>
            </w:pPr>
            <w:ins w:id="1891" w:author="Megan Ball" w:date="2020-10-04T12:47:00Z">
              <w:r w:rsidRPr="00075A53">
                <w:t>***</w:t>
              </w:r>
            </w:ins>
          </w:p>
        </w:tc>
      </w:tr>
      <w:tr w:rsidR="00075A53" w:rsidRPr="00075A53" w14:paraId="2DCFF7E7" w14:textId="77777777" w:rsidTr="00075A53">
        <w:trPr>
          <w:trHeight w:val="300"/>
          <w:ins w:id="1892" w:author="Megan Ball" w:date="2020-10-04T12:47:00Z"/>
          <w:trPrChange w:id="189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894" w:author="Megan Ball" w:date="2020-10-04T12:48:00Z">
              <w:tcPr>
                <w:tcW w:w="5006" w:type="dxa"/>
                <w:noWrap/>
                <w:hideMark/>
              </w:tcPr>
            </w:tcPrChange>
          </w:tcPr>
          <w:p w14:paraId="79304A58" w14:textId="77777777" w:rsidR="00075A53" w:rsidRPr="00075A53" w:rsidRDefault="00075A53">
            <w:pPr>
              <w:rPr>
                <w:ins w:id="1895" w:author="Megan Ball" w:date="2020-10-04T12:47:00Z"/>
              </w:rPr>
            </w:pPr>
            <w:proofErr w:type="spellStart"/>
            <w:ins w:id="1896" w:author="Megan Ball" w:date="2020-10-04T12:47:00Z">
              <w:r w:rsidRPr="00075A53">
                <w:t>countryIndonesia</w:t>
              </w:r>
              <w:proofErr w:type="spellEnd"/>
            </w:ins>
          </w:p>
        </w:tc>
        <w:tc>
          <w:tcPr>
            <w:tcW w:w="1170" w:type="dxa"/>
            <w:noWrap/>
            <w:hideMark/>
            <w:tcPrChange w:id="1897" w:author="Megan Ball" w:date="2020-10-04T12:48:00Z">
              <w:tcPr>
                <w:tcW w:w="870" w:type="dxa"/>
                <w:noWrap/>
                <w:hideMark/>
              </w:tcPr>
            </w:tcPrChange>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898" w:author="Megan Ball" w:date="2020-10-04T12:47:00Z"/>
              </w:rPr>
            </w:pPr>
            <w:ins w:id="1899" w:author="Megan Ball" w:date="2020-10-04T12:47:00Z">
              <w:r w:rsidRPr="00075A53">
                <w:t>6.72672</w:t>
              </w:r>
            </w:ins>
          </w:p>
        </w:tc>
        <w:tc>
          <w:tcPr>
            <w:tcW w:w="1170" w:type="dxa"/>
            <w:noWrap/>
            <w:hideMark/>
            <w:tcPrChange w:id="1900" w:author="Megan Ball" w:date="2020-10-04T12:48:00Z">
              <w:tcPr>
                <w:tcW w:w="871" w:type="dxa"/>
                <w:noWrap/>
                <w:hideMark/>
              </w:tcPr>
            </w:tcPrChange>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01" w:author="Megan Ball" w:date="2020-10-04T12:47:00Z"/>
              </w:rPr>
            </w:pPr>
            <w:ins w:id="1902" w:author="Megan Ball" w:date="2020-10-04T12:47:00Z">
              <w:r w:rsidRPr="00075A53">
                <w:t>0.75027</w:t>
              </w:r>
            </w:ins>
          </w:p>
        </w:tc>
        <w:tc>
          <w:tcPr>
            <w:tcW w:w="1080" w:type="dxa"/>
            <w:noWrap/>
            <w:hideMark/>
            <w:tcPrChange w:id="1903" w:author="Megan Ball" w:date="2020-10-04T12:48:00Z">
              <w:tcPr>
                <w:tcW w:w="871" w:type="dxa"/>
                <w:noWrap/>
                <w:hideMark/>
              </w:tcPr>
            </w:tcPrChange>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04" w:author="Megan Ball" w:date="2020-10-04T12:47:00Z"/>
              </w:rPr>
            </w:pPr>
            <w:ins w:id="1905" w:author="Megan Ball" w:date="2020-10-04T12:47:00Z">
              <w:r w:rsidRPr="00075A53">
                <w:t>8.966</w:t>
              </w:r>
            </w:ins>
          </w:p>
        </w:tc>
        <w:tc>
          <w:tcPr>
            <w:tcW w:w="1170" w:type="dxa"/>
            <w:noWrap/>
            <w:hideMark/>
            <w:tcPrChange w:id="1906" w:author="Megan Ball" w:date="2020-10-04T12:48:00Z">
              <w:tcPr>
                <w:tcW w:w="871" w:type="dxa"/>
                <w:noWrap/>
                <w:hideMark/>
              </w:tcPr>
            </w:tcPrChange>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07" w:author="Megan Ball" w:date="2020-10-04T12:47:00Z"/>
              </w:rPr>
            </w:pPr>
            <w:ins w:id="1908" w:author="Megan Ball" w:date="2020-10-04T12:47:00Z">
              <w:r w:rsidRPr="00075A53">
                <w:t>&lt; 2e-16</w:t>
              </w:r>
            </w:ins>
          </w:p>
        </w:tc>
        <w:tc>
          <w:tcPr>
            <w:tcW w:w="1206" w:type="dxa"/>
            <w:noWrap/>
            <w:hideMark/>
            <w:tcPrChange w:id="1909" w:author="Megan Ball" w:date="2020-10-04T12:48:00Z">
              <w:tcPr>
                <w:tcW w:w="871" w:type="dxa"/>
                <w:noWrap/>
                <w:hideMark/>
              </w:tcPr>
            </w:tcPrChange>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10" w:author="Megan Ball" w:date="2020-10-04T12:47:00Z"/>
              </w:rPr>
            </w:pPr>
            <w:ins w:id="1911" w:author="Megan Ball" w:date="2020-10-04T12:47:00Z">
              <w:r w:rsidRPr="00075A53">
                <w:t>***</w:t>
              </w:r>
            </w:ins>
          </w:p>
        </w:tc>
      </w:tr>
      <w:tr w:rsidR="00075A53" w:rsidRPr="00075A53" w14:paraId="674D66D2" w14:textId="77777777" w:rsidTr="00075A53">
        <w:trPr>
          <w:cnfStyle w:val="000000100000" w:firstRow="0" w:lastRow="0" w:firstColumn="0" w:lastColumn="0" w:oddVBand="0" w:evenVBand="0" w:oddHBand="1" w:evenHBand="0" w:firstRowFirstColumn="0" w:firstRowLastColumn="0" w:lastRowFirstColumn="0" w:lastRowLastColumn="0"/>
          <w:trHeight w:val="300"/>
          <w:ins w:id="1912" w:author="Megan Ball" w:date="2020-10-04T12:47:00Z"/>
          <w:trPrChange w:id="191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914" w:author="Megan Ball" w:date="2020-10-04T12:48:00Z">
              <w:tcPr>
                <w:tcW w:w="5006" w:type="dxa"/>
                <w:noWrap/>
                <w:hideMark/>
              </w:tcPr>
            </w:tcPrChange>
          </w:tcPr>
          <w:p w14:paraId="1E66186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915" w:author="Megan Ball" w:date="2020-10-04T12:47:00Z"/>
              </w:rPr>
            </w:pPr>
            <w:proofErr w:type="spellStart"/>
            <w:ins w:id="1916" w:author="Megan Ball" w:date="2020-10-04T12:47:00Z">
              <w:r w:rsidRPr="00075A53">
                <w:t>countryIran</w:t>
              </w:r>
              <w:proofErr w:type="spellEnd"/>
              <w:r w:rsidRPr="00075A53">
                <w:t xml:space="preserve"> (Islamic Republic of)</w:t>
              </w:r>
            </w:ins>
          </w:p>
        </w:tc>
        <w:tc>
          <w:tcPr>
            <w:tcW w:w="1170" w:type="dxa"/>
            <w:noWrap/>
            <w:hideMark/>
            <w:tcPrChange w:id="1917" w:author="Megan Ball" w:date="2020-10-04T12:48:00Z">
              <w:tcPr>
                <w:tcW w:w="870" w:type="dxa"/>
                <w:noWrap/>
                <w:hideMark/>
              </w:tcPr>
            </w:tcPrChange>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18" w:author="Megan Ball" w:date="2020-10-04T12:47:00Z"/>
              </w:rPr>
            </w:pPr>
            <w:ins w:id="1919" w:author="Megan Ball" w:date="2020-10-04T12:47:00Z">
              <w:r w:rsidRPr="00075A53">
                <w:t>12.14702</w:t>
              </w:r>
            </w:ins>
          </w:p>
        </w:tc>
        <w:tc>
          <w:tcPr>
            <w:tcW w:w="1170" w:type="dxa"/>
            <w:noWrap/>
            <w:hideMark/>
            <w:tcPrChange w:id="1920" w:author="Megan Ball" w:date="2020-10-04T12:48:00Z">
              <w:tcPr>
                <w:tcW w:w="871" w:type="dxa"/>
                <w:noWrap/>
                <w:hideMark/>
              </w:tcPr>
            </w:tcPrChange>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21" w:author="Megan Ball" w:date="2020-10-04T12:47:00Z"/>
              </w:rPr>
            </w:pPr>
            <w:ins w:id="1922" w:author="Megan Ball" w:date="2020-10-04T12:47:00Z">
              <w:r w:rsidRPr="00075A53">
                <w:t>0.75671</w:t>
              </w:r>
            </w:ins>
          </w:p>
        </w:tc>
        <w:tc>
          <w:tcPr>
            <w:tcW w:w="1080" w:type="dxa"/>
            <w:noWrap/>
            <w:hideMark/>
            <w:tcPrChange w:id="1923" w:author="Megan Ball" w:date="2020-10-04T12:48:00Z">
              <w:tcPr>
                <w:tcW w:w="871" w:type="dxa"/>
                <w:noWrap/>
                <w:hideMark/>
              </w:tcPr>
            </w:tcPrChange>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24" w:author="Megan Ball" w:date="2020-10-04T12:47:00Z"/>
              </w:rPr>
            </w:pPr>
            <w:ins w:id="1925" w:author="Megan Ball" w:date="2020-10-04T12:47:00Z">
              <w:r w:rsidRPr="00075A53">
                <w:t>16.052</w:t>
              </w:r>
            </w:ins>
          </w:p>
        </w:tc>
        <w:tc>
          <w:tcPr>
            <w:tcW w:w="1170" w:type="dxa"/>
            <w:noWrap/>
            <w:hideMark/>
            <w:tcPrChange w:id="1926" w:author="Megan Ball" w:date="2020-10-04T12:48:00Z">
              <w:tcPr>
                <w:tcW w:w="871" w:type="dxa"/>
                <w:noWrap/>
                <w:hideMark/>
              </w:tcPr>
            </w:tcPrChange>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927" w:author="Megan Ball" w:date="2020-10-04T12:47:00Z"/>
              </w:rPr>
            </w:pPr>
            <w:ins w:id="1928" w:author="Megan Ball" w:date="2020-10-04T12:47:00Z">
              <w:r w:rsidRPr="00075A53">
                <w:t>&lt; 2e-16</w:t>
              </w:r>
            </w:ins>
          </w:p>
        </w:tc>
        <w:tc>
          <w:tcPr>
            <w:tcW w:w="1206" w:type="dxa"/>
            <w:noWrap/>
            <w:hideMark/>
            <w:tcPrChange w:id="1929" w:author="Megan Ball" w:date="2020-10-04T12:48:00Z">
              <w:tcPr>
                <w:tcW w:w="871" w:type="dxa"/>
                <w:noWrap/>
                <w:hideMark/>
              </w:tcPr>
            </w:tcPrChange>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930" w:author="Megan Ball" w:date="2020-10-04T12:47:00Z"/>
              </w:rPr>
            </w:pPr>
            <w:ins w:id="1931" w:author="Megan Ball" w:date="2020-10-04T12:47:00Z">
              <w:r w:rsidRPr="00075A53">
                <w:t>***</w:t>
              </w:r>
            </w:ins>
          </w:p>
        </w:tc>
      </w:tr>
      <w:tr w:rsidR="00075A53" w:rsidRPr="00075A53" w14:paraId="0409BD78" w14:textId="77777777" w:rsidTr="00075A53">
        <w:trPr>
          <w:trHeight w:val="300"/>
          <w:ins w:id="1932" w:author="Megan Ball" w:date="2020-10-04T12:47:00Z"/>
          <w:trPrChange w:id="193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934" w:author="Megan Ball" w:date="2020-10-04T12:48:00Z">
              <w:tcPr>
                <w:tcW w:w="5006" w:type="dxa"/>
                <w:noWrap/>
                <w:hideMark/>
              </w:tcPr>
            </w:tcPrChange>
          </w:tcPr>
          <w:p w14:paraId="1F6E7064" w14:textId="77777777" w:rsidR="00075A53" w:rsidRPr="00075A53" w:rsidRDefault="00075A53">
            <w:pPr>
              <w:rPr>
                <w:ins w:id="1935" w:author="Megan Ball" w:date="2020-10-04T12:47:00Z"/>
              </w:rPr>
            </w:pPr>
            <w:proofErr w:type="spellStart"/>
            <w:ins w:id="1936" w:author="Megan Ball" w:date="2020-10-04T12:47:00Z">
              <w:r w:rsidRPr="00075A53">
                <w:t>countryIraq</w:t>
              </w:r>
              <w:proofErr w:type="spellEnd"/>
            </w:ins>
          </w:p>
        </w:tc>
        <w:tc>
          <w:tcPr>
            <w:tcW w:w="1170" w:type="dxa"/>
            <w:noWrap/>
            <w:hideMark/>
            <w:tcPrChange w:id="1937" w:author="Megan Ball" w:date="2020-10-04T12:48:00Z">
              <w:tcPr>
                <w:tcW w:w="870" w:type="dxa"/>
                <w:noWrap/>
                <w:hideMark/>
              </w:tcPr>
            </w:tcPrChange>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38" w:author="Megan Ball" w:date="2020-10-04T12:47:00Z"/>
              </w:rPr>
            </w:pPr>
            <w:ins w:id="1939" w:author="Megan Ball" w:date="2020-10-04T12:47:00Z">
              <w:r w:rsidRPr="00075A53">
                <w:t>10.55097</w:t>
              </w:r>
            </w:ins>
          </w:p>
        </w:tc>
        <w:tc>
          <w:tcPr>
            <w:tcW w:w="1170" w:type="dxa"/>
            <w:noWrap/>
            <w:hideMark/>
            <w:tcPrChange w:id="1940" w:author="Megan Ball" w:date="2020-10-04T12:48:00Z">
              <w:tcPr>
                <w:tcW w:w="871" w:type="dxa"/>
                <w:noWrap/>
                <w:hideMark/>
              </w:tcPr>
            </w:tcPrChange>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41" w:author="Megan Ball" w:date="2020-10-04T12:47:00Z"/>
              </w:rPr>
            </w:pPr>
            <w:ins w:id="1942" w:author="Megan Ball" w:date="2020-10-04T12:47:00Z">
              <w:r w:rsidRPr="00075A53">
                <w:t>0.74594</w:t>
              </w:r>
            </w:ins>
          </w:p>
        </w:tc>
        <w:tc>
          <w:tcPr>
            <w:tcW w:w="1080" w:type="dxa"/>
            <w:noWrap/>
            <w:hideMark/>
            <w:tcPrChange w:id="1943" w:author="Megan Ball" w:date="2020-10-04T12:48:00Z">
              <w:tcPr>
                <w:tcW w:w="871" w:type="dxa"/>
                <w:noWrap/>
                <w:hideMark/>
              </w:tcPr>
            </w:tcPrChange>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44" w:author="Megan Ball" w:date="2020-10-04T12:47:00Z"/>
              </w:rPr>
            </w:pPr>
            <w:ins w:id="1945" w:author="Megan Ball" w:date="2020-10-04T12:47:00Z">
              <w:r w:rsidRPr="00075A53">
                <w:t>14.145</w:t>
              </w:r>
            </w:ins>
          </w:p>
        </w:tc>
        <w:tc>
          <w:tcPr>
            <w:tcW w:w="1170" w:type="dxa"/>
            <w:noWrap/>
            <w:hideMark/>
            <w:tcPrChange w:id="1946" w:author="Megan Ball" w:date="2020-10-04T12:48:00Z">
              <w:tcPr>
                <w:tcW w:w="871" w:type="dxa"/>
                <w:noWrap/>
                <w:hideMark/>
              </w:tcPr>
            </w:tcPrChange>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47" w:author="Megan Ball" w:date="2020-10-04T12:47:00Z"/>
              </w:rPr>
            </w:pPr>
            <w:ins w:id="1948" w:author="Megan Ball" w:date="2020-10-04T12:47:00Z">
              <w:r w:rsidRPr="00075A53">
                <w:t>&lt; 2e-16</w:t>
              </w:r>
            </w:ins>
          </w:p>
        </w:tc>
        <w:tc>
          <w:tcPr>
            <w:tcW w:w="1206" w:type="dxa"/>
            <w:noWrap/>
            <w:hideMark/>
            <w:tcPrChange w:id="1949" w:author="Megan Ball" w:date="2020-10-04T12:48:00Z">
              <w:tcPr>
                <w:tcW w:w="871" w:type="dxa"/>
                <w:noWrap/>
                <w:hideMark/>
              </w:tcPr>
            </w:tcPrChange>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50" w:author="Megan Ball" w:date="2020-10-04T12:47:00Z"/>
              </w:rPr>
            </w:pPr>
            <w:ins w:id="1951" w:author="Megan Ball" w:date="2020-10-04T12:47:00Z">
              <w:r w:rsidRPr="00075A53">
                <w:t>***</w:t>
              </w:r>
            </w:ins>
          </w:p>
        </w:tc>
      </w:tr>
      <w:tr w:rsidR="00075A53" w:rsidRPr="00075A53" w14:paraId="2BF3AA7C" w14:textId="77777777" w:rsidTr="00075A53">
        <w:trPr>
          <w:cnfStyle w:val="000000100000" w:firstRow="0" w:lastRow="0" w:firstColumn="0" w:lastColumn="0" w:oddVBand="0" w:evenVBand="0" w:oddHBand="1" w:evenHBand="0" w:firstRowFirstColumn="0" w:firstRowLastColumn="0" w:lastRowFirstColumn="0" w:lastRowLastColumn="0"/>
          <w:trHeight w:val="300"/>
          <w:ins w:id="1952" w:author="Megan Ball" w:date="2020-10-04T12:47:00Z"/>
          <w:trPrChange w:id="195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954" w:author="Megan Ball" w:date="2020-10-04T12:48:00Z">
              <w:tcPr>
                <w:tcW w:w="5006" w:type="dxa"/>
                <w:noWrap/>
                <w:hideMark/>
              </w:tcPr>
            </w:tcPrChange>
          </w:tcPr>
          <w:p w14:paraId="04B6621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955" w:author="Megan Ball" w:date="2020-10-04T12:47:00Z"/>
              </w:rPr>
            </w:pPr>
            <w:proofErr w:type="spellStart"/>
            <w:ins w:id="1956" w:author="Megan Ball" w:date="2020-10-04T12:47:00Z">
              <w:r w:rsidRPr="00075A53">
                <w:t>countryIreland</w:t>
              </w:r>
              <w:proofErr w:type="spellEnd"/>
            </w:ins>
          </w:p>
        </w:tc>
        <w:tc>
          <w:tcPr>
            <w:tcW w:w="1170" w:type="dxa"/>
            <w:noWrap/>
            <w:hideMark/>
            <w:tcPrChange w:id="1957" w:author="Megan Ball" w:date="2020-10-04T12:48:00Z">
              <w:tcPr>
                <w:tcW w:w="870" w:type="dxa"/>
                <w:noWrap/>
                <w:hideMark/>
              </w:tcPr>
            </w:tcPrChange>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58" w:author="Megan Ball" w:date="2020-10-04T12:47:00Z"/>
              </w:rPr>
            </w:pPr>
            <w:ins w:id="1959" w:author="Megan Ball" w:date="2020-10-04T12:47:00Z">
              <w:r w:rsidRPr="00075A53">
                <w:t>14.90503</w:t>
              </w:r>
            </w:ins>
          </w:p>
        </w:tc>
        <w:tc>
          <w:tcPr>
            <w:tcW w:w="1170" w:type="dxa"/>
            <w:noWrap/>
            <w:hideMark/>
            <w:tcPrChange w:id="1960" w:author="Megan Ball" w:date="2020-10-04T12:48:00Z">
              <w:tcPr>
                <w:tcW w:w="871" w:type="dxa"/>
                <w:noWrap/>
                <w:hideMark/>
              </w:tcPr>
            </w:tcPrChange>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61" w:author="Megan Ball" w:date="2020-10-04T12:47:00Z"/>
              </w:rPr>
            </w:pPr>
            <w:ins w:id="1962" w:author="Megan Ball" w:date="2020-10-04T12:47:00Z">
              <w:r w:rsidRPr="00075A53">
                <w:t>0.80478</w:t>
              </w:r>
            </w:ins>
          </w:p>
        </w:tc>
        <w:tc>
          <w:tcPr>
            <w:tcW w:w="1080" w:type="dxa"/>
            <w:noWrap/>
            <w:hideMark/>
            <w:tcPrChange w:id="1963" w:author="Megan Ball" w:date="2020-10-04T12:48:00Z">
              <w:tcPr>
                <w:tcW w:w="871" w:type="dxa"/>
                <w:noWrap/>
                <w:hideMark/>
              </w:tcPr>
            </w:tcPrChange>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64" w:author="Megan Ball" w:date="2020-10-04T12:47:00Z"/>
              </w:rPr>
            </w:pPr>
            <w:ins w:id="1965" w:author="Megan Ball" w:date="2020-10-04T12:47:00Z">
              <w:r w:rsidRPr="00075A53">
                <w:t>18.521</w:t>
              </w:r>
            </w:ins>
          </w:p>
        </w:tc>
        <w:tc>
          <w:tcPr>
            <w:tcW w:w="1170" w:type="dxa"/>
            <w:noWrap/>
            <w:hideMark/>
            <w:tcPrChange w:id="1966" w:author="Megan Ball" w:date="2020-10-04T12:48:00Z">
              <w:tcPr>
                <w:tcW w:w="871" w:type="dxa"/>
                <w:noWrap/>
                <w:hideMark/>
              </w:tcPr>
            </w:tcPrChange>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967" w:author="Megan Ball" w:date="2020-10-04T12:47:00Z"/>
              </w:rPr>
            </w:pPr>
            <w:ins w:id="1968" w:author="Megan Ball" w:date="2020-10-04T12:47:00Z">
              <w:r w:rsidRPr="00075A53">
                <w:t>&lt; 2e-16</w:t>
              </w:r>
            </w:ins>
          </w:p>
        </w:tc>
        <w:tc>
          <w:tcPr>
            <w:tcW w:w="1206" w:type="dxa"/>
            <w:noWrap/>
            <w:hideMark/>
            <w:tcPrChange w:id="1969" w:author="Megan Ball" w:date="2020-10-04T12:48:00Z">
              <w:tcPr>
                <w:tcW w:w="871" w:type="dxa"/>
                <w:noWrap/>
                <w:hideMark/>
              </w:tcPr>
            </w:tcPrChange>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1970" w:author="Megan Ball" w:date="2020-10-04T12:47:00Z"/>
              </w:rPr>
            </w:pPr>
            <w:ins w:id="1971" w:author="Megan Ball" w:date="2020-10-04T12:47:00Z">
              <w:r w:rsidRPr="00075A53">
                <w:t>***</w:t>
              </w:r>
            </w:ins>
          </w:p>
        </w:tc>
      </w:tr>
      <w:tr w:rsidR="00075A53" w:rsidRPr="00075A53" w14:paraId="44988D4C" w14:textId="77777777" w:rsidTr="00075A53">
        <w:trPr>
          <w:trHeight w:val="300"/>
          <w:ins w:id="1972" w:author="Megan Ball" w:date="2020-10-04T12:47:00Z"/>
          <w:trPrChange w:id="197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974" w:author="Megan Ball" w:date="2020-10-04T12:48:00Z">
              <w:tcPr>
                <w:tcW w:w="5006" w:type="dxa"/>
                <w:noWrap/>
                <w:hideMark/>
              </w:tcPr>
            </w:tcPrChange>
          </w:tcPr>
          <w:p w14:paraId="3DE0190F" w14:textId="77777777" w:rsidR="00075A53" w:rsidRPr="00075A53" w:rsidRDefault="00075A53">
            <w:pPr>
              <w:rPr>
                <w:ins w:id="1975" w:author="Megan Ball" w:date="2020-10-04T12:47:00Z"/>
              </w:rPr>
            </w:pPr>
            <w:proofErr w:type="spellStart"/>
            <w:ins w:id="1976" w:author="Megan Ball" w:date="2020-10-04T12:47:00Z">
              <w:r w:rsidRPr="00075A53">
                <w:t>countryIsrael</w:t>
              </w:r>
              <w:proofErr w:type="spellEnd"/>
            </w:ins>
          </w:p>
        </w:tc>
        <w:tc>
          <w:tcPr>
            <w:tcW w:w="1170" w:type="dxa"/>
            <w:noWrap/>
            <w:hideMark/>
            <w:tcPrChange w:id="1977" w:author="Megan Ball" w:date="2020-10-04T12:48:00Z">
              <w:tcPr>
                <w:tcW w:w="870" w:type="dxa"/>
                <w:noWrap/>
                <w:hideMark/>
              </w:tcPr>
            </w:tcPrChange>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78" w:author="Megan Ball" w:date="2020-10-04T12:47:00Z"/>
              </w:rPr>
            </w:pPr>
            <w:ins w:id="1979" w:author="Megan Ball" w:date="2020-10-04T12:47:00Z">
              <w:r w:rsidRPr="00075A53">
                <w:t>17.29809</w:t>
              </w:r>
            </w:ins>
          </w:p>
        </w:tc>
        <w:tc>
          <w:tcPr>
            <w:tcW w:w="1170" w:type="dxa"/>
            <w:noWrap/>
            <w:hideMark/>
            <w:tcPrChange w:id="1980" w:author="Megan Ball" w:date="2020-10-04T12:48:00Z">
              <w:tcPr>
                <w:tcW w:w="871" w:type="dxa"/>
                <w:noWrap/>
                <w:hideMark/>
              </w:tcPr>
            </w:tcPrChange>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81" w:author="Megan Ball" w:date="2020-10-04T12:47:00Z"/>
              </w:rPr>
            </w:pPr>
            <w:ins w:id="1982" w:author="Megan Ball" w:date="2020-10-04T12:47:00Z">
              <w:r w:rsidRPr="00075A53">
                <w:t>0.7831</w:t>
              </w:r>
            </w:ins>
          </w:p>
        </w:tc>
        <w:tc>
          <w:tcPr>
            <w:tcW w:w="1080" w:type="dxa"/>
            <w:noWrap/>
            <w:hideMark/>
            <w:tcPrChange w:id="1983" w:author="Megan Ball" w:date="2020-10-04T12:48:00Z">
              <w:tcPr>
                <w:tcW w:w="871" w:type="dxa"/>
                <w:noWrap/>
                <w:hideMark/>
              </w:tcPr>
            </w:tcPrChange>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1984" w:author="Megan Ball" w:date="2020-10-04T12:47:00Z"/>
              </w:rPr>
            </w:pPr>
            <w:ins w:id="1985" w:author="Megan Ball" w:date="2020-10-04T12:47:00Z">
              <w:r w:rsidRPr="00075A53">
                <w:t>22.089</w:t>
              </w:r>
            </w:ins>
          </w:p>
        </w:tc>
        <w:tc>
          <w:tcPr>
            <w:tcW w:w="1170" w:type="dxa"/>
            <w:noWrap/>
            <w:hideMark/>
            <w:tcPrChange w:id="1986" w:author="Megan Ball" w:date="2020-10-04T12:48:00Z">
              <w:tcPr>
                <w:tcW w:w="871" w:type="dxa"/>
                <w:noWrap/>
                <w:hideMark/>
              </w:tcPr>
            </w:tcPrChange>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87" w:author="Megan Ball" w:date="2020-10-04T12:47:00Z"/>
              </w:rPr>
            </w:pPr>
            <w:ins w:id="1988" w:author="Megan Ball" w:date="2020-10-04T12:47:00Z">
              <w:r w:rsidRPr="00075A53">
                <w:t>&lt; 2e-16</w:t>
              </w:r>
            </w:ins>
          </w:p>
        </w:tc>
        <w:tc>
          <w:tcPr>
            <w:tcW w:w="1206" w:type="dxa"/>
            <w:noWrap/>
            <w:hideMark/>
            <w:tcPrChange w:id="1989" w:author="Megan Ball" w:date="2020-10-04T12:48:00Z">
              <w:tcPr>
                <w:tcW w:w="871" w:type="dxa"/>
                <w:noWrap/>
                <w:hideMark/>
              </w:tcPr>
            </w:tcPrChange>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1990" w:author="Megan Ball" w:date="2020-10-04T12:47:00Z"/>
              </w:rPr>
            </w:pPr>
            <w:ins w:id="1991" w:author="Megan Ball" w:date="2020-10-04T12:47:00Z">
              <w:r w:rsidRPr="00075A53">
                <w:t>***</w:t>
              </w:r>
            </w:ins>
          </w:p>
        </w:tc>
      </w:tr>
      <w:tr w:rsidR="00075A53" w:rsidRPr="00075A53" w14:paraId="115A3B1D" w14:textId="77777777" w:rsidTr="00075A53">
        <w:trPr>
          <w:cnfStyle w:val="000000100000" w:firstRow="0" w:lastRow="0" w:firstColumn="0" w:lastColumn="0" w:oddVBand="0" w:evenVBand="0" w:oddHBand="1" w:evenHBand="0" w:firstRowFirstColumn="0" w:firstRowLastColumn="0" w:lastRowFirstColumn="0" w:lastRowLastColumn="0"/>
          <w:trHeight w:val="300"/>
          <w:ins w:id="1992" w:author="Megan Ball" w:date="2020-10-04T12:47:00Z"/>
          <w:trPrChange w:id="199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1994" w:author="Megan Ball" w:date="2020-10-04T12:48:00Z">
              <w:tcPr>
                <w:tcW w:w="5006" w:type="dxa"/>
                <w:noWrap/>
                <w:hideMark/>
              </w:tcPr>
            </w:tcPrChange>
          </w:tcPr>
          <w:p w14:paraId="2B716F7B"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1995" w:author="Megan Ball" w:date="2020-10-04T12:47:00Z"/>
              </w:rPr>
            </w:pPr>
            <w:proofErr w:type="spellStart"/>
            <w:ins w:id="1996" w:author="Megan Ball" w:date="2020-10-04T12:47:00Z">
              <w:r w:rsidRPr="00075A53">
                <w:t>countryItaly</w:t>
              </w:r>
              <w:proofErr w:type="spellEnd"/>
            </w:ins>
          </w:p>
        </w:tc>
        <w:tc>
          <w:tcPr>
            <w:tcW w:w="1170" w:type="dxa"/>
            <w:noWrap/>
            <w:hideMark/>
            <w:tcPrChange w:id="1997" w:author="Megan Ball" w:date="2020-10-04T12:48:00Z">
              <w:tcPr>
                <w:tcW w:w="870" w:type="dxa"/>
                <w:noWrap/>
                <w:hideMark/>
              </w:tcPr>
            </w:tcPrChange>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1998" w:author="Megan Ball" w:date="2020-10-04T12:47:00Z"/>
              </w:rPr>
            </w:pPr>
            <w:ins w:id="1999" w:author="Megan Ball" w:date="2020-10-04T12:47:00Z">
              <w:r w:rsidRPr="00075A53">
                <w:t>18.09061</w:t>
              </w:r>
            </w:ins>
          </w:p>
        </w:tc>
        <w:tc>
          <w:tcPr>
            <w:tcW w:w="1170" w:type="dxa"/>
            <w:noWrap/>
            <w:hideMark/>
            <w:tcPrChange w:id="2000" w:author="Megan Ball" w:date="2020-10-04T12:48:00Z">
              <w:tcPr>
                <w:tcW w:w="871" w:type="dxa"/>
                <w:noWrap/>
                <w:hideMark/>
              </w:tcPr>
            </w:tcPrChange>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01" w:author="Megan Ball" w:date="2020-10-04T12:47:00Z"/>
              </w:rPr>
            </w:pPr>
            <w:ins w:id="2002" w:author="Megan Ball" w:date="2020-10-04T12:47:00Z">
              <w:r w:rsidRPr="00075A53">
                <w:t>0.78486</w:t>
              </w:r>
            </w:ins>
          </w:p>
        </w:tc>
        <w:tc>
          <w:tcPr>
            <w:tcW w:w="1080" w:type="dxa"/>
            <w:noWrap/>
            <w:hideMark/>
            <w:tcPrChange w:id="2003" w:author="Megan Ball" w:date="2020-10-04T12:48:00Z">
              <w:tcPr>
                <w:tcW w:w="871" w:type="dxa"/>
                <w:noWrap/>
                <w:hideMark/>
              </w:tcPr>
            </w:tcPrChange>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04" w:author="Megan Ball" w:date="2020-10-04T12:47:00Z"/>
              </w:rPr>
            </w:pPr>
            <w:ins w:id="2005" w:author="Megan Ball" w:date="2020-10-04T12:47:00Z">
              <w:r w:rsidRPr="00075A53">
                <w:t>23.049</w:t>
              </w:r>
            </w:ins>
          </w:p>
        </w:tc>
        <w:tc>
          <w:tcPr>
            <w:tcW w:w="1170" w:type="dxa"/>
            <w:noWrap/>
            <w:hideMark/>
            <w:tcPrChange w:id="2006" w:author="Megan Ball" w:date="2020-10-04T12:48:00Z">
              <w:tcPr>
                <w:tcW w:w="871" w:type="dxa"/>
                <w:noWrap/>
                <w:hideMark/>
              </w:tcPr>
            </w:tcPrChange>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007" w:author="Megan Ball" w:date="2020-10-04T12:47:00Z"/>
              </w:rPr>
            </w:pPr>
            <w:ins w:id="2008" w:author="Megan Ball" w:date="2020-10-04T12:47:00Z">
              <w:r w:rsidRPr="00075A53">
                <w:t>&lt; 2e-16</w:t>
              </w:r>
            </w:ins>
          </w:p>
        </w:tc>
        <w:tc>
          <w:tcPr>
            <w:tcW w:w="1206" w:type="dxa"/>
            <w:noWrap/>
            <w:hideMark/>
            <w:tcPrChange w:id="2009" w:author="Megan Ball" w:date="2020-10-04T12:48:00Z">
              <w:tcPr>
                <w:tcW w:w="871" w:type="dxa"/>
                <w:noWrap/>
                <w:hideMark/>
              </w:tcPr>
            </w:tcPrChange>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010" w:author="Megan Ball" w:date="2020-10-04T12:47:00Z"/>
              </w:rPr>
            </w:pPr>
            <w:ins w:id="2011" w:author="Megan Ball" w:date="2020-10-04T12:47:00Z">
              <w:r w:rsidRPr="00075A53">
                <w:t>***</w:t>
              </w:r>
            </w:ins>
          </w:p>
        </w:tc>
      </w:tr>
      <w:tr w:rsidR="00075A53" w:rsidRPr="00075A53" w14:paraId="2F1CA6CA" w14:textId="77777777" w:rsidTr="00075A53">
        <w:trPr>
          <w:trHeight w:val="300"/>
          <w:ins w:id="2012" w:author="Megan Ball" w:date="2020-10-04T12:47:00Z"/>
          <w:trPrChange w:id="201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014" w:author="Megan Ball" w:date="2020-10-04T12:48:00Z">
              <w:tcPr>
                <w:tcW w:w="5006" w:type="dxa"/>
                <w:noWrap/>
                <w:hideMark/>
              </w:tcPr>
            </w:tcPrChange>
          </w:tcPr>
          <w:p w14:paraId="4D9A8FFE" w14:textId="77777777" w:rsidR="00075A53" w:rsidRPr="00075A53" w:rsidRDefault="00075A53">
            <w:pPr>
              <w:rPr>
                <w:ins w:id="2015" w:author="Megan Ball" w:date="2020-10-04T12:47:00Z"/>
              </w:rPr>
            </w:pPr>
            <w:proofErr w:type="spellStart"/>
            <w:ins w:id="2016" w:author="Megan Ball" w:date="2020-10-04T12:47:00Z">
              <w:r w:rsidRPr="00075A53">
                <w:t>countryJamaica</w:t>
              </w:r>
              <w:proofErr w:type="spellEnd"/>
            </w:ins>
          </w:p>
        </w:tc>
        <w:tc>
          <w:tcPr>
            <w:tcW w:w="1170" w:type="dxa"/>
            <w:noWrap/>
            <w:hideMark/>
            <w:tcPrChange w:id="2017" w:author="Megan Ball" w:date="2020-10-04T12:48:00Z">
              <w:tcPr>
                <w:tcW w:w="870" w:type="dxa"/>
                <w:noWrap/>
                <w:hideMark/>
              </w:tcPr>
            </w:tcPrChange>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18" w:author="Megan Ball" w:date="2020-10-04T12:47:00Z"/>
              </w:rPr>
            </w:pPr>
            <w:ins w:id="2019" w:author="Megan Ball" w:date="2020-10-04T12:47:00Z">
              <w:r w:rsidRPr="00075A53">
                <w:t>13.35235</w:t>
              </w:r>
            </w:ins>
          </w:p>
        </w:tc>
        <w:tc>
          <w:tcPr>
            <w:tcW w:w="1170" w:type="dxa"/>
            <w:noWrap/>
            <w:hideMark/>
            <w:tcPrChange w:id="2020" w:author="Megan Ball" w:date="2020-10-04T12:48:00Z">
              <w:tcPr>
                <w:tcW w:w="871" w:type="dxa"/>
                <w:noWrap/>
                <w:hideMark/>
              </w:tcPr>
            </w:tcPrChange>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21" w:author="Megan Ball" w:date="2020-10-04T12:47:00Z"/>
              </w:rPr>
            </w:pPr>
            <w:ins w:id="2022" w:author="Megan Ball" w:date="2020-10-04T12:47:00Z">
              <w:r w:rsidRPr="00075A53">
                <w:t>0.7553</w:t>
              </w:r>
            </w:ins>
          </w:p>
        </w:tc>
        <w:tc>
          <w:tcPr>
            <w:tcW w:w="1080" w:type="dxa"/>
            <w:noWrap/>
            <w:hideMark/>
            <w:tcPrChange w:id="2023" w:author="Megan Ball" w:date="2020-10-04T12:48:00Z">
              <w:tcPr>
                <w:tcW w:w="871" w:type="dxa"/>
                <w:noWrap/>
                <w:hideMark/>
              </w:tcPr>
            </w:tcPrChange>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24" w:author="Megan Ball" w:date="2020-10-04T12:47:00Z"/>
              </w:rPr>
            </w:pPr>
            <w:ins w:id="2025" w:author="Megan Ball" w:date="2020-10-04T12:47:00Z">
              <w:r w:rsidRPr="00075A53">
                <w:t>17.678</w:t>
              </w:r>
            </w:ins>
          </w:p>
        </w:tc>
        <w:tc>
          <w:tcPr>
            <w:tcW w:w="1170" w:type="dxa"/>
            <w:noWrap/>
            <w:hideMark/>
            <w:tcPrChange w:id="2026" w:author="Megan Ball" w:date="2020-10-04T12:48:00Z">
              <w:tcPr>
                <w:tcW w:w="871" w:type="dxa"/>
                <w:noWrap/>
                <w:hideMark/>
              </w:tcPr>
            </w:tcPrChange>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027" w:author="Megan Ball" w:date="2020-10-04T12:47:00Z"/>
              </w:rPr>
            </w:pPr>
            <w:ins w:id="2028" w:author="Megan Ball" w:date="2020-10-04T12:47:00Z">
              <w:r w:rsidRPr="00075A53">
                <w:t>&lt; 2e-16</w:t>
              </w:r>
            </w:ins>
          </w:p>
        </w:tc>
        <w:tc>
          <w:tcPr>
            <w:tcW w:w="1206" w:type="dxa"/>
            <w:noWrap/>
            <w:hideMark/>
            <w:tcPrChange w:id="2029" w:author="Megan Ball" w:date="2020-10-04T12:48:00Z">
              <w:tcPr>
                <w:tcW w:w="871" w:type="dxa"/>
                <w:noWrap/>
                <w:hideMark/>
              </w:tcPr>
            </w:tcPrChange>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030" w:author="Megan Ball" w:date="2020-10-04T12:47:00Z"/>
              </w:rPr>
            </w:pPr>
            <w:ins w:id="2031" w:author="Megan Ball" w:date="2020-10-04T12:47:00Z">
              <w:r w:rsidRPr="00075A53">
                <w:t>***</w:t>
              </w:r>
            </w:ins>
          </w:p>
        </w:tc>
      </w:tr>
      <w:tr w:rsidR="00075A53" w:rsidRPr="00075A53" w14:paraId="2C116670" w14:textId="77777777" w:rsidTr="00075A53">
        <w:trPr>
          <w:cnfStyle w:val="000000100000" w:firstRow="0" w:lastRow="0" w:firstColumn="0" w:lastColumn="0" w:oddVBand="0" w:evenVBand="0" w:oddHBand="1" w:evenHBand="0" w:firstRowFirstColumn="0" w:firstRowLastColumn="0" w:lastRowFirstColumn="0" w:lastRowLastColumn="0"/>
          <w:trHeight w:val="300"/>
          <w:ins w:id="2032" w:author="Megan Ball" w:date="2020-10-04T12:47:00Z"/>
          <w:trPrChange w:id="203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034" w:author="Megan Ball" w:date="2020-10-04T12:48:00Z">
              <w:tcPr>
                <w:tcW w:w="5006" w:type="dxa"/>
                <w:noWrap/>
                <w:hideMark/>
              </w:tcPr>
            </w:tcPrChange>
          </w:tcPr>
          <w:p w14:paraId="7937541E"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035" w:author="Megan Ball" w:date="2020-10-04T12:47:00Z"/>
              </w:rPr>
            </w:pPr>
            <w:proofErr w:type="spellStart"/>
            <w:ins w:id="2036" w:author="Megan Ball" w:date="2020-10-04T12:47:00Z">
              <w:r w:rsidRPr="00075A53">
                <w:lastRenderedPageBreak/>
                <w:t>countryJapan</w:t>
              </w:r>
              <w:proofErr w:type="spellEnd"/>
            </w:ins>
          </w:p>
        </w:tc>
        <w:tc>
          <w:tcPr>
            <w:tcW w:w="1170" w:type="dxa"/>
            <w:noWrap/>
            <w:hideMark/>
            <w:tcPrChange w:id="2037" w:author="Megan Ball" w:date="2020-10-04T12:48:00Z">
              <w:tcPr>
                <w:tcW w:w="870" w:type="dxa"/>
                <w:noWrap/>
                <w:hideMark/>
              </w:tcPr>
            </w:tcPrChange>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38" w:author="Megan Ball" w:date="2020-10-04T12:47:00Z"/>
              </w:rPr>
            </w:pPr>
            <w:ins w:id="2039" w:author="Megan Ball" w:date="2020-10-04T12:47:00Z">
              <w:r w:rsidRPr="00075A53">
                <w:t>18.98025</w:t>
              </w:r>
            </w:ins>
          </w:p>
        </w:tc>
        <w:tc>
          <w:tcPr>
            <w:tcW w:w="1170" w:type="dxa"/>
            <w:noWrap/>
            <w:hideMark/>
            <w:tcPrChange w:id="2040" w:author="Megan Ball" w:date="2020-10-04T12:48:00Z">
              <w:tcPr>
                <w:tcW w:w="871" w:type="dxa"/>
                <w:noWrap/>
                <w:hideMark/>
              </w:tcPr>
            </w:tcPrChange>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41" w:author="Megan Ball" w:date="2020-10-04T12:47:00Z"/>
              </w:rPr>
            </w:pPr>
            <w:ins w:id="2042" w:author="Megan Ball" w:date="2020-10-04T12:47:00Z">
              <w:r w:rsidRPr="00075A53">
                <w:t>0.7769</w:t>
              </w:r>
            </w:ins>
          </w:p>
        </w:tc>
        <w:tc>
          <w:tcPr>
            <w:tcW w:w="1080" w:type="dxa"/>
            <w:noWrap/>
            <w:hideMark/>
            <w:tcPrChange w:id="2043" w:author="Megan Ball" w:date="2020-10-04T12:48:00Z">
              <w:tcPr>
                <w:tcW w:w="871" w:type="dxa"/>
                <w:noWrap/>
                <w:hideMark/>
              </w:tcPr>
            </w:tcPrChange>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44" w:author="Megan Ball" w:date="2020-10-04T12:47:00Z"/>
              </w:rPr>
            </w:pPr>
            <w:ins w:id="2045" w:author="Megan Ball" w:date="2020-10-04T12:47:00Z">
              <w:r w:rsidRPr="00075A53">
                <w:t>24.431</w:t>
              </w:r>
            </w:ins>
          </w:p>
        </w:tc>
        <w:tc>
          <w:tcPr>
            <w:tcW w:w="1170" w:type="dxa"/>
            <w:noWrap/>
            <w:hideMark/>
            <w:tcPrChange w:id="2046" w:author="Megan Ball" w:date="2020-10-04T12:48:00Z">
              <w:tcPr>
                <w:tcW w:w="871" w:type="dxa"/>
                <w:noWrap/>
                <w:hideMark/>
              </w:tcPr>
            </w:tcPrChange>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047" w:author="Megan Ball" w:date="2020-10-04T12:47:00Z"/>
              </w:rPr>
            </w:pPr>
            <w:ins w:id="2048" w:author="Megan Ball" w:date="2020-10-04T12:47:00Z">
              <w:r w:rsidRPr="00075A53">
                <w:t>&lt; 2e-16</w:t>
              </w:r>
            </w:ins>
          </w:p>
        </w:tc>
        <w:tc>
          <w:tcPr>
            <w:tcW w:w="1206" w:type="dxa"/>
            <w:noWrap/>
            <w:hideMark/>
            <w:tcPrChange w:id="2049" w:author="Megan Ball" w:date="2020-10-04T12:48:00Z">
              <w:tcPr>
                <w:tcW w:w="871" w:type="dxa"/>
                <w:noWrap/>
                <w:hideMark/>
              </w:tcPr>
            </w:tcPrChange>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050" w:author="Megan Ball" w:date="2020-10-04T12:47:00Z"/>
              </w:rPr>
            </w:pPr>
            <w:ins w:id="2051" w:author="Megan Ball" w:date="2020-10-04T12:47:00Z">
              <w:r w:rsidRPr="00075A53">
                <w:t>***</w:t>
              </w:r>
            </w:ins>
          </w:p>
        </w:tc>
      </w:tr>
      <w:tr w:rsidR="00075A53" w:rsidRPr="00075A53" w14:paraId="0092A61E" w14:textId="77777777" w:rsidTr="00075A53">
        <w:trPr>
          <w:trHeight w:val="300"/>
          <w:ins w:id="2052" w:author="Megan Ball" w:date="2020-10-04T12:47:00Z"/>
          <w:trPrChange w:id="205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054" w:author="Megan Ball" w:date="2020-10-04T12:48:00Z">
              <w:tcPr>
                <w:tcW w:w="5006" w:type="dxa"/>
                <w:noWrap/>
                <w:hideMark/>
              </w:tcPr>
            </w:tcPrChange>
          </w:tcPr>
          <w:p w14:paraId="3293B3C0" w14:textId="77777777" w:rsidR="00075A53" w:rsidRPr="00075A53" w:rsidRDefault="00075A53">
            <w:pPr>
              <w:rPr>
                <w:ins w:id="2055" w:author="Megan Ball" w:date="2020-10-04T12:47:00Z"/>
              </w:rPr>
            </w:pPr>
            <w:proofErr w:type="spellStart"/>
            <w:ins w:id="2056" w:author="Megan Ball" w:date="2020-10-04T12:47:00Z">
              <w:r w:rsidRPr="00075A53">
                <w:t>countryJordan</w:t>
              </w:r>
              <w:proofErr w:type="spellEnd"/>
            </w:ins>
          </w:p>
        </w:tc>
        <w:tc>
          <w:tcPr>
            <w:tcW w:w="1170" w:type="dxa"/>
            <w:noWrap/>
            <w:hideMark/>
            <w:tcPrChange w:id="2057" w:author="Megan Ball" w:date="2020-10-04T12:48:00Z">
              <w:tcPr>
                <w:tcW w:w="870" w:type="dxa"/>
                <w:noWrap/>
                <w:hideMark/>
              </w:tcPr>
            </w:tcPrChange>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58" w:author="Megan Ball" w:date="2020-10-04T12:47:00Z"/>
              </w:rPr>
            </w:pPr>
            <w:ins w:id="2059" w:author="Megan Ball" w:date="2020-10-04T12:47:00Z">
              <w:r w:rsidRPr="00075A53">
                <w:t>10.88427</w:t>
              </w:r>
            </w:ins>
          </w:p>
        </w:tc>
        <w:tc>
          <w:tcPr>
            <w:tcW w:w="1170" w:type="dxa"/>
            <w:noWrap/>
            <w:hideMark/>
            <w:tcPrChange w:id="2060" w:author="Megan Ball" w:date="2020-10-04T12:48:00Z">
              <w:tcPr>
                <w:tcW w:w="871" w:type="dxa"/>
                <w:noWrap/>
                <w:hideMark/>
              </w:tcPr>
            </w:tcPrChange>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61" w:author="Megan Ball" w:date="2020-10-04T12:47:00Z"/>
              </w:rPr>
            </w:pPr>
            <w:ins w:id="2062" w:author="Megan Ball" w:date="2020-10-04T12:47:00Z">
              <w:r w:rsidRPr="00075A53">
                <w:t>0.7604</w:t>
              </w:r>
            </w:ins>
          </w:p>
        </w:tc>
        <w:tc>
          <w:tcPr>
            <w:tcW w:w="1080" w:type="dxa"/>
            <w:noWrap/>
            <w:hideMark/>
            <w:tcPrChange w:id="2063" w:author="Megan Ball" w:date="2020-10-04T12:48:00Z">
              <w:tcPr>
                <w:tcW w:w="871" w:type="dxa"/>
                <w:noWrap/>
                <w:hideMark/>
              </w:tcPr>
            </w:tcPrChange>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64" w:author="Megan Ball" w:date="2020-10-04T12:47:00Z"/>
              </w:rPr>
            </w:pPr>
            <w:ins w:id="2065" w:author="Megan Ball" w:date="2020-10-04T12:47:00Z">
              <w:r w:rsidRPr="00075A53">
                <w:t>14.314</w:t>
              </w:r>
            </w:ins>
          </w:p>
        </w:tc>
        <w:tc>
          <w:tcPr>
            <w:tcW w:w="1170" w:type="dxa"/>
            <w:noWrap/>
            <w:hideMark/>
            <w:tcPrChange w:id="2066" w:author="Megan Ball" w:date="2020-10-04T12:48:00Z">
              <w:tcPr>
                <w:tcW w:w="871" w:type="dxa"/>
                <w:noWrap/>
                <w:hideMark/>
              </w:tcPr>
            </w:tcPrChange>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067" w:author="Megan Ball" w:date="2020-10-04T12:47:00Z"/>
              </w:rPr>
            </w:pPr>
            <w:ins w:id="2068" w:author="Megan Ball" w:date="2020-10-04T12:47:00Z">
              <w:r w:rsidRPr="00075A53">
                <w:t>&lt; 2e-16</w:t>
              </w:r>
            </w:ins>
          </w:p>
        </w:tc>
        <w:tc>
          <w:tcPr>
            <w:tcW w:w="1206" w:type="dxa"/>
            <w:noWrap/>
            <w:hideMark/>
            <w:tcPrChange w:id="2069" w:author="Megan Ball" w:date="2020-10-04T12:48:00Z">
              <w:tcPr>
                <w:tcW w:w="871" w:type="dxa"/>
                <w:noWrap/>
                <w:hideMark/>
              </w:tcPr>
            </w:tcPrChange>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070" w:author="Megan Ball" w:date="2020-10-04T12:47:00Z"/>
              </w:rPr>
            </w:pPr>
            <w:ins w:id="2071" w:author="Megan Ball" w:date="2020-10-04T12:47:00Z">
              <w:r w:rsidRPr="00075A53">
                <w:t>***</w:t>
              </w:r>
            </w:ins>
          </w:p>
        </w:tc>
      </w:tr>
      <w:tr w:rsidR="00075A53" w:rsidRPr="00075A53" w14:paraId="51966BE7" w14:textId="77777777" w:rsidTr="00075A53">
        <w:trPr>
          <w:cnfStyle w:val="000000100000" w:firstRow="0" w:lastRow="0" w:firstColumn="0" w:lastColumn="0" w:oddVBand="0" w:evenVBand="0" w:oddHBand="1" w:evenHBand="0" w:firstRowFirstColumn="0" w:firstRowLastColumn="0" w:lastRowFirstColumn="0" w:lastRowLastColumn="0"/>
          <w:trHeight w:val="300"/>
          <w:ins w:id="2072" w:author="Megan Ball" w:date="2020-10-04T12:47:00Z"/>
          <w:trPrChange w:id="207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074" w:author="Megan Ball" w:date="2020-10-04T12:48:00Z">
              <w:tcPr>
                <w:tcW w:w="5006" w:type="dxa"/>
                <w:noWrap/>
                <w:hideMark/>
              </w:tcPr>
            </w:tcPrChange>
          </w:tcPr>
          <w:p w14:paraId="14FB6D1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075" w:author="Megan Ball" w:date="2020-10-04T12:47:00Z"/>
              </w:rPr>
            </w:pPr>
            <w:proofErr w:type="spellStart"/>
            <w:ins w:id="2076" w:author="Megan Ball" w:date="2020-10-04T12:47:00Z">
              <w:r w:rsidRPr="00075A53">
                <w:t>countryKazakhstan</w:t>
              </w:r>
              <w:proofErr w:type="spellEnd"/>
            </w:ins>
          </w:p>
        </w:tc>
        <w:tc>
          <w:tcPr>
            <w:tcW w:w="1170" w:type="dxa"/>
            <w:noWrap/>
            <w:hideMark/>
            <w:tcPrChange w:id="2077" w:author="Megan Ball" w:date="2020-10-04T12:48:00Z">
              <w:tcPr>
                <w:tcW w:w="870" w:type="dxa"/>
                <w:noWrap/>
                <w:hideMark/>
              </w:tcPr>
            </w:tcPrChange>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78" w:author="Megan Ball" w:date="2020-10-04T12:47:00Z"/>
              </w:rPr>
            </w:pPr>
            <w:ins w:id="2079" w:author="Megan Ball" w:date="2020-10-04T12:47:00Z">
              <w:r w:rsidRPr="00075A53">
                <w:t>4.13306</w:t>
              </w:r>
            </w:ins>
          </w:p>
        </w:tc>
        <w:tc>
          <w:tcPr>
            <w:tcW w:w="1170" w:type="dxa"/>
            <w:noWrap/>
            <w:hideMark/>
            <w:tcPrChange w:id="2080" w:author="Megan Ball" w:date="2020-10-04T12:48:00Z">
              <w:tcPr>
                <w:tcW w:w="871" w:type="dxa"/>
                <w:noWrap/>
                <w:hideMark/>
              </w:tcPr>
            </w:tcPrChange>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81" w:author="Megan Ball" w:date="2020-10-04T12:47:00Z"/>
              </w:rPr>
            </w:pPr>
            <w:ins w:id="2082" w:author="Megan Ball" w:date="2020-10-04T12:47:00Z">
              <w:r w:rsidRPr="00075A53">
                <w:t>0.76619</w:t>
              </w:r>
            </w:ins>
          </w:p>
        </w:tc>
        <w:tc>
          <w:tcPr>
            <w:tcW w:w="1080" w:type="dxa"/>
            <w:noWrap/>
            <w:hideMark/>
            <w:tcPrChange w:id="2083" w:author="Megan Ball" w:date="2020-10-04T12:48:00Z">
              <w:tcPr>
                <w:tcW w:w="871" w:type="dxa"/>
                <w:noWrap/>
                <w:hideMark/>
              </w:tcPr>
            </w:tcPrChange>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84" w:author="Megan Ball" w:date="2020-10-04T12:47:00Z"/>
              </w:rPr>
            </w:pPr>
            <w:ins w:id="2085" w:author="Megan Ball" w:date="2020-10-04T12:47:00Z">
              <w:r w:rsidRPr="00075A53">
                <w:t>5.394</w:t>
              </w:r>
            </w:ins>
          </w:p>
        </w:tc>
        <w:tc>
          <w:tcPr>
            <w:tcW w:w="1170" w:type="dxa"/>
            <w:noWrap/>
            <w:hideMark/>
            <w:tcPrChange w:id="2086" w:author="Megan Ball" w:date="2020-10-04T12:48:00Z">
              <w:tcPr>
                <w:tcW w:w="871" w:type="dxa"/>
                <w:noWrap/>
                <w:hideMark/>
              </w:tcPr>
            </w:tcPrChange>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087" w:author="Megan Ball" w:date="2020-10-04T12:47:00Z"/>
              </w:rPr>
            </w:pPr>
            <w:ins w:id="2088" w:author="Megan Ball" w:date="2020-10-04T12:47:00Z">
              <w:r w:rsidRPr="00075A53">
                <w:t>7.47E-08</w:t>
              </w:r>
            </w:ins>
          </w:p>
        </w:tc>
        <w:tc>
          <w:tcPr>
            <w:tcW w:w="1206" w:type="dxa"/>
            <w:noWrap/>
            <w:hideMark/>
            <w:tcPrChange w:id="2089" w:author="Megan Ball" w:date="2020-10-04T12:48:00Z">
              <w:tcPr>
                <w:tcW w:w="871" w:type="dxa"/>
                <w:noWrap/>
                <w:hideMark/>
              </w:tcPr>
            </w:tcPrChange>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090" w:author="Megan Ball" w:date="2020-10-04T12:47:00Z"/>
              </w:rPr>
            </w:pPr>
            <w:ins w:id="2091" w:author="Megan Ball" w:date="2020-10-04T12:47:00Z">
              <w:r w:rsidRPr="00075A53">
                <w:t>***</w:t>
              </w:r>
            </w:ins>
          </w:p>
        </w:tc>
      </w:tr>
      <w:tr w:rsidR="00075A53" w:rsidRPr="00075A53" w14:paraId="694A5862" w14:textId="77777777" w:rsidTr="00075A53">
        <w:trPr>
          <w:trHeight w:val="300"/>
          <w:ins w:id="2092" w:author="Megan Ball" w:date="2020-10-04T12:47:00Z"/>
          <w:trPrChange w:id="209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094" w:author="Megan Ball" w:date="2020-10-04T12:48:00Z">
              <w:tcPr>
                <w:tcW w:w="5006" w:type="dxa"/>
                <w:noWrap/>
                <w:hideMark/>
              </w:tcPr>
            </w:tcPrChange>
          </w:tcPr>
          <w:p w14:paraId="12B6527D" w14:textId="77777777" w:rsidR="00075A53" w:rsidRPr="00075A53" w:rsidRDefault="00075A53">
            <w:pPr>
              <w:rPr>
                <w:ins w:id="2095" w:author="Megan Ball" w:date="2020-10-04T12:47:00Z"/>
              </w:rPr>
            </w:pPr>
            <w:proofErr w:type="spellStart"/>
            <w:ins w:id="2096" w:author="Megan Ball" w:date="2020-10-04T12:47:00Z">
              <w:r w:rsidRPr="00075A53">
                <w:t>countryKenya</w:t>
              </w:r>
              <w:proofErr w:type="spellEnd"/>
            </w:ins>
          </w:p>
        </w:tc>
        <w:tc>
          <w:tcPr>
            <w:tcW w:w="1170" w:type="dxa"/>
            <w:noWrap/>
            <w:hideMark/>
            <w:tcPrChange w:id="2097" w:author="Megan Ball" w:date="2020-10-04T12:48:00Z">
              <w:tcPr>
                <w:tcW w:w="870" w:type="dxa"/>
                <w:noWrap/>
                <w:hideMark/>
              </w:tcPr>
            </w:tcPrChange>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098" w:author="Megan Ball" w:date="2020-10-04T12:47:00Z"/>
              </w:rPr>
            </w:pPr>
            <w:ins w:id="2099" w:author="Megan Ball" w:date="2020-10-04T12:47:00Z">
              <w:r w:rsidRPr="00075A53">
                <w:t>1.94904</w:t>
              </w:r>
            </w:ins>
          </w:p>
        </w:tc>
        <w:tc>
          <w:tcPr>
            <w:tcW w:w="1170" w:type="dxa"/>
            <w:noWrap/>
            <w:hideMark/>
            <w:tcPrChange w:id="2100" w:author="Megan Ball" w:date="2020-10-04T12:48:00Z">
              <w:tcPr>
                <w:tcW w:w="871" w:type="dxa"/>
                <w:noWrap/>
                <w:hideMark/>
              </w:tcPr>
            </w:tcPrChange>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01" w:author="Megan Ball" w:date="2020-10-04T12:47:00Z"/>
              </w:rPr>
            </w:pPr>
            <w:ins w:id="2102" w:author="Megan Ball" w:date="2020-10-04T12:47:00Z">
              <w:r w:rsidRPr="00075A53">
                <w:t>0.75702</w:t>
              </w:r>
            </w:ins>
          </w:p>
        </w:tc>
        <w:tc>
          <w:tcPr>
            <w:tcW w:w="1080" w:type="dxa"/>
            <w:noWrap/>
            <w:hideMark/>
            <w:tcPrChange w:id="2103" w:author="Megan Ball" w:date="2020-10-04T12:48:00Z">
              <w:tcPr>
                <w:tcW w:w="871" w:type="dxa"/>
                <w:noWrap/>
                <w:hideMark/>
              </w:tcPr>
            </w:tcPrChange>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04" w:author="Megan Ball" w:date="2020-10-04T12:47:00Z"/>
              </w:rPr>
            </w:pPr>
            <w:ins w:id="2105" w:author="Megan Ball" w:date="2020-10-04T12:47:00Z">
              <w:r w:rsidRPr="00075A53">
                <w:t>2.575</w:t>
              </w:r>
            </w:ins>
          </w:p>
        </w:tc>
        <w:tc>
          <w:tcPr>
            <w:tcW w:w="1170" w:type="dxa"/>
            <w:noWrap/>
            <w:hideMark/>
            <w:tcPrChange w:id="2106" w:author="Megan Ball" w:date="2020-10-04T12:48:00Z">
              <w:tcPr>
                <w:tcW w:w="871" w:type="dxa"/>
                <w:noWrap/>
                <w:hideMark/>
              </w:tcPr>
            </w:tcPrChange>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07" w:author="Megan Ball" w:date="2020-10-04T12:47:00Z"/>
              </w:rPr>
            </w:pPr>
            <w:ins w:id="2108" w:author="Megan Ball" w:date="2020-10-04T12:47:00Z">
              <w:r w:rsidRPr="00075A53">
                <w:t>0.010087</w:t>
              </w:r>
            </w:ins>
          </w:p>
        </w:tc>
        <w:tc>
          <w:tcPr>
            <w:tcW w:w="1206" w:type="dxa"/>
            <w:noWrap/>
            <w:hideMark/>
            <w:tcPrChange w:id="2109" w:author="Megan Ball" w:date="2020-10-04T12:48:00Z">
              <w:tcPr>
                <w:tcW w:w="871" w:type="dxa"/>
                <w:noWrap/>
                <w:hideMark/>
              </w:tcPr>
            </w:tcPrChange>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110" w:author="Megan Ball" w:date="2020-10-04T12:47:00Z"/>
              </w:rPr>
            </w:pPr>
            <w:ins w:id="2111" w:author="Megan Ball" w:date="2020-10-04T12:47:00Z">
              <w:r w:rsidRPr="00075A53">
                <w:t>*</w:t>
              </w:r>
            </w:ins>
          </w:p>
        </w:tc>
      </w:tr>
      <w:tr w:rsidR="00075A53" w:rsidRPr="00075A53" w14:paraId="279ECD38" w14:textId="77777777" w:rsidTr="00075A53">
        <w:trPr>
          <w:cnfStyle w:val="000000100000" w:firstRow="0" w:lastRow="0" w:firstColumn="0" w:lastColumn="0" w:oddVBand="0" w:evenVBand="0" w:oddHBand="1" w:evenHBand="0" w:firstRowFirstColumn="0" w:firstRowLastColumn="0" w:lastRowFirstColumn="0" w:lastRowLastColumn="0"/>
          <w:trHeight w:val="300"/>
          <w:ins w:id="2112" w:author="Megan Ball" w:date="2020-10-04T12:47:00Z"/>
          <w:trPrChange w:id="211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114" w:author="Megan Ball" w:date="2020-10-04T12:48:00Z">
              <w:tcPr>
                <w:tcW w:w="5006" w:type="dxa"/>
                <w:noWrap/>
                <w:hideMark/>
              </w:tcPr>
            </w:tcPrChange>
          </w:tcPr>
          <w:p w14:paraId="642DA8B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115" w:author="Megan Ball" w:date="2020-10-04T12:47:00Z"/>
              </w:rPr>
            </w:pPr>
            <w:proofErr w:type="spellStart"/>
            <w:ins w:id="2116" w:author="Megan Ball" w:date="2020-10-04T12:47:00Z">
              <w:r w:rsidRPr="00075A53">
                <w:t>countryKiribati</w:t>
              </w:r>
              <w:proofErr w:type="spellEnd"/>
            </w:ins>
          </w:p>
        </w:tc>
        <w:tc>
          <w:tcPr>
            <w:tcW w:w="1170" w:type="dxa"/>
            <w:noWrap/>
            <w:hideMark/>
            <w:tcPrChange w:id="2117" w:author="Megan Ball" w:date="2020-10-04T12:48:00Z">
              <w:tcPr>
                <w:tcW w:w="870" w:type="dxa"/>
                <w:noWrap/>
                <w:hideMark/>
              </w:tcPr>
            </w:tcPrChange>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18" w:author="Megan Ball" w:date="2020-10-04T12:47:00Z"/>
              </w:rPr>
            </w:pPr>
            <w:ins w:id="2119" w:author="Megan Ball" w:date="2020-10-04T12:47:00Z">
              <w:r w:rsidRPr="00075A53">
                <w:t>4.95057</w:t>
              </w:r>
            </w:ins>
          </w:p>
        </w:tc>
        <w:tc>
          <w:tcPr>
            <w:tcW w:w="1170" w:type="dxa"/>
            <w:noWrap/>
            <w:hideMark/>
            <w:tcPrChange w:id="2120" w:author="Megan Ball" w:date="2020-10-04T12:48:00Z">
              <w:tcPr>
                <w:tcW w:w="871" w:type="dxa"/>
                <w:noWrap/>
                <w:hideMark/>
              </w:tcPr>
            </w:tcPrChange>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21" w:author="Megan Ball" w:date="2020-10-04T12:47:00Z"/>
              </w:rPr>
            </w:pPr>
            <w:ins w:id="2122" w:author="Megan Ball" w:date="2020-10-04T12:47:00Z">
              <w:r w:rsidRPr="00075A53">
                <w:t>0.75689</w:t>
              </w:r>
            </w:ins>
          </w:p>
        </w:tc>
        <w:tc>
          <w:tcPr>
            <w:tcW w:w="1080" w:type="dxa"/>
            <w:noWrap/>
            <w:hideMark/>
            <w:tcPrChange w:id="2123" w:author="Megan Ball" w:date="2020-10-04T12:48:00Z">
              <w:tcPr>
                <w:tcW w:w="871" w:type="dxa"/>
                <w:noWrap/>
                <w:hideMark/>
              </w:tcPr>
            </w:tcPrChange>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24" w:author="Megan Ball" w:date="2020-10-04T12:47:00Z"/>
              </w:rPr>
            </w:pPr>
            <w:ins w:id="2125" w:author="Megan Ball" w:date="2020-10-04T12:47:00Z">
              <w:r w:rsidRPr="00075A53">
                <w:t>6.541</w:t>
              </w:r>
            </w:ins>
          </w:p>
        </w:tc>
        <w:tc>
          <w:tcPr>
            <w:tcW w:w="1170" w:type="dxa"/>
            <w:noWrap/>
            <w:hideMark/>
            <w:tcPrChange w:id="2126" w:author="Megan Ball" w:date="2020-10-04T12:48:00Z">
              <w:tcPr>
                <w:tcW w:w="871" w:type="dxa"/>
                <w:noWrap/>
                <w:hideMark/>
              </w:tcPr>
            </w:tcPrChange>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27" w:author="Megan Ball" w:date="2020-10-04T12:47:00Z"/>
              </w:rPr>
            </w:pPr>
            <w:ins w:id="2128" w:author="Megan Ball" w:date="2020-10-04T12:47:00Z">
              <w:r w:rsidRPr="00075A53">
                <w:t>7.28E-11</w:t>
              </w:r>
            </w:ins>
          </w:p>
        </w:tc>
        <w:tc>
          <w:tcPr>
            <w:tcW w:w="1206" w:type="dxa"/>
            <w:noWrap/>
            <w:hideMark/>
            <w:tcPrChange w:id="2129" w:author="Megan Ball" w:date="2020-10-04T12:48:00Z">
              <w:tcPr>
                <w:tcW w:w="871" w:type="dxa"/>
                <w:noWrap/>
                <w:hideMark/>
              </w:tcPr>
            </w:tcPrChange>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130" w:author="Megan Ball" w:date="2020-10-04T12:47:00Z"/>
              </w:rPr>
            </w:pPr>
            <w:ins w:id="2131" w:author="Megan Ball" w:date="2020-10-04T12:47:00Z">
              <w:r w:rsidRPr="00075A53">
                <w:t>***</w:t>
              </w:r>
            </w:ins>
          </w:p>
        </w:tc>
      </w:tr>
      <w:tr w:rsidR="00075A53" w:rsidRPr="00075A53" w14:paraId="734CA8B5" w14:textId="77777777" w:rsidTr="00075A53">
        <w:trPr>
          <w:trHeight w:val="300"/>
          <w:ins w:id="2132" w:author="Megan Ball" w:date="2020-10-04T12:47:00Z"/>
          <w:trPrChange w:id="213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134" w:author="Megan Ball" w:date="2020-10-04T12:48:00Z">
              <w:tcPr>
                <w:tcW w:w="5006" w:type="dxa"/>
                <w:noWrap/>
                <w:hideMark/>
              </w:tcPr>
            </w:tcPrChange>
          </w:tcPr>
          <w:p w14:paraId="12339E62" w14:textId="77777777" w:rsidR="00075A53" w:rsidRPr="00075A53" w:rsidRDefault="00075A53">
            <w:pPr>
              <w:rPr>
                <w:ins w:id="2135" w:author="Megan Ball" w:date="2020-10-04T12:47:00Z"/>
              </w:rPr>
            </w:pPr>
            <w:proofErr w:type="spellStart"/>
            <w:ins w:id="2136" w:author="Megan Ball" w:date="2020-10-04T12:47:00Z">
              <w:r w:rsidRPr="00075A53">
                <w:t>countryKuwait</w:t>
              </w:r>
              <w:proofErr w:type="spellEnd"/>
            </w:ins>
          </w:p>
        </w:tc>
        <w:tc>
          <w:tcPr>
            <w:tcW w:w="1170" w:type="dxa"/>
            <w:noWrap/>
            <w:hideMark/>
            <w:tcPrChange w:id="2137" w:author="Megan Ball" w:date="2020-10-04T12:48:00Z">
              <w:tcPr>
                <w:tcW w:w="870" w:type="dxa"/>
                <w:noWrap/>
                <w:hideMark/>
              </w:tcPr>
            </w:tcPrChange>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38" w:author="Megan Ball" w:date="2020-10-04T12:47:00Z"/>
              </w:rPr>
            </w:pPr>
            <w:ins w:id="2139" w:author="Megan Ball" w:date="2020-10-04T12:47:00Z">
              <w:r w:rsidRPr="00075A53">
                <w:t>11.28265</w:t>
              </w:r>
            </w:ins>
          </w:p>
        </w:tc>
        <w:tc>
          <w:tcPr>
            <w:tcW w:w="1170" w:type="dxa"/>
            <w:noWrap/>
            <w:hideMark/>
            <w:tcPrChange w:id="2140" w:author="Megan Ball" w:date="2020-10-04T12:48:00Z">
              <w:tcPr>
                <w:tcW w:w="871" w:type="dxa"/>
                <w:noWrap/>
                <w:hideMark/>
              </w:tcPr>
            </w:tcPrChange>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41" w:author="Megan Ball" w:date="2020-10-04T12:47:00Z"/>
              </w:rPr>
            </w:pPr>
            <w:ins w:id="2142" w:author="Megan Ball" w:date="2020-10-04T12:47:00Z">
              <w:r w:rsidRPr="00075A53">
                <w:t>0.76504</w:t>
              </w:r>
            </w:ins>
          </w:p>
        </w:tc>
        <w:tc>
          <w:tcPr>
            <w:tcW w:w="1080" w:type="dxa"/>
            <w:noWrap/>
            <w:hideMark/>
            <w:tcPrChange w:id="2143" w:author="Megan Ball" w:date="2020-10-04T12:48:00Z">
              <w:tcPr>
                <w:tcW w:w="871" w:type="dxa"/>
                <w:noWrap/>
                <w:hideMark/>
              </w:tcPr>
            </w:tcPrChange>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44" w:author="Megan Ball" w:date="2020-10-04T12:47:00Z"/>
              </w:rPr>
            </w:pPr>
            <w:ins w:id="2145" w:author="Megan Ball" w:date="2020-10-04T12:47:00Z">
              <w:r w:rsidRPr="00075A53">
                <w:t>14.748</w:t>
              </w:r>
            </w:ins>
          </w:p>
        </w:tc>
        <w:tc>
          <w:tcPr>
            <w:tcW w:w="1170" w:type="dxa"/>
            <w:noWrap/>
            <w:hideMark/>
            <w:tcPrChange w:id="2146" w:author="Megan Ball" w:date="2020-10-04T12:48:00Z">
              <w:tcPr>
                <w:tcW w:w="871" w:type="dxa"/>
                <w:noWrap/>
                <w:hideMark/>
              </w:tcPr>
            </w:tcPrChange>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147" w:author="Megan Ball" w:date="2020-10-04T12:47:00Z"/>
              </w:rPr>
            </w:pPr>
            <w:ins w:id="2148" w:author="Megan Ball" w:date="2020-10-04T12:47:00Z">
              <w:r w:rsidRPr="00075A53">
                <w:t>&lt; 2e-16</w:t>
              </w:r>
            </w:ins>
          </w:p>
        </w:tc>
        <w:tc>
          <w:tcPr>
            <w:tcW w:w="1206" w:type="dxa"/>
            <w:noWrap/>
            <w:hideMark/>
            <w:tcPrChange w:id="2149" w:author="Megan Ball" w:date="2020-10-04T12:48:00Z">
              <w:tcPr>
                <w:tcW w:w="871" w:type="dxa"/>
                <w:noWrap/>
                <w:hideMark/>
              </w:tcPr>
            </w:tcPrChange>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150" w:author="Megan Ball" w:date="2020-10-04T12:47:00Z"/>
              </w:rPr>
            </w:pPr>
            <w:ins w:id="2151" w:author="Megan Ball" w:date="2020-10-04T12:47:00Z">
              <w:r w:rsidRPr="00075A53">
                <w:t>***</w:t>
              </w:r>
            </w:ins>
          </w:p>
        </w:tc>
      </w:tr>
      <w:tr w:rsidR="00075A53" w:rsidRPr="00075A53" w14:paraId="459BB116" w14:textId="77777777" w:rsidTr="00075A53">
        <w:trPr>
          <w:cnfStyle w:val="000000100000" w:firstRow="0" w:lastRow="0" w:firstColumn="0" w:lastColumn="0" w:oddVBand="0" w:evenVBand="0" w:oddHBand="1" w:evenHBand="0" w:firstRowFirstColumn="0" w:firstRowLastColumn="0" w:lastRowFirstColumn="0" w:lastRowLastColumn="0"/>
          <w:trHeight w:val="300"/>
          <w:ins w:id="2152" w:author="Megan Ball" w:date="2020-10-04T12:47:00Z"/>
          <w:trPrChange w:id="215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154" w:author="Megan Ball" w:date="2020-10-04T12:48:00Z">
              <w:tcPr>
                <w:tcW w:w="5006" w:type="dxa"/>
                <w:noWrap/>
                <w:hideMark/>
              </w:tcPr>
            </w:tcPrChange>
          </w:tcPr>
          <w:p w14:paraId="5EF11FB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155" w:author="Megan Ball" w:date="2020-10-04T12:47:00Z"/>
              </w:rPr>
            </w:pPr>
            <w:proofErr w:type="spellStart"/>
            <w:ins w:id="2156" w:author="Megan Ball" w:date="2020-10-04T12:47:00Z">
              <w:r w:rsidRPr="00075A53">
                <w:t>countryKyrgyzstan</w:t>
              </w:r>
              <w:proofErr w:type="spellEnd"/>
            </w:ins>
          </w:p>
        </w:tc>
        <w:tc>
          <w:tcPr>
            <w:tcW w:w="1170" w:type="dxa"/>
            <w:noWrap/>
            <w:hideMark/>
            <w:tcPrChange w:id="2157" w:author="Megan Ball" w:date="2020-10-04T12:48:00Z">
              <w:tcPr>
                <w:tcW w:w="870" w:type="dxa"/>
                <w:noWrap/>
                <w:hideMark/>
              </w:tcPr>
            </w:tcPrChange>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58" w:author="Megan Ball" w:date="2020-10-04T12:47:00Z"/>
              </w:rPr>
            </w:pPr>
            <w:ins w:id="2159" w:author="Megan Ball" w:date="2020-10-04T12:47:00Z">
              <w:r w:rsidRPr="00075A53">
                <w:t>7.81661</w:t>
              </w:r>
            </w:ins>
          </w:p>
        </w:tc>
        <w:tc>
          <w:tcPr>
            <w:tcW w:w="1170" w:type="dxa"/>
            <w:noWrap/>
            <w:hideMark/>
            <w:tcPrChange w:id="2160" w:author="Megan Ball" w:date="2020-10-04T12:48:00Z">
              <w:tcPr>
                <w:tcW w:w="871" w:type="dxa"/>
                <w:noWrap/>
                <w:hideMark/>
              </w:tcPr>
            </w:tcPrChange>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61" w:author="Megan Ball" w:date="2020-10-04T12:47:00Z"/>
              </w:rPr>
            </w:pPr>
            <w:ins w:id="2162" w:author="Megan Ball" w:date="2020-10-04T12:47:00Z">
              <w:r w:rsidRPr="00075A53">
                <w:t>0.75371</w:t>
              </w:r>
            </w:ins>
          </w:p>
        </w:tc>
        <w:tc>
          <w:tcPr>
            <w:tcW w:w="1080" w:type="dxa"/>
            <w:noWrap/>
            <w:hideMark/>
            <w:tcPrChange w:id="2163" w:author="Megan Ball" w:date="2020-10-04T12:48:00Z">
              <w:tcPr>
                <w:tcW w:w="871" w:type="dxa"/>
                <w:noWrap/>
                <w:hideMark/>
              </w:tcPr>
            </w:tcPrChange>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64" w:author="Megan Ball" w:date="2020-10-04T12:47:00Z"/>
              </w:rPr>
            </w:pPr>
            <w:ins w:id="2165" w:author="Megan Ball" w:date="2020-10-04T12:47:00Z">
              <w:r w:rsidRPr="00075A53">
                <w:t>10.371</w:t>
              </w:r>
            </w:ins>
          </w:p>
        </w:tc>
        <w:tc>
          <w:tcPr>
            <w:tcW w:w="1170" w:type="dxa"/>
            <w:noWrap/>
            <w:hideMark/>
            <w:tcPrChange w:id="2166" w:author="Megan Ball" w:date="2020-10-04T12:48:00Z">
              <w:tcPr>
                <w:tcW w:w="871" w:type="dxa"/>
                <w:noWrap/>
                <w:hideMark/>
              </w:tcPr>
            </w:tcPrChange>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167" w:author="Megan Ball" w:date="2020-10-04T12:47:00Z"/>
              </w:rPr>
            </w:pPr>
            <w:ins w:id="2168" w:author="Megan Ball" w:date="2020-10-04T12:47:00Z">
              <w:r w:rsidRPr="00075A53">
                <w:t>&lt; 2e-16</w:t>
              </w:r>
            </w:ins>
          </w:p>
        </w:tc>
        <w:tc>
          <w:tcPr>
            <w:tcW w:w="1206" w:type="dxa"/>
            <w:noWrap/>
            <w:hideMark/>
            <w:tcPrChange w:id="2169" w:author="Megan Ball" w:date="2020-10-04T12:48:00Z">
              <w:tcPr>
                <w:tcW w:w="871" w:type="dxa"/>
                <w:noWrap/>
                <w:hideMark/>
              </w:tcPr>
            </w:tcPrChange>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170" w:author="Megan Ball" w:date="2020-10-04T12:47:00Z"/>
              </w:rPr>
            </w:pPr>
            <w:ins w:id="2171" w:author="Megan Ball" w:date="2020-10-04T12:47:00Z">
              <w:r w:rsidRPr="00075A53">
                <w:t>***</w:t>
              </w:r>
            </w:ins>
          </w:p>
        </w:tc>
      </w:tr>
      <w:tr w:rsidR="00075A53" w:rsidRPr="00075A53" w14:paraId="27EEFDFC" w14:textId="77777777" w:rsidTr="00075A53">
        <w:trPr>
          <w:trHeight w:val="300"/>
          <w:ins w:id="2172" w:author="Megan Ball" w:date="2020-10-04T12:47:00Z"/>
          <w:trPrChange w:id="217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174" w:author="Megan Ball" w:date="2020-10-04T12:48:00Z">
              <w:tcPr>
                <w:tcW w:w="5006" w:type="dxa"/>
                <w:noWrap/>
                <w:hideMark/>
              </w:tcPr>
            </w:tcPrChange>
          </w:tcPr>
          <w:p w14:paraId="00E5821F" w14:textId="77777777" w:rsidR="00075A53" w:rsidRPr="00075A53" w:rsidRDefault="00075A53">
            <w:pPr>
              <w:rPr>
                <w:ins w:id="2175" w:author="Megan Ball" w:date="2020-10-04T12:47:00Z"/>
              </w:rPr>
            </w:pPr>
            <w:proofErr w:type="spellStart"/>
            <w:ins w:id="2176" w:author="Megan Ball" w:date="2020-10-04T12:47:00Z">
              <w:r w:rsidRPr="00075A53">
                <w:t>countryLao</w:t>
              </w:r>
              <w:proofErr w:type="spellEnd"/>
              <w:r w:rsidRPr="00075A53">
                <w:t xml:space="preserve"> People's Democratic Republic</w:t>
              </w:r>
            </w:ins>
          </w:p>
        </w:tc>
        <w:tc>
          <w:tcPr>
            <w:tcW w:w="1170" w:type="dxa"/>
            <w:noWrap/>
            <w:hideMark/>
            <w:tcPrChange w:id="2177" w:author="Megan Ball" w:date="2020-10-04T12:48:00Z">
              <w:tcPr>
                <w:tcW w:w="870" w:type="dxa"/>
                <w:noWrap/>
                <w:hideMark/>
              </w:tcPr>
            </w:tcPrChange>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78" w:author="Megan Ball" w:date="2020-10-04T12:47:00Z"/>
              </w:rPr>
            </w:pPr>
            <w:ins w:id="2179" w:author="Megan Ball" w:date="2020-10-04T12:47:00Z">
              <w:r w:rsidRPr="00075A53">
                <w:t>3.34474</w:t>
              </w:r>
            </w:ins>
          </w:p>
        </w:tc>
        <w:tc>
          <w:tcPr>
            <w:tcW w:w="1170" w:type="dxa"/>
            <w:noWrap/>
            <w:hideMark/>
            <w:tcPrChange w:id="2180" w:author="Megan Ball" w:date="2020-10-04T12:48:00Z">
              <w:tcPr>
                <w:tcW w:w="871" w:type="dxa"/>
                <w:noWrap/>
                <w:hideMark/>
              </w:tcPr>
            </w:tcPrChange>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81" w:author="Megan Ball" w:date="2020-10-04T12:47:00Z"/>
              </w:rPr>
            </w:pPr>
            <w:ins w:id="2182" w:author="Megan Ball" w:date="2020-10-04T12:47:00Z">
              <w:r w:rsidRPr="00075A53">
                <w:t>0.74231</w:t>
              </w:r>
            </w:ins>
          </w:p>
        </w:tc>
        <w:tc>
          <w:tcPr>
            <w:tcW w:w="1080" w:type="dxa"/>
            <w:noWrap/>
            <w:hideMark/>
            <w:tcPrChange w:id="2183" w:author="Megan Ball" w:date="2020-10-04T12:48:00Z">
              <w:tcPr>
                <w:tcW w:w="871" w:type="dxa"/>
                <w:noWrap/>
                <w:hideMark/>
              </w:tcPr>
            </w:tcPrChange>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84" w:author="Megan Ball" w:date="2020-10-04T12:47:00Z"/>
              </w:rPr>
            </w:pPr>
            <w:ins w:id="2185" w:author="Megan Ball" w:date="2020-10-04T12:47:00Z">
              <w:r w:rsidRPr="00075A53">
                <w:t>4.506</w:t>
              </w:r>
            </w:ins>
          </w:p>
        </w:tc>
        <w:tc>
          <w:tcPr>
            <w:tcW w:w="1170" w:type="dxa"/>
            <w:noWrap/>
            <w:hideMark/>
            <w:tcPrChange w:id="2186" w:author="Megan Ball" w:date="2020-10-04T12:48:00Z">
              <w:tcPr>
                <w:tcW w:w="871" w:type="dxa"/>
                <w:noWrap/>
                <w:hideMark/>
              </w:tcPr>
            </w:tcPrChange>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187" w:author="Megan Ball" w:date="2020-10-04T12:47:00Z"/>
              </w:rPr>
            </w:pPr>
            <w:ins w:id="2188" w:author="Megan Ball" w:date="2020-10-04T12:47:00Z">
              <w:r w:rsidRPr="00075A53">
                <w:t>6.89E-06</w:t>
              </w:r>
            </w:ins>
          </w:p>
        </w:tc>
        <w:tc>
          <w:tcPr>
            <w:tcW w:w="1206" w:type="dxa"/>
            <w:noWrap/>
            <w:hideMark/>
            <w:tcPrChange w:id="2189" w:author="Megan Ball" w:date="2020-10-04T12:48:00Z">
              <w:tcPr>
                <w:tcW w:w="871" w:type="dxa"/>
                <w:noWrap/>
                <w:hideMark/>
              </w:tcPr>
            </w:tcPrChange>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190" w:author="Megan Ball" w:date="2020-10-04T12:47:00Z"/>
              </w:rPr>
            </w:pPr>
            <w:ins w:id="2191" w:author="Megan Ball" w:date="2020-10-04T12:47:00Z">
              <w:r w:rsidRPr="00075A53">
                <w:t>***</w:t>
              </w:r>
            </w:ins>
          </w:p>
        </w:tc>
      </w:tr>
      <w:tr w:rsidR="00075A53" w:rsidRPr="00075A53" w14:paraId="22C197EA" w14:textId="77777777" w:rsidTr="00075A53">
        <w:trPr>
          <w:cnfStyle w:val="000000100000" w:firstRow="0" w:lastRow="0" w:firstColumn="0" w:lastColumn="0" w:oddVBand="0" w:evenVBand="0" w:oddHBand="1" w:evenHBand="0" w:firstRowFirstColumn="0" w:firstRowLastColumn="0" w:lastRowFirstColumn="0" w:lastRowLastColumn="0"/>
          <w:trHeight w:val="300"/>
          <w:ins w:id="2192" w:author="Megan Ball" w:date="2020-10-04T12:47:00Z"/>
          <w:trPrChange w:id="219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194" w:author="Megan Ball" w:date="2020-10-04T12:48:00Z">
              <w:tcPr>
                <w:tcW w:w="5006" w:type="dxa"/>
                <w:noWrap/>
                <w:hideMark/>
              </w:tcPr>
            </w:tcPrChange>
          </w:tcPr>
          <w:p w14:paraId="1692866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195" w:author="Megan Ball" w:date="2020-10-04T12:47:00Z"/>
              </w:rPr>
            </w:pPr>
            <w:proofErr w:type="spellStart"/>
            <w:ins w:id="2196" w:author="Megan Ball" w:date="2020-10-04T12:47:00Z">
              <w:r w:rsidRPr="00075A53">
                <w:t>countryLatvia</w:t>
              </w:r>
              <w:proofErr w:type="spellEnd"/>
            </w:ins>
          </w:p>
        </w:tc>
        <w:tc>
          <w:tcPr>
            <w:tcW w:w="1170" w:type="dxa"/>
            <w:noWrap/>
            <w:hideMark/>
            <w:tcPrChange w:id="2197" w:author="Megan Ball" w:date="2020-10-04T12:48:00Z">
              <w:tcPr>
                <w:tcW w:w="870" w:type="dxa"/>
                <w:noWrap/>
                <w:hideMark/>
              </w:tcPr>
            </w:tcPrChange>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198" w:author="Megan Ball" w:date="2020-10-04T12:47:00Z"/>
              </w:rPr>
            </w:pPr>
            <w:ins w:id="2199" w:author="Megan Ball" w:date="2020-10-04T12:47:00Z">
              <w:r w:rsidRPr="00075A53">
                <w:t>10.0286</w:t>
              </w:r>
            </w:ins>
          </w:p>
        </w:tc>
        <w:tc>
          <w:tcPr>
            <w:tcW w:w="1170" w:type="dxa"/>
            <w:noWrap/>
            <w:hideMark/>
            <w:tcPrChange w:id="2200" w:author="Megan Ball" w:date="2020-10-04T12:48:00Z">
              <w:tcPr>
                <w:tcW w:w="871" w:type="dxa"/>
                <w:noWrap/>
                <w:hideMark/>
              </w:tcPr>
            </w:tcPrChange>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01" w:author="Megan Ball" w:date="2020-10-04T12:47:00Z"/>
              </w:rPr>
            </w:pPr>
            <w:ins w:id="2202" w:author="Megan Ball" w:date="2020-10-04T12:47:00Z">
              <w:r w:rsidRPr="00075A53">
                <w:t>0.78041</w:t>
              </w:r>
            </w:ins>
          </w:p>
        </w:tc>
        <w:tc>
          <w:tcPr>
            <w:tcW w:w="1080" w:type="dxa"/>
            <w:noWrap/>
            <w:hideMark/>
            <w:tcPrChange w:id="2203" w:author="Megan Ball" w:date="2020-10-04T12:48:00Z">
              <w:tcPr>
                <w:tcW w:w="871" w:type="dxa"/>
                <w:noWrap/>
                <w:hideMark/>
              </w:tcPr>
            </w:tcPrChange>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04" w:author="Megan Ball" w:date="2020-10-04T12:47:00Z"/>
              </w:rPr>
            </w:pPr>
            <w:ins w:id="2205" w:author="Megan Ball" w:date="2020-10-04T12:47:00Z">
              <w:r w:rsidRPr="00075A53">
                <w:t>12.85</w:t>
              </w:r>
            </w:ins>
          </w:p>
        </w:tc>
        <w:tc>
          <w:tcPr>
            <w:tcW w:w="1170" w:type="dxa"/>
            <w:noWrap/>
            <w:hideMark/>
            <w:tcPrChange w:id="2206" w:author="Megan Ball" w:date="2020-10-04T12:48:00Z">
              <w:tcPr>
                <w:tcW w:w="871" w:type="dxa"/>
                <w:noWrap/>
                <w:hideMark/>
              </w:tcPr>
            </w:tcPrChange>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207" w:author="Megan Ball" w:date="2020-10-04T12:47:00Z"/>
              </w:rPr>
            </w:pPr>
            <w:ins w:id="2208" w:author="Megan Ball" w:date="2020-10-04T12:47:00Z">
              <w:r w:rsidRPr="00075A53">
                <w:t>&lt; 2e-16</w:t>
              </w:r>
            </w:ins>
          </w:p>
        </w:tc>
        <w:tc>
          <w:tcPr>
            <w:tcW w:w="1206" w:type="dxa"/>
            <w:noWrap/>
            <w:hideMark/>
            <w:tcPrChange w:id="2209" w:author="Megan Ball" w:date="2020-10-04T12:48:00Z">
              <w:tcPr>
                <w:tcW w:w="871" w:type="dxa"/>
                <w:noWrap/>
                <w:hideMark/>
              </w:tcPr>
            </w:tcPrChange>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210" w:author="Megan Ball" w:date="2020-10-04T12:47:00Z"/>
              </w:rPr>
            </w:pPr>
            <w:ins w:id="2211" w:author="Megan Ball" w:date="2020-10-04T12:47:00Z">
              <w:r w:rsidRPr="00075A53">
                <w:t>***</w:t>
              </w:r>
            </w:ins>
          </w:p>
        </w:tc>
      </w:tr>
      <w:tr w:rsidR="00075A53" w:rsidRPr="00075A53" w14:paraId="2FB4870B" w14:textId="77777777" w:rsidTr="00075A53">
        <w:trPr>
          <w:trHeight w:val="300"/>
          <w:ins w:id="2212" w:author="Megan Ball" w:date="2020-10-04T12:47:00Z"/>
          <w:trPrChange w:id="221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214" w:author="Megan Ball" w:date="2020-10-04T12:48:00Z">
              <w:tcPr>
                <w:tcW w:w="5006" w:type="dxa"/>
                <w:noWrap/>
                <w:hideMark/>
              </w:tcPr>
            </w:tcPrChange>
          </w:tcPr>
          <w:p w14:paraId="77EDC086" w14:textId="77777777" w:rsidR="00075A53" w:rsidRPr="00075A53" w:rsidRDefault="00075A53">
            <w:pPr>
              <w:rPr>
                <w:ins w:id="2215" w:author="Megan Ball" w:date="2020-10-04T12:47:00Z"/>
              </w:rPr>
            </w:pPr>
            <w:proofErr w:type="spellStart"/>
            <w:ins w:id="2216" w:author="Megan Ball" w:date="2020-10-04T12:47:00Z">
              <w:r w:rsidRPr="00075A53">
                <w:t>countryLebanon</w:t>
              </w:r>
              <w:proofErr w:type="spellEnd"/>
            </w:ins>
          </w:p>
        </w:tc>
        <w:tc>
          <w:tcPr>
            <w:tcW w:w="1170" w:type="dxa"/>
            <w:noWrap/>
            <w:hideMark/>
            <w:tcPrChange w:id="2217" w:author="Megan Ball" w:date="2020-10-04T12:48:00Z">
              <w:tcPr>
                <w:tcW w:w="870" w:type="dxa"/>
                <w:noWrap/>
                <w:hideMark/>
              </w:tcPr>
            </w:tcPrChange>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18" w:author="Megan Ball" w:date="2020-10-04T12:47:00Z"/>
              </w:rPr>
            </w:pPr>
            <w:ins w:id="2219" w:author="Megan Ball" w:date="2020-10-04T12:47:00Z">
              <w:r w:rsidRPr="00075A53">
                <w:t>12.46318</w:t>
              </w:r>
            </w:ins>
          </w:p>
        </w:tc>
        <w:tc>
          <w:tcPr>
            <w:tcW w:w="1170" w:type="dxa"/>
            <w:noWrap/>
            <w:hideMark/>
            <w:tcPrChange w:id="2220" w:author="Megan Ball" w:date="2020-10-04T12:48:00Z">
              <w:tcPr>
                <w:tcW w:w="871" w:type="dxa"/>
                <w:noWrap/>
                <w:hideMark/>
              </w:tcPr>
            </w:tcPrChange>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21" w:author="Megan Ball" w:date="2020-10-04T12:47:00Z"/>
              </w:rPr>
            </w:pPr>
            <w:ins w:id="2222" w:author="Megan Ball" w:date="2020-10-04T12:47:00Z">
              <w:r w:rsidRPr="00075A53">
                <w:t>0.7698</w:t>
              </w:r>
            </w:ins>
          </w:p>
        </w:tc>
        <w:tc>
          <w:tcPr>
            <w:tcW w:w="1080" w:type="dxa"/>
            <w:noWrap/>
            <w:hideMark/>
            <w:tcPrChange w:id="2223" w:author="Megan Ball" w:date="2020-10-04T12:48:00Z">
              <w:tcPr>
                <w:tcW w:w="871" w:type="dxa"/>
                <w:noWrap/>
                <w:hideMark/>
              </w:tcPr>
            </w:tcPrChange>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24" w:author="Megan Ball" w:date="2020-10-04T12:47:00Z"/>
              </w:rPr>
            </w:pPr>
            <w:ins w:id="2225" w:author="Megan Ball" w:date="2020-10-04T12:47:00Z">
              <w:r w:rsidRPr="00075A53">
                <w:t>16.19</w:t>
              </w:r>
            </w:ins>
          </w:p>
        </w:tc>
        <w:tc>
          <w:tcPr>
            <w:tcW w:w="1170" w:type="dxa"/>
            <w:noWrap/>
            <w:hideMark/>
            <w:tcPrChange w:id="2226" w:author="Megan Ball" w:date="2020-10-04T12:48:00Z">
              <w:tcPr>
                <w:tcW w:w="871" w:type="dxa"/>
                <w:noWrap/>
                <w:hideMark/>
              </w:tcPr>
            </w:tcPrChange>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227" w:author="Megan Ball" w:date="2020-10-04T12:47:00Z"/>
              </w:rPr>
            </w:pPr>
            <w:ins w:id="2228" w:author="Megan Ball" w:date="2020-10-04T12:47:00Z">
              <w:r w:rsidRPr="00075A53">
                <w:t>&lt; 2e-16</w:t>
              </w:r>
            </w:ins>
          </w:p>
        </w:tc>
        <w:tc>
          <w:tcPr>
            <w:tcW w:w="1206" w:type="dxa"/>
            <w:noWrap/>
            <w:hideMark/>
            <w:tcPrChange w:id="2229" w:author="Megan Ball" w:date="2020-10-04T12:48:00Z">
              <w:tcPr>
                <w:tcW w:w="871" w:type="dxa"/>
                <w:noWrap/>
                <w:hideMark/>
              </w:tcPr>
            </w:tcPrChange>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230" w:author="Megan Ball" w:date="2020-10-04T12:47:00Z"/>
              </w:rPr>
            </w:pPr>
            <w:ins w:id="2231" w:author="Megan Ball" w:date="2020-10-04T12:47:00Z">
              <w:r w:rsidRPr="00075A53">
                <w:t>***</w:t>
              </w:r>
            </w:ins>
          </w:p>
        </w:tc>
      </w:tr>
      <w:tr w:rsidR="00075A53" w:rsidRPr="00075A53" w14:paraId="6E4C68EE" w14:textId="77777777" w:rsidTr="00075A53">
        <w:trPr>
          <w:cnfStyle w:val="000000100000" w:firstRow="0" w:lastRow="0" w:firstColumn="0" w:lastColumn="0" w:oddVBand="0" w:evenVBand="0" w:oddHBand="1" w:evenHBand="0" w:firstRowFirstColumn="0" w:firstRowLastColumn="0" w:lastRowFirstColumn="0" w:lastRowLastColumn="0"/>
          <w:trHeight w:val="300"/>
          <w:ins w:id="2232" w:author="Megan Ball" w:date="2020-10-04T12:47:00Z"/>
          <w:trPrChange w:id="2233"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234" w:author="Megan Ball" w:date="2020-10-04T12:48:00Z">
              <w:tcPr>
                <w:tcW w:w="5006" w:type="dxa"/>
                <w:noWrap/>
                <w:hideMark/>
              </w:tcPr>
            </w:tcPrChange>
          </w:tcPr>
          <w:p w14:paraId="3BAD83F1"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235" w:author="Megan Ball" w:date="2020-10-04T12:47:00Z"/>
              </w:rPr>
            </w:pPr>
            <w:proofErr w:type="spellStart"/>
            <w:ins w:id="2236" w:author="Megan Ball" w:date="2020-10-04T12:47:00Z">
              <w:r w:rsidRPr="00075A53">
                <w:t>countryLesotho</w:t>
              </w:r>
              <w:proofErr w:type="spellEnd"/>
            </w:ins>
          </w:p>
        </w:tc>
        <w:tc>
          <w:tcPr>
            <w:tcW w:w="1170" w:type="dxa"/>
            <w:noWrap/>
            <w:hideMark/>
            <w:tcPrChange w:id="2237" w:author="Megan Ball" w:date="2020-10-04T12:48:00Z">
              <w:tcPr>
                <w:tcW w:w="870" w:type="dxa"/>
                <w:noWrap/>
                <w:hideMark/>
              </w:tcPr>
            </w:tcPrChange>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38" w:author="Megan Ball" w:date="2020-10-04T12:47:00Z"/>
              </w:rPr>
            </w:pPr>
            <w:ins w:id="2239" w:author="Megan Ball" w:date="2020-10-04T12:47:00Z">
              <w:r w:rsidRPr="00075A53">
                <w:t>-0.58211</w:t>
              </w:r>
            </w:ins>
          </w:p>
        </w:tc>
        <w:tc>
          <w:tcPr>
            <w:tcW w:w="1170" w:type="dxa"/>
            <w:noWrap/>
            <w:hideMark/>
            <w:tcPrChange w:id="2240" w:author="Megan Ball" w:date="2020-10-04T12:48:00Z">
              <w:tcPr>
                <w:tcW w:w="871" w:type="dxa"/>
                <w:noWrap/>
                <w:hideMark/>
              </w:tcPr>
            </w:tcPrChange>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41" w:author="Megan Ball" w:date="2020-10-04T12:47:00Z"/>
              </w:rPr>
            </w:pPr>
            <w:ins w:id="2242" w:author="Megan Ball" w:date="2020-10-04T12:47:00Z">
              <w:r w:rsidRPr="00075A53">
                <w:t>0.83206</w:t>
              </w:r>
            </w:ins>
          </w:p>
        </w:tc>
        <w:tc>
          <w:tcPr>
            <w:tcW w:w="1080" w:type="dxa"/>
            <w:noWrap/>
            <w:hideMark/>
            <w:tcPrChange w:id="2243" w:author="Megan Ball" w:date="2020-10-04T12:48:00Z">
              <w:tcPr>
                <w:tcW w:w="871" w:type="dxa"/>
                <w:noWrap/>
                <w:hideMark/>
              </w:tcPr>
            </w:tcPrChange>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44" w:author="Megan Ball" w:date="2020-10-04T12:47:00Z"/>
              </w:rPr>
            </w:pPr>
            <w:ins w:id="2245" w:author="Megan Ball" w:date="2020-10-04T12:47:00Z">
              <w:r w:rsidRPr="00075A53">
                <w:t>-0.7</w:t>
              </w:r>
            </w:ins>
          </w:p>
        </w:tc>
        <w:tc>
          <w:tcPr>
            <w:tcW w:w="1170" w:type="dxa"/>
            <w:noWrap/>
            <w:hideMark/>
            <w:tcPrChange w:id="2246" w:author="Megan Ball" w:date="2020-10-04T12:48:00Z">
              <w:tcPr>
                <w:tcW w:w="871" w:type="dxa"/>
                <w:noWrap/>
                <w:hideMark/>
              </w:tcPr>
            </w:tcPrChange>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47" w:author="Megan Ball" w:date="2020-10-04T12:47:00Z"/>
              </w:rPr>
            </w:pPr>
            <w:ins w:id="2248" w:author="Megan Ball" w:date="2020-10-04T12:47:00Z">
              <w:r w:rsidRPr="00075A53">
                <w:t>0.484239</w:t>
              </w:r>
            </w:ins>
          </w:p>
        </w:tc>
        <w:tc>
          <w:tcPr>
            <w:tcW w:w="1206" w:type="dxa"/>
            <w:noWrap/>
            <w:hideMark/>
            <w:tcPrChange w:id="2249" w:author="Megan Ball" w:date="2020-10-04T12:48:00Z">
              <w:tcPr>
                <w:tcW w:w="871" w:type="dxa"/>
                <w:noWrap/>
                <w:hideMark/>
              </w:tcPr>
            </w:tcPrChange>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50" w:author="Megan Ball" w:date="2020-10-04T12:47:00Z"/>
              </w:rPr>
            </w:pPr>
          </w:p>
        </w:tc>
      </w:tr>
      <w:tr w:rsidR="00075A53" w:rsidRPr="00075A53" w14:paraId="439221CC" w14:textId="77777777" w:rsidTr="00075A53">
        <w:trPr>
          <w:trHeight w:val="300"/>
          <w:ins w:id="2251" w:author="Megan Ball" w:date="2020-10-04T12:47:00Z"/>
          <w:trPrChange w:id="2252"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253" w:author="Megan Ball" w:date="2020-10-04T12:48:00Z">
              <w:tcPr>
                <w:tcW w:w="5006" w:type="dxa"/>
                <w:noWrap/>
                <w:hideMark/>
              </w:tcPr>
            </w:tcPrChange>
          </w:tcPr>
          <w:p w14:paraId="0462760A" w14:textId="77777777" w:rsidR="00075A53" w:rsidRPr="00075A53" w:rsidRDefault="00075A53">
            <w:pPr>
              <w:rPr>
                <w:ins w:id="2254" w:author="Megan Ball" w:date="2020-10-04T12:47:00Z"/>
              </w:rPr>
            </w:pPr>
            <w:proofErr w:type="spellStart"/>
            <w:ins w:id="2255" w:author="Megan Ball" w:date="2020-10-04T12:47:00Z">
              <w:r w:rsidRPr="00075A53">
                <w:t>countryLiberia</w:t>
              </w:r>
              <w:proofErr w:type="spellEnd"/>
            </w:ins>
          </w:p>
        </w:tc>
        <w:tc>
          <w:tcPr>
            <w:tcW w:w="1170" w:type="dxa"/>
            <w:noWrap/>
            <w:hideMark/>
            <w:tcPrChange w:id="2256" w:author="Megan Ball" w:date="2020-10-04T12:48:00Z">
              <w:tcPr>
                <w:tcW w:w="870" w:type="dxa"/>
                <w:noWrap/>
                <w:hideMark/>
              </w:tcPr>
            </w:tcPrChange>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57" w:author="Megan Ball" w:date="2020-10-04T12:47:00Z"/>
              </w:rPr>
            </w:pPr>
            <w:ins w:id="2258" w:author="Megan Ball" w:date="2020-10-04T12:47:00Z">
              <w:r w:rsidRPr="00075A53">
                <w:t>-0.62347</w:t>
              </w:r>
            </w:ins>
          </w:p>
        </w:tc>
        <w:tc>
          <w:tcPr>
            <w:tcW w:w="1170" w:type="dxa"/>
            <w:noWrap/>
            <w:hideMark/>
            <w:tcPrChange w:id="2259" w:author="Megan Ball" w:date="2020-10-04T12:48:00Z">
              <w:tcPr>
                <w:tcW w:w="871" w:type="dxa"/>
                <w:noWrap/>
                <w:hideMark/>
              </w:tcPr>
            </w:tcPrChange>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60" w:author="Megan Ball" w:date="2020-10-04T12:47:00Z"/>
              </w:rPr>
            </w:pPr>
            <w:ins w:id="2261" w:author="Megan Ball" w:date="2020-10-04T12:47:00Z">
              <w:r w:rsidRPr="00075A53">
                <w:t>0.74582</w:t>
              </w:r>
            </w:ins>
          </w:p>
        </w:tc>
        <w:tc>
          <w:tcPr>
            <w:tcW w:w="1080" w:type="dxa"/>
            <w:noWrap/>
            <w:hideMark/>
            <w:tcPrChange w:id="2262" w:author="Megan Ball" w:date="2020-10-04T12:48:00Z">
              <w:tcPr>
                <w:tcW w:w="871" w:type="dxa"/>
                <w:noWrap/>
                <w:hideMark/>
              </w:tcPr>
            </w:tcPrChange>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63" w:author="Megan Ball" w:date="2020-10-04T12:47:00Z"/>
              </w:rPr>
            </w:pPr>
            <w:ins w:id="2264" w:author="Megan Ball" w:date="2020-10-04T12:47:00Z">
              <w:r w:rsidRPr="00075A53">
                <w:t>-0.836</w:t>
              </w:r>
            </w:ins>
          </w:p>
        </w:tc>
        <w:tc>
          <w:tcPr>
            <w:tcW w:w="1170" w:type="dxa"/>
            <w:noWrap/>
            <w:hideMark/>
            <w:tcPrChange w:id="2265" w:author="Megan Ball" w:date="2020-10-04T12:48:00Z">
              <w:tcPr>
                <w:tcW w:w="871" w:type="dxa"/>
                <w:noWrap/>
                <w:hideMark/>
              </w:tcPr>
            </w:tcPrChange>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66" w:author="Megan Ball" w:date="2020-10-04T12:47:00Z"/>
              </w:rPr>
            </w:pPr>
            <w:ins w:id="2267" w:author="Megan Ball" w:date="2020-10-04T12:47:00Z">
              <w:r w:rsidRPr="00075A53">
                <w:t>0.403253</w:t>
              </w:r>
            </w:ins>
          </w:p>
        </w:tc>
        <w:tc>
          <w:tcPr>
            <w:tcW w:w="1206" w:type="dxa"/>
            <w:noWrap/>
            <w:hideMark/>
            <w:tcPrChange w:id="2268" w:author="Megan Ball" w:date="2020-10-04T12:48:00Z">
              <w:tcPr>
                <w:tcW w:w="871" w:type="dxa"/>
                <w:noWrap/>
                <w:hideMark/>
              </w:tcPr>
            </w:tcPrChange>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69" w:author="Megan Ball" w:date="2020-10-04T12:47:00Z"/>
              </w:rPr>
            </w:pPr>
          </w:p>
        </w:tc>
      </w:tr>
      <w:tr w:rsidR="00075A53" w:rsidRPr="00075A53" w14:paraId="7114988C" w14:textId="77777777" w:rsidTr="00075A53">
        <w:trPr>
          <w:cnfStyle w:val="000000100000" w:firstRow="0" w:lastRow="0" w:firstColumn="0" w:lastColumn="0" w:oddVBand="0" w:evenVBand="0" w:oddHBand="1" w:evenHBand="0" w:firstRowFirstColumn="0" w:firstRowLastColumn="0" w:lastRowFirstColumn="0" w:lastRowLastColumn="0"/>
          <w:trHeight w:val="300"/>
          <w:ins w:id="2270" w:author="Megan Ball" w:date="2020-10-04T12:47:00Z"/>
          <w:trPrChange w:id="227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272" w:author="Megan Ball" w:date="2020-10-04T12:48:00Z">
              <w:tcPr>
                <w:tcW w:w="5006" w:type="dxa"/>
                <w:noWrap/>
                <w:hideMark/>
              </w:tcPr>
            </w:tcPrChange>
          </w:tcPr>
          <w:p w14:paraId="582770E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273" w:author="Megan Ball" w:date="2020-10-04T12:47:00Z"/>
              </w:rPr>
            </w:pPr>
            <w:proofErr w:type="spellStart"/>
            <w:ins w:id="2274" w:author="Megan Ball" w:date="2020-10-04T12:47:00Z">
              <w:r w:rsidRPr="00075A53">
                <w:t>countryLibya</w:t>
              </w:r>
              <w:proofErr w:type="spellEnd"/>
            </w:ins>
          </w:p>
        </w:tc>
        <w:tc>
          <w:tcPr>
            <w:tcW w:w="1170" w:type="dxa"/>
            <w:noWrap/>
            <w:hideMark/>
            <w:tcPrChange w:id="2275" w:author="Megan Ball" w:date="2020-10-04T12:48:00Z">
              <w:tcPr>
                <w:tcW w:w="870" w:type="dxa"/>
                <w:noWrap/>
                <w:hideMark/>
              </w:tcPr>
            </w:tcPrChange>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76" w:author="Megan Ball" w:date="2020-10-04T12:47:00Z"/>
              </w:rPr>
            </w:pPr>
            <w:ins w:id="2277" w:author="Megan Ball" w:date="2020-10-04T12:47:00Z">
              <w:r w:rsidRPr="00075A53">
                <w:t>9.39647</w:t>
              </w:r>
            </w:ins>
          </w:p>
        </w:tc>
        <w:tc>
          <w:tcPr>
            <w:tcW w:w="1170" w:type="dxa"/>
            <w:noWrap/>
            <w:hideMark/>
            <w:tcPrChange w:id="2278" w:author="Megan Ball" w:date="2020-10-04T12:48:00Z">
              <w:tcPr>
                <w:tcW w:w="871" w:type="dxa"/>
                <w:noWrap/>
                <w:hideMark/>
              </w:tcPr>
            </w:tcPrChange>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79" w:author="Megan Ball" w:date="2020-10-04T12:47:00Z"/>
              </w:rPr>
            </w:pPr>
            <w:ins w:id="2280" w:author="Megan Ball" w:date="2020-10-04T12:47:00Z">
              <w:r w:rsidRPr="00075A53">
                <w:t>0.77269</w:t>
              </w:r>
            </w:ins>
          </w:p>
        </w:tc>
        <w:tc>
          <w:tcPr>
            <w:tcW w:w="1080" w:type="dxa"/>
            <w:noWrap/>
            <w:hideMark/>
            <w:tcPrChange w:id="2281" w:author="Megan Ball" w:date="2020-10-04T12:48:00Z">
              <w:tcPr>
                <w:tcW w:w="871" w:type="dxa"/>
                <w:noWrap/>
                <w:hideMark/>
              </w:tcPr>
            </w:tcPrChange>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282" w:author="Megan Ball" w:date="2020-10-04T12:47:00Z"/>
              </w:rPr>
            </w:pPr>
            <w:ins w:id="2283" w:author="Megan Ball" w:date="2020-10-04T12:47:00Z">
              <w:r w:rsidRPr="00075A53">
                <w:t>12.161</w:t>
              </w:r>
            </w:ins>
          </w:p>
        </w:tc>
        <w:tc>
          <w:tcPr>
            <w:tcW w:w="1170" w:type="dxa"/>
            <w:noWrap/>
            <w:hideMark/>
            <w:tcPrChange w:id="2284" w:author="Megan Ball" w:date="2020-10-04T12:48:00Z">
              <w:tcPr>
                <w:tcW w:w="871" w:type="dxa"/>
                <w:noWrap/>
                <w:hideMark/>
              </w:tcPr>
            </w:tcPrChange>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285" w:author="Megan Ball" w:date="2020-10-04T12:47:00Z"/>
              </w:rPr>
            </w:pPr>
            <w:ins w:id="2286" w:author="Megan Ball" w:date="2020-10-04T12:47:00Z">
              <w:r w:rsidRPr="00075A53">
                <w:t>&lt; 2e-16</w:t>
              </w:r>
            </w:ins>
          </w:p>
        </w:tc>
        <w:tc>
          <w:tcPr>
            <w:tcW w:w="1206" w:type="dxa"/>
            <w:noWrap/>
            <w:hideMark/>
            <w:tcPrChange w:id="2287" w:author="Megan Ball" w:date="2020-10-04T12:48:00Z">
              <w:tcPr>
                <w:tcW w:w="871" w:type="dxa"/>
                <w:noWrap/>
                <w:hideMark/>
              </w:tcPr>
            </w:tcPrChange>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288" w:author="Megan Ball" w:date="2020-10-04T12:47:00Z"/>
              </w:rPr>
            </w:pPr>
            <w:ins w:id="2289" w:author="Megan Ball" w:date="2020-10-04T12:47:00Z">
              <w:r w:rsidRPr="00075A53">
                <w:t>***</w:t>
              </w:r>
            </w:ins>
          </w:p>
        </w:tc>
      </w:tr>
      <w:tr w:rsidR="00075A53" w:rsidRPr="00075A53" w14:paraId="604D50FB" w14:textId="77777777" w:rsidTr="00075A53">
        <w:trPr>
          <w:trHeight w:val="300"/>
          <w:ins w:id="2290" w:author="Megan Ball" w:date="2020-10-04T12:47:00Z"/>
          <w:trPrChange w:id="229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292" w:author="Megan Ball" w:date="2020-10-04T12:48:00Z">
              <w:tcPr>
                <w:tcW w:w="5006" w:type="dxa"/>
                <w:noWrap/>
                <w:hideMark/>
              </w:tcPr>
            </w:tcPrChange>
          </w:tcPr>
          <w:p w14:paraId="3E2D378F" w14:textId="77777777" w:rsidR="00075A53" w:rsidRPr="00075A53" w:rsidRDefault="00075A53">
            <w:pPr>
              <w:rPr>
                <w:ins w:id="2293" w:author="Megan Ball" w:date="2020-10-04T12:47:00Z"/>
              </w:rPr>
            </w:pPr>
            <w:proofErr w:type="spellStart"/>
            <w:ins w:id="2294" w:author="Megan Ball" w:date="2020-10-04T12:47:00Z">
              <w:r w:rsidRPr="00075A53">
                <w:t>countryLithuania</w:t>
              </w:r>
              <w:proofErr w:type="spellEnd"/>
            </w:ins>
          </w:p>
        </w:tc>
        <w:tc>
          <w:tcPr>
            <w:tcW w:w="1170" w:type="dxa"/>
            <w:noWrap/>
            <w:hideMark/>
            <w:tcPrChange w:id="2295" w:author="Megan Ball" w:date="2020-10-04T12:48:00Z">
              <w:tcPr>
                <w:tcW w:w="870" w:type="dxa"/>
                <w:noWrap/>
                <w:hideMark/>
              </w:tcPr>
            </w:tcPrChange>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96" w:author="Megan Ball" w:date="2020-10-04T12:47:00Z"/>
              </w:rPr>
            </w:pPr>
            <w:ins w:id="2297" w:author="Megan Ball" w:date="2020-10-04T12:47:00Z">
              <w:r w:rsidRPr="00075A53">
                <w:t>8.73986</w:t>
              </w:r>
            </w:ins>
          </w:p>
        </w:tc>
        <w:tc>
          <w:tcPr>
            <w:tcW w:w="1170" w:type="dxa"/>
            <w:noWrap/>
            <w:hideMark/>
            <w:tcPrChange w:id="2298" w:author="Megan Ball" w:date="2020-10-04T12:48:00Z">
              <w:tcPr>
                <w:tcW w:w="871" w:type="dxa"/>
                <w:noWrap/>
                <w:hideMark/>
              </w:tcPr>
            </w:tcPrChange>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299" w:author="Megan Ball" w:date="2020-10-04T12:47:00Z"/>
              </w:rPr>
            </w:pPr>
            <w:ins w:id="2300" w:author="Megan Ball" w:date="2020-10-04T12:47:00Z">
              <w:r w:rsidRPr="00075A53">
                <w:t>0.78606</w:t>
              </w:r>
            </w:ins>
          </w:p>
        </w:tc>
        <w:tc>
          <w:tcPr>
            <w:tcW w:w="1080" w:type="dxa"/>
            <w:noWrap/>
            <w:hideMark/>
            <w:tcPrChange w:id="2301" w:author="Megan Ball" w:date="2020-10-04T12:48:00Z">
              <w:tcPr>
                <w:tcW w:w="871" w:type="dxa"/>
                <w:noWrap/>
                <w:hideMark/>
              </w:tcPr>
            </w:tcPrChange>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02" w:author="Megan Ball" w:date="2020-10-04T12:47:00Z"/>
              </w:rPr>
            </w:pPr>
            <w:ins w:id="2303" w:author="Megan Ball" w:date="2020-10-04T12:47:00Z">
              <w:r w:rsidRPr="00075A53">
                <w:t>11.119</w:t>
              </w:r>
            </w:ins>
          </w:p>
        </w:tc>
        <w:tc>
          <w:tcPr>
            <w:tcW w:w="1170" w:type="dxa"/>
            <w:noWrap/>
            <w:hideMark/>
            <w:tcPrChange w:id="2304" w:author="Megan Ball" w:date="2020-10-04T12:48:00Z">
              <w:tcPr>
                <w:tcW w:w="871" w:type="dxa"/>
                <w:noWrap/>
                <w:hideMark/>
              </w:tcPr>
            </w:tcPrChange>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305" w:author="Megan Ball" w:date="2020-10-04T12:47:00Z"/>
              </w:rPr>
            </w:pPr>
            <w:ins w:id="2306" w:author="Megan Ball" w:date="2020-10-04T12:47:00Z">
              <w:r w:rsidRPr="00075A53">
                <w:t>&lt; 2e-16</w:t>
              </w:r>
            </w:ins>
          </w:p>
        </w:tc>
        <w:tc>
          <w:tcPr>
            <w:tcW w:w="1206" w:type="dxa"/>
            <w:noWrap/>
            <w:hideMark/>
            <w:tcPrChange w:id="2307" w:author="Megan Ball" w:date="2020-10-04T12:48:00Z">
              <w:tcPr>
                <w:tcW w:w="871" w:type="dxa"/>
                <w:noWrap/>
                <w:hideMark/>
              </w:tcPr>
            </w:tcPrChange>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308" w:author="Megan Ball" w:date="2020-10-04T12:47:00Z"/>
              </w:rPr>
            </w:pPr>
            <w:ins w:id="2309" w:author="Megan Ball" w:date="2020-10-04T12:47:00Z">
              <w:r w:rsidRPr="00075A53">
                <w:t>***</w:t>
              </w:r>
            </w:ins>
          </w:p>
        </w:tc>
      </w:tr>
      <w:tr w:rsidR="00075A53" w:rsidRPr="00075A53" w14:paraId="6A8E88F5" w14:textId="77777777" w:rsidTr="00075A53">
        <w:trPr>
          <w:cnfStyle w:val="000000100000" w:firstRow="0" w:lastRow="0" w:firstColumn="0" w:lastColumn="0" w:oddVBand="0" w:evenVBand="0" w:oddHBand="1" w:evenHBand="0" w:firstRowFirstColumn="0" w:firstRowLastColumn="0" w:lastRowFirstColumn="0" w:lastRowLastColumn="0"/>
          <w:trHeight w:val="300"/>
          <w:ins w:id="2310" w:author="Megan Ball" w:date="2020-10-04T12:47:00Z"/>
          <w:trPrChange w:id="231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312" w:author="Megan Ball" w:date="2020-10-04T12:48:00Z">
              <w:tcPr>
                <w:tcW w:w="5006" w:type="dxa"/>
                <w:noWrap/>
                <w:hideMark/>
              </w:tcPr>
            </w:tcPrChange>
          </w:tcPr>
          <w:p w14:paraId="1128954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313" w:author="Megan Ball" w:date="2020-10-04T12:47:00Z"/>
              </w:rPr>
            </w:pPr>
            <w:proofErr w:type="spellStart"/>
            <w:ins w:id="2314" w:author="Megan Ball" w:date="2020-10-04T12:47:00Z">
              <w:r w:rsidRPr="00075A53">
                <w:t>countryLuxembourg</w:t>
              </w:r>
              <w:proofErr w:type="spellEnd"/>
            </w:ins>
          </w:p>
        </w:tc>
        <w:tc>
          <w:tcPr>
            <w:tcW w:w="1170" w:type="dxa"/>
            <w:noWrap/>
            <w:hideMark/>
            <w:tcPrChange w:id="2315" w:author="Megan Ball" w:date="2020-10-04T12:48:00Z">
              <w:tcPr>
                <w:tcW w:w="870" w:type="dxa"/>
                <w:noWrap/>
                <w:hideMark/>
              </w:tcPr>
            </w:tcPrChange>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16" w:author="Megan Ball" w:date="2020-10-04T12:47:00Z"/>
              </w:rPr>
            </w:pPr>
            <w:ins w:id="2317" w:author="Megan Ball" w:date="2020-10-04T12:47:00Z">
              <w:r w:rsidRPr="00075A53">
                <w:t>18.04233</w:t>
              </w:r>
            </w:ins>
          </w:p>
        </w:tc>
        <w:tc>
          <w:tcPr>
            <w:tcW w:w="1170" w:type="dxa"/>
            <w:noWrap/>
            <w:hideMark/>
            <w:tcPrChange w:id="2318" w:author="Megan Ball" w:date="2020-10-04T12:48:00Z">
              <w:tcPr>
                <w:tcW w:w="871" w:type="dxa"/>
                <w:noWrap/>
                <w:hideMark/>
              </w:tcPr>
            </w:tcPrChange>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19" w:author="Megan Ball" w:date="2020-10-04T12:47:00Z"/>
              </w:rPr>
            </w:pPr>
            <w:ins w:id="2320" w:author="Megan Ball" w:date="2020-10-04T12:47:00Z">
              <w:r w:rsidRPr="00075A53">
                <w:t>0.76832</w:t>
              </w:r>
            </w:ins>
          </w:p>
        </w:tc>
        <w:tc>
          <w:tcPr>
            <w:tcW w:w="1080" w:type="dxa"/>
            <w:noWrap/>
            <w:hideMark/>
            <w:tcPrChange w:id="2321" w:author="Megan Ball" w:date="2020-10-04T12:48:00Z">
              <w:tcPr>
                <w:tcW w:w="871" w:type="dxa"/>
                <w:noWrap/>
                <w:hideMark/>
              </w:tcPr>
            </w:tcPrChange>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22" w:author="Megan Ball" w:date="2020-10-04T12:47:00Z"/>
              </w:rPr>
            </w:pPr>
            <w:ins w:id="2323" w:author="Megan Ball" w:date="2020-10-04T12:47:00Z">
              <w:r w:rsidRPr="00075A53">
                <w:t>23.483</w:t>
              </w:r>
            </w:ins>
          </w:p>
        </w:tc>
        <w:tc>
          <w:tcPr>
            <w:tcW w:w="1170" w:type="dxa"/>
            <w:noWrap/>
            <w:hideMark/>
            <w:tcPrChange w:id="2324" w:author="Megan Ball" w:date="2020-10-04T12:48:00Z">
              <w:tcPr>
                <w:tcW w:w="871" w:type="dxa"/>
                <w:noWrap/>
                <w:hideMark/>
              </w:tcPr>
            </w:tcPrChange>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325" w:author="Megan Ball" w:date="2020-10-04T12:47:00Z"/>
              </w:rPr>
            </w:pPr>
            <w:ins w:id="2326" w:author="Megan Ball" w:date="2020-10-04T12:47:00Z">
              <w:r w:rsidRPr="00075A53">
                <w:t>&lt; 2e-16</w:t>
              </w:r>
            </w:ins>
          </w:p>
        </w:tc>
        <w:tc>
          <w:tcPr>
            <w:tcW w:w="1206" w:type="dxa"/>
            <w:noWrap/>
            <w:hideMark/>
            <w:tcPrChange w:id="2327" w:author="Megan Ball" w:date="2020-10-04T12:48:00Z">
              <w:tcPr>
                <w:tcW w:w="871" w:type="dxa"/>
                <w:noWrap/>
                <w:hideMark/>
              </w:tcPr>
            </w:tcPrChange>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328" w:author="Megan Ball" w:date="2020-10-04T12:47:00Z"/>
              </w:rPr>
            </w:pPr>
            <w:ins w:id="2329" w:author="Megan Ball" w:date="2020-10-04T12:47:00Z">
              <w:r w:rsidRPr="00075A53">
                <w:t>***</w:t>
              </w:r>
            </w:ins>
          </w:p>
        </w:tc>
      </w:tr>
      <w:tr w:rsidR="00075A53" w:rsidRPr="00075A53" w14:paraId="18D2A200" w14:textId="77777777" w:rsidTr="00075A53">
        <w:trPr>
          <w:trHeight w:val="300"/>
          <w:ins w:id="2330" w:author="Megan Ball" w:date="2020-10-04T12:47:00Z"/>
          <w:trPrChange w:id="233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332" w:author="Megan Ball" w:date="2020-10-04T12:48:00Z">
              <w:tcPr>
                <w:tcW w:w="5006" w:type="dxa"/>
                <w:noWrap/>
                <w:hideMark/>
              </w:tcPr>
            </w:tcPrChange>
          </w:tcPr>
          <w:p w14:paraId="792912B1" w14:textId="77777777" w:rsidR="00075A53" w:rsidRPr="00075A53" w:rsidRDefault="00075A53">
            <w:pPr>
              <w:rPr>
                <w:ins w:id="2333" w:author="Megan Ball" w:date="2020-10-04T12:47:00Z"/>
              </w:rPr>
            </w:pPr>
            <w:proofErr w:type="spellStart"/>
            <w:ins w:id="2334" w:author="Megan Ball" w:date="2020-10-04T12:47:00Z">
              <w:r w:rsidRPr="00075A53">
                <w:t>countryMadagascar</w:t>
              </w:r>
              <w:proofErr w:type="spellEnd"/>
            </w:ins>
          </w:p>
        </w:tc>
        <w:tc>
          <w:tcPr>
            <w:tcW w:w="1170" w:type="dxa"/>
            <w:noWrap/>
            <w:hideMark/>
            <w:tcPrChange w:id="2335" w:author="Megan Ball" w:date="2020-10-04T12:48:00Z">
              <w:tcPr>
                <w:tcW w:w="870" w:type="dxa"/>
                <w:noWrap/>
                <w:hideMark/>
              </w:tcPr>
            </w:tcPrChange>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36" w:author="Megan Ball" w:date="2020-10-04T12:47:00Z"/>
              </w:rPr>
            </w:pPr>
            <w:ins w:id="2337" w:author="Megan Ball" w:date="2020-10-04T12:47:00Z">
              <w:r w:rsidRPr="00075A53">
                <w:t>3.94817</w:t>
              </w:r>
            </w:ins>
          </w:p>
        </w:tc>
        <w:tc>
          <w:tcPr>
            <w:tcW w:w="1170" w:type="dxa"/>
            <w:noWrap/>
            <w:hideMark/>
            <w:tcPrChange w:id="2338" w:author="Megan Ball" w:date="2020-10-04T12:48:00Z">
              <w:tcPr>
                <w:tcW w:w="871" w:type="dxa"/>
                <w:noWrap/>
                <w:hideMark/>
              </w:tcPr>
            </w:tcPrChange>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39" w:author="Megan Ball" w:date="2020-10-04T12:47:00Z"/>
              </w:rPr>
            </w:pPr>
            <w:ins w:id="2340" w:author="Megan Ball" w:date="2020-10-04T12:47:00Z">
              <w:r w:rsidRPr="00075A53">
                <w:t>0.74218</w:t>
              </w:r>
            </w:ins>
          </w:p>
        </w:tc>
        <w:tc>
          <w:tcPr>
            <w:tcW w:w="1080" w:type="dxa"/>
            <w:noWrap/>
            <w:hideMark/>
            <w:tcPrChange w:id="2341" w:author="Megan Ball" w:date="2020-10-04T12:48:00Z">
              <w:tcPr>
                <w:tcW w:w="871" w:type="dxa"/>
                <w:noWrap/>
                <w:hideMark/>
              </w:tcPr>
            </w:tcPrChange>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42" w:author="Megan Ball" w:date="2020-10-04T12:47:00Z"/>
              </w:rPr>
            </w:pPr>
            <w:ins w:id="2343" w:author="Megan Ball" w:date="2020-10-04T12:47:00Z">
              <w:r w:rsidRPr="00075A53">
                <w:t>5.32</w:t>
              </w:r>
            </w:ins>
          </w:p>
        </w:tc>
        <w:tc>
          <w:tcPr>
            <w:tcW w:w="1170" w:type="dxa"/>
            <w:noWrap/>
            <w:hideMark/>
            <w:tcPrChange w:id="2344" w:author="Megan Ball" w:date="2020-10-04T12:48:00Z">
              <w:tcPr>
                <w:tcW w:w="871" w:type="dxa"/>
                <w:noWrap/>
                <w:hideMark/>
              </w:tcPr>
            </w:tcPrChange>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45" w:author="Megan Ball" w:date="2020-10-04T12:47:00Z"/>
              </w:rPr>
            </w:pPr>
            <w:ins w:id="2346" w:author="Megan Ball" w:date="2020-10-04T12:47:00Z">
              <w:r w:rsidRPr="00075A53">
                <w:t>1.12E-07</w:t>
              </w:r>
            </w:ins>
          </w:p>
        </w:tc>
        <w:tc>
          <w:tcPr>
            <w:tcW w:w="1206" w:type="dxa"/>
            <w:noWrap/>
            <w:hideMark/>
            <w:tcPrChange w:id="2347" w:author="Megan Ball" w:date="2020-10-04T12:48:00Z">
              <w:tcPr>
                <w:tcW w:w="871" w:type="dxa"/>
                <w:noWrap/>
                <w:hideMark/>
              </w:tcPr>
            </w:tcPrChange>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348" w:author="Megan Ball" w:date="2020-10-04T12:47:00Z"/>
              </w:rPr>
            </w:pPr>
            <w:ins w:id="2349" w:author="Megan Ball" w:date="2020-10-04T12:47:00Z">
              <w:r w:rsidRPr="00075A53">
                <w:t>***</w:t>
              </w:r>
            </w:ins>
          </w:p>
        </w:tc>
      </w:tr>
      <w:tr w:rsidR="00075A53" w:rsidRPr="00075A53" w14:paraId="617D3726" w14:textId="77777777" w:rsidTr="00075A53">
        <w:trPr>
          <w:cnfStyle w:val="000000100000" w:firstRow="0" w:lastRow="0" w:firstColumn="0" w:lastColumn="0" w:oddVBand="0" w:evenVBand="0" w:oddHBand="1" w:evenHBand="0" w:firstRowFirstColumn="0" w:firstRowLastColumn="0" w:lastRowFirstColumn="0" w:lastRowLastColumn="0"/>
          <w:trHeight w:val="300"/>
          <w:ins w:id="2350" w:author="Megan Ball" w:date="2020-10-04T12:47:00Z"/>
          <w:trPrChange w:id="235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352" w:author="Megan Ball" w:date="2020-10-04T12:48:00Z">
              <w:tcPr>
                <w:tcW w:w="5006" w:type="dxa"/>
                <w:noWrap/>
                <w:hideMark/>
              </w:tcPr>
            </w:tcPrChange>
          </w:tcPr>
          <w:p w14:paraId="639D8C8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353" w:author="Megan Ball" w:date="2020-10-04T12:47:00Z"/>
              </w:rPr>
            </w:pPr>
            <w:proofErr w:type="spellStart"/>
            <w:ins w:id="2354" w:author="Megan Ball" w:date="2020-10-04T12:47:00Z">
              <w:r w:rsidRPr="00075A53">
                <w:t>countryMalawi</w:t>
              </w:r>
              <w:proofErr w:type="spellEnd"/>
            </w:ins>
          </w:p>
        </w:tc>
        <w:tc>
          <w:tcPr>
            <w:tcW w:w="1170" w:type="dxa"/>
            <w:noWrap/>
            <w:hideMark/>
            <w:tcPrChange w:id="2355" w:author="Megan Ball" w:date="2020-10-04T12:48:00Z">
              <w:tcPr>
                <w:tcW w:w="870" w:type="dxa"/>
                <w:noWrap/>
                <w:hideMark/>
              </w:tcPr>
            </w:tcPrChange>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56" w:author="Megan Ball" w:date="2020-10-04T12:47:00Z"/>
              </w:rPr>
            </w:pPr>
            <w:ins w:id="2357" w:author="Megan Ball" w:date="2020-10-04T12:47:00Z">
              <w:r w:rsidRPr="00075A53">
                <w:t>-1.95829</w:t>
              </w:r>
            </w:ins>
          </w:p>
        </w:tc>
        <w:tc>
          <w:tcPr>
            <w:tcW w:w="1170" w:type="dxa"/>
            <w:noWrap/>
            <w:hideMark/>
            <w:tcPrChange w:id="2358" w:author="Megan Ball" w:date="2020-10-04T12:48:00Z">
              <w:tcPr>
                <w:tcW w:w="871" w:type="dxa"/>
                <w:noWrap/>
                <w:hideMark/>
              </w:tcPr>
            </w:tcPrChange>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59" w:author="Megan Ball" w:date="2020-10-04T12:47:00Z"/>
              </w:rPr>
            </w:pPr>
            <w:ins w:id="2360" w:author="Megan Ball" w:date="2020-10-04T12:47:00Z">
              <w:r w:rsidRPr="00075A53">
                <w:t>0.79204</w:t>
              </w:r>
            </w:ins>
          </w:p>
        </w:tc>
        <w:tc>
          <w:tcPr>
            <w:tcW w:w="1080" w:type="dxa"/>
            <w:noWrap/>
            <w:hideMark/>
            <w:tcPrChange w:id="2361" w:author="Megan Ball" w:date="2020-10-04T12:48:00Z">
              <w:tcPr>
                <w:tcW w:w="871" w:type="dxa"/>
                <w:noWrap/>
                <w:hideMark/>
              </w:tcPr>
            </w:tcPrChange>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62" w:author="Megan Ball" w:date="2020-10-04T12:47:00Z"/>
              </w:rPr>
            </w:pPr>
            <w:ins w:id="2363" w:author="Megan Ball" w:date="2020-10-04T12:47:00Z">
              <w:r w:rsidRPr="00075A53">
                <w:t>-2.472</w:t>
              </w:r>
            </w:ins>
          </w:p>
        </w:tc>
        <w:tc>
          <w:tcPr>
            <w:tcW w:w="1170" w:type="dxa"/>
            <w:noWrap/>
            <w:hideMark/>
            <w:tcPrChange w:id="2364" w:author="Megan Ball" w:date="2020-10-04T12:48:00Z">
              <w:tcPr>
                <w:tcW w:w="871" w:type="dxa"/>
                <w:noWrap/>
                <w:hideMark/>
              </w:tcPr>
            </w:tcPrChange>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65" w:author="Megan Ball" w:date="2020-10-04T12:47:00Z"/>
              </w:rPr>
            </w:pPr>
            <w:ins w:id="2366" w:author="Megan Ball" w:date="2020-10-04T12:47:00Z">
              <w:r w:rsidRPr="00075A53">
                <w:t>0.013479</w:t>
              </w:r>
            </w:ins>
          </w:p>
        </w:tc>
        <w:tc>
          <w:tcPr>
            <w:tcW w:w="1206" w:type="dxa"/>
            <w:noWrap/>
            <w:hideMark/>
            <w:tcPrChange w:id="2367" w:author="Megan Ball" w:date="2020-10-04T12:48:00Z">
              <w:tcPr>
                <w:tcW w:w="871" w:type="dxa"/>
                <w:noWrap/>
                <w:hideMark/>
              </w:tcPr>
            </w:tcPrChange>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368" w:author="Megan Ball" w:date="2020-10-04T12:47:00Z"/>
              </w:rPr>
            </w:pPr>
            <w:ins w:id="2369" w:author="Megan Ball" w:date="2020-10-04T12:47:00Z">
              <w:r w:rsidRPr="00075A53">
                <w:t>*</w:t>
              </w:r>
            </w:ins>
          </w:p>
        </w:tc>
      </w:tr>
      <w:tr w:rsidR="00075A53" w:rsidRPr="00075A53" w14:paraId="68715FB8" w14:textId="77777777" w:rsidTr="00075A53">
        <w:trPr>
          <w:trHeight w:val="300"/>
          <w:ins w:id="2370" w:author="Megan Ball" w:date="2020-10-04T12:47:00Z"/>
          <w:trPrChange w:id="237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372" w:author="Megan Ball" w:date="2020-10-04T12:48:00Z">
              <w:tcPr>
                <w:tcW w:w="5006" w:type="dxa"/>
                <w:noWrap/>
                <w:hideMark/>
              </w:tcPr>
            </w:tcPrChange>
          </w:tcPr>
          <w:p w14:paraId="1BB9A66A" w14:textId="77777777" w:rsidR="00075A53" w:rsidRPr="00075A53" w:rsidRDefault="00075A53">
            <w:pPr>
              <w:rPr>
                <w:ins w:id="2373" w:author="Megan Ball" w:date="2020-10-04T12:47:00Z"/>
              </w:rPr>
            </w:pPr>
            <w:proofErr w:type="spellStart"/>
            <w:ins w:id="2374" w:author="Megan Ball" w:date="2020-10-04T12:47:00Z">
              <w:r w:rsidRPr="00075A53">
                <w:t>countryMalaysia</w:t>
              </w:r>
              <w:proofErr w:type="spellEnd"/>
            </w:ins>
          </w:p>
        </w:tc>
        <w:tc>
          <w:tcPr>
            <w:tcW w:w="1170" w:type="dxa"/>
            <w:noWrap/>
            <w:hideMark/>
            <w:tcPrChange w:id="2375" w:author="Megan Ball" w:date="2020-10-04T12:48:00Z">
              <w:tcPr>
                <w:tcW w:w="870" w:type="dxa"/>
                <w:noWrap/>
                <w:hideMark/>
              </w:tcPr>
            </w:tcPrChange>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76" w:author="Megan Ball" w:date="2020-10-04T12:47:00Z"/>
              </w:rPr>
            </w:pPr>
            <w:ins w:id="2377" w:author="Megan Ball" w:date="2020-10-04T12:47:00Z">
              <w:r w:rsidRPr="00075A53">
                <w:t>12.01548</w:t>
              </w:r>
            </w:ins>
          </w:p>
        </w:tc>
        <w:tc>
          <w:tcPr>
            <w:tcW w:w="1170" w:type="dxa"/>
            <w:noWrap/>
            <w:hideMark/>
            <w:tcPrChange w:id="2378" w:author="Megan Ball" w:date="2020-10-04T12:48:00Z">
              <w:tcPr>
                <w:tcW w:w="871" w:type="dxa"/>
                <w:noWrap/>
                <w:hideMark/>
              </w:tcPr>
            </w:tcPrChange>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79" w:author="Megan Ball" w:date="2020-10-04T12:47:00Z"/>
              </w:rPr>
            </w:pPr>
            <w:ins w:id="2380" w:author="Megan Ball" w:date="2020-10-04T12:47:00Z">
              <w:r w:rsidRPr="00075A53">
                <w:t>0.75724</w:t>
              </w:r>
            </w:ins>
          </w:p>
        </w:tc>
        <w:tc>
          <w:tcPr>
            <w:tcW w:w="1080" w:type="dxa"/>
            <w:noWrap/>
            <w:hideMark/>
            <w:tcPrChange w:id="2381" w:author="Megan Ball" w:date="2020-10-04T12:48:00Z">
              <w:tcPr>
                <w:tcW w:w="871" w:type="dxa"/>
                <w:noWrap/>
                <w:hideMark/>
              </w:tcPr>
            </w:tcPrChange>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382" w:author="Megan Ball" w:date="2020-10-04T12:47:00Z"/>
              </w:rPr>
            </w:pPr>
            <w:ins w:id="2383" w:author="Megan Ball" w:date="2020-10-04T12:47:00Z">
              <w:r w:rsidRPr="00075A53">
                <w:t>15.867</w:t>
              </w:r>
            </w:ins>
          </w:p>
        </w:tc>
        <w:tc>
          <w:tcPr>
            <w:tcW w:w="1170" w:type="dxa"/>
            <w:noWrap/>
            <w:hideMark/>
            <w:tcPrChange w:id="2384" w:author="Megan Ball" w:date="2020-10-04T12:48:00Z">
              <w:tcPr>
                <w:tcW w:w="871" w:type="dxa"/>
                <w:noWrap/>
                <w:hideMark/>
              </w:tcPr>
            </w:tcPrChange>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385" w:author="Megan Ball" w:date="2020-10-04T12:47:00Z"/>
              </w:rPr>
            </w:pPr>
            <w:ins w:id="2386" w:author="Megan Ball" w:date="2020-10-04T12:47:00Z">
              <w:r w:rsidRPr="00075A53">
                <w:t>&lt; 2e-16</w:t>
              </w:r>
            </w:ins>
          </w:p>
        </w:tc>
        <w:tc>
          <w:tcPr>
            <w:tcW w:w="1206" w:type="dxa"/>
            <w:noWrap/>
            <w:hideMark/>
            <w:tcPrChange w:id="2387" w:author="Megan Ball" w:date="2020-10-04T12:48:00Z">
              <w:tcPr>
                <w:tcW w:w="871" w:type="dxa"/>
                <w:noWrap/>
                <w:hideMark/>
              </w:tcPr>
            </w:tcPrChange>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388" w:author="Megan Ball" w:date="2020-10-04T12:47:00Z"/>
              </w:rPr>
            </w:pPr>
            <w:ins w:id="2389" w:author="Megan Ball" w:date="2020-10-04T12:47:00Z">
              <w:r w:rsidRPr="00075A53">
                <w:t>***</w:t>
              </w:r>
            </w:ins>
          </w:p>
        </w:tc>
      </w:tr>
      <w:tr w:rsidR="00075A53" w:rsidRPr="00075A53" w14:paraId="054D58B6" w14:textId="77777777" w:rsidTr="00075A53">
        <w:trPr>
          <w:cnfStyle w:val="000000100000" w:firstRow="0" w:lastRow="0" w:firstColumn="0" w:lastColumn="0" w:oddVBand="0" w:evenVBand="0" w:oddHBand="1" w:evenHBand="0" w:firstRowFirstColumn="0" w:firstRowLastColumn="0" w:lastRowFirstColumn="0" w:lastRowLastColumn="0"/>
          <w:trHeight w:val="300"/>
          <w:ins w:id="2390" w:author="Megan Ball" w:date="2020-10-04T12:47:00Z"/>
          <w:trPrChange w:id="239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392" w:author="Megan Ball" w:date="2020-10-04T12:48:00Z">
              <w:tcPr>
                <w:tcW w:w="5006" w:type="dxa"/>
                <w:noWrap/>
                <w:hideMark/>
              </w:tcPr>
            </w:tcPrChange>
          </w:tcPr>
          <w:p w14:paraId="607200B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393" w:author="Megan Ball" w:date="2020-10-04T12:47:00Z"/>
              </w:rPr>
            </w:pPr>
            <w:proofErr w:type="spellStart"/>
            <w:ins w:id="2394" w:author="Megan Ball" w:date="2020-10-04T12:47:00Z">
              <w:r w:rsidRPr="00075A53">
                <w:t>countryMaldives</w:t>
              </w:r>
              <w:proofErr w:type="spellEnd"/>
            </w:ins>
          </w:p>
        </w:tc>
        <w:tc>
          <w:tcPr>
            <w:tcW w:w="1170" w:type="dxa"/>
            <w:noWrap/>
            <w:hideMark/>
            <w:tcPrChange w:id="2395" w:author="Megan Ball" w:date="2020-10-04T12:48:00Z">
              <w:tcPr>
                <w:tcW w:w="870" w:type="dxa"/>
                <w:noWrap/>
                <w:hideMark/>
              </w:tcPr>
            </w:tcPrChange>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96" w:author="Megan Ball" w:date="2020-10-04T12:47:00Z"/>
              </w:rPr>
            </w:pPr>
            <w:ins w:id="2397" w:author="Megan Ball" w:date="2020-10-04T12:47:00Z">
              <w:r w:rsidRPr="00075A53">
                <w:t>14.43139</w:t>
              </w:r>
            </w:ins>
          </w:p>
        </w:tc>
        <w:tc>
          <w:tcPr>
            <w:tcW w:w="1170" w:type="dxa"/>
            <w:noWrap/>
            <w:hideMark/>
            <w:tcPrChange w:id="2398" w:author="Megan Ball" w:date="2020-10-04T12:48:00Z">
              <w:tcPr>
                <w:tcW w:w="871" w:type="dxa"/>
                <w:noWrap/>
                <w:hideMark/>
              </w:tcPr>
            </w:tcPrChange>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399" w:author="Megan Ball" w:date="2020-10-04T12:47:00Z"/>
              </w:rPr>
            </w:pPr>
            <w:ins w:id="2400" w:author="Megan Ball" w:date="2020-10-04T12:47:00Z">
              <w:r w:rsidRPr="00075A53">
                <w:t>0.75198</w:t>
              </w:r>
            </w:ins>
          </w:p>
        </w:tc>
        <w:tc>
          <w:tcPr>
            <w:tcW w:w="1080" w:type="dxa"/>
            <w:noWrap/>
            <w:hideMark/>
            <w:tcPrChange w:id="2401" w:author="Megan Ball" w:date="2020-10-04T12:48:00Z">
              <w:tcPr>
                <w:tcW w:w="871" w:type="dxa"/>
                <w:noWrap/>
                <w:hideMark/>
              </w:tcPr>
            </w:tcPrChange>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02" w:author="Megan Ball" w:date="2020-10-04T12:47:00Z"/>
              </w:rPr>
            </w:pPr>
            <w:ins w:id="2403" w:author="Megan Ball" w:date="2020-10-04T12:47:00Z">
              <w:r w:rsidRPr="00075A53">
                <w:t>19.191</w:t>
              </w:r>
            </w:ins>
          </w:p>
        </w:tc>
        <w:tc>
          <w:tcPr>
            <w:tcW w:w="1170" w:type="dxa"/>
            <w:noWrap/>
            <w:hideMark/>
            <w:tcPrChange w:id="2404" w:author="Megan Ball" w:date="2020-10-04T12:48:00Z">
              <w:tcPr>
                <w:tcW w:w="871" w:type="dxa"/>
                <w:noWrap/>
                <w:hideMark/>
              </w:tcPr>
            </w:tcPrChange>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05" w:author="Megan Ball" w:date="2020-10-04T12:47:00Z"/>
              </w:rPr>
            </w:pPr>
            <w:ins w:id="2406" w:author="Megan Ball" w:date="2020-10-04T12:47:00Z">
              <w:r w:rsidRPr="00075A53">
                <w:t>&lt; 2e-16</w:t>
              </w:r>
            </w:ins>
          </w:p>
        </w:tc>
        <w:tc>
          <w:tcPr>
            <w:tcW w:w="1206" w:type="dxa"/>
            <w:noWrap/>
            <w:hideMark/>
            <w:tcPrChange w:id="2407" w:author="Megan Ball" w:date="2020-10-04T12:48:00Z">
              <w:tcPr>
                <w:tcW w:w="871" w:type="dxa"/>
                <w:noWrap/>
                <w:hideMark/>
              </w:tcPr>
            </w:tcPrChange>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08" w:author="Megan Ball" w:date="2020-10-04T12:47:00Z"/>
              </w:rPr>
            </w:pPr>
            <w:ins w:id="2409" w:author="Megan Ball" w:date="2020-10-04T12:47:00Z">
              <w:r w:rsidRPr="00075A53">
                <w:t>***</w:t>
              </w:r>
            </w:ins>
          </w:p>
        </w:tc>
      </w:tr>
      <w:tr w:rsidR="00075A53" w:rsidRPr="00075A53" w14:paraId="12B134CD" w14:textId="77777777" w:rsidTr="00075A53">
        <w:trPr>
          <w:trHeight w:val="300"/>
          <w:ins w:id="2410" w:author="Megan Ball" w:date="2020-10-04T12:47:00Z"/>
          <w:trPrChange w:id="241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412" w:author="Megan Ball" w:date="2020-10-04T12:48:00Z">
              <w:tcPr>
                <w:tcW w:w="5006" w:type="dxa"/>
                <w:noWrap/>
                <w:hideMark/>
              </w:tcPr>
            </w:tcPrChange>
          </w:tcPr>
          <w:p w14:paraId="03510441" w14:textId="77777777" w:rsidR="00075A53" w:rsidRPr="00075A53" w:rsidRDefault="00075A53">
            <w:pPr>
              <w:rPr>
                <w:ins w:id="2413" w:author="Megan Ball" w:date="2020-10-04T12:47:00Z"/>
              </w:rPr>
            </w:pPr>
            <w:proofErr w:type="spellStart"/>
            <w:ins w:id="2414" w:author="Megan Ball" w:date="2020-10-04T12:47:00Z">
              <w:r w:rsidRPr="00075A53">
                <w:t>countryMali</w:t>
              </w:r>
              <w:proofErr w:type="spellEnd"/>
            </w:ins>
          </w:p>
        </w:tc>
        <w:tc>
          <w:tcPr>
            <w:tcW w:w="1170" w:type="dxa"/>
            <w:noWrap/>
            <w:hideMark/>
            <w:tcPrChange w:id="2415" w:author="Megan Ball" w:date="2020-10-04T12:48:00Z">
              <w:tcPr>
                <w:tcW w:w="870" w:type="dxa"/>
                <w:noWrap/>
                <w:hideMark/>
              </w:tcPr>
            </w:tcPrChange>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16" w:author="Megan Ball" w:date="2020-10-04T12:47:00Z"/>
              </w:rPr>
            </w:pPr>
            <w:ins w:id="2417" w:author="Megan Ball" w:date="2020-10-04T12:47:00Z">
              <w:r w:rsidRPr="00075A53">
                <w:t>-1.24222</w:t>
              </w:r>
            </w:ins>
          </w:p>
        </w:tc>
        <w:tc>
          <w:tcPr>
            <w:tcW w:w="1170" w:type="dxa"/>
            <w:noWrap/>
            <w:hideMark/>
            <w:tcPrChange w:id="2418" w:author="Megan Ball" w:date="2020-10-04T12:48:00Z">
              <w:tcPr>
                <w:tcW w:w="871" w:type="dxa"/>
                <w:noWrap/>
                <w:hideMark/>
              </w:tcPr>
            </w:tcPrChange>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19" w:author="Megan Ball" w:date="2020-10-04T12:47:00Z"/>
              </w:rPr>
            </w:pPr>
            <w:ins w:id="2420" w:author="Megan Ball" w:date="2020-10-04T12:47:00Z">
              <w:r w:rsidRPr="00075A53">
                <w:t>0.74394</w:t>
              </w:r>
            </w:ins>
          </w:p>
        </w:tc>
        <w:tc>
          <w:tcPr>
            <w:tcW w:w="1080" w:type="dxa"/>
            <w:noWrap/>
            <w:hideMark/>
            <w:tcPrChange w:id="2421" w:author="Megan Ball" w:date="2020-10-04T12:48:00Z">
              <w:tcPr>
                <w:tcW w:w="871" w:type="dxa"/>
                <w:noWrap/>
                <w:hideMark/>
              </w:tcPr>
            </w:tcPrChange>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22" w:author="Megan Ball" w:date="2020-10-04T12:47:00Z"/>
              </w:rPr>
            </w:pPr>
            <w:ins w:id="2423" w:author="Megan Ball" w:date="2020-10-04T12:47:00Z">
              <w:r w:rsidRPr="00075A53">
                <w:t>-1.67</w:t>
              </w:r>
            </w:ins>
          </w:p>
        </w:tc>
        <w:tc>
          <w:tcPr>
            <w:tcW w:w="1170" w:type="dxa"/>
            <w:noWrap/>
            <w:hideMark/>
            <w:tcPrChange w:id="2424" w:author="Megan Ball" w:date="2020-10-04T12:48:00Z">
              <w:tcPr>
                <w:tcW w:w="871" w:type="dxa"/>
                <w:noWrap/>
                <w:hideMark/>
              </w:tcPr>
            </w:tcPrChange>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25" w:author="Megan Ball" w:date="2020-10-04T12:47:00Z"/>
              </w:rPr>
            </w:pPr>
            <w:ins w:id="2426" w:author="Megan Ball" w:date="2020-10-04T12:47:00Z">
              <w:r w:rsidRPr="00075A53">
                <w:t>0.095079</w:t>
              </w:r>
            </w:ins>
          </w:p>
        </w:tc>
        <w:tc>
          <w:tcPr>
            <w:tcW w:w="1206" w:type="dxa"/>
            <w:noWrap/>
            <w:hideMark/>
            <w:tcPrChange w:id="2427" w:author="Megan Ball" w:date="2020-10-04T12:48:00Z">
              <w:tcPr>
                <w:tcW w:w="871" w:type="dxa"/>
                <w:noWrap/>
                <w:hideMark/>
              </w:tcPr>
            </w:tcPrChange>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428" w:author="Megan Ball" w:date="2020-10-04T12:47:00Z"/>
              </w:rPr>
            </w:pPr>
            <w:ins w:id="2429" w:author="Megan Ball" w:date="2020-10-04T12:47:00Z">
              <w:r w:rsidRPr="00075A53">
                <w:t>.</w:t>
              </w:r>
            </w:ins>
          </w:p>
        </w:tc>
      </w:tr>
      <w:tr w:rsidR="00075A53" w:rsidRPr="00075A53" w14:paraId="2EE52606" w14:textId="77777777" w:rsidTr="00075A53">
        <w:trPr>
          <w:cnfStyle w:val="000000100000" w:firstRow="0" w:lastRow="0" w:firstColumn="0" w:lastColumn="0" w:oddVBand="0" w:evenVBand="0" w:oddHBand="1" w:evenHBand="0" w:firstRowFirstColumn="0" w:firstRowLastColumn="0" w:lastRowFirstColumn="0" w:lastRowLastColumn="0"/>
          <w:trHeight w:val="300"/>
          <w:ins w:id="2430" w:author="Megan Ball" w:date="2020-10-04T12:47:00Z"/>
          <w:trPrChange w:id="243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432" w:author="Megan Ball" w:date="2020-10-04T12:48:00Z">
              <w:tcPr>
                <w:tcW w:w="5006" w:type="dxa"/>
                <w:noWrap/>
                <w:hideMark/>
              </w:tcPr>
            </w:tcPrChange>
          </w:tcPr>
          <w:p w14:paraId="33435F0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433" w:author="Megan Ball" w:date="2020-10-04T12:47:00Z"/>
              </w:rPr>
            </w:pPr>
            <w:proofErr w:type="spellStart"/>
            <w:ins w:id="2434" w:author="Megan Ball" w:date="2020-10-04T12:47:00Z">
              <w:r w:rsidRPr="00075A53">
                <w:t>countryMalta</w:t>
              </w:r>
              <w:proofErr w:type="spellEnd"/>
            </w:ins>
          </w:p>
        </w:tc>
        <w:tc>
          <w:tcPr>
            <w:tcW w:w="1170" w:type="dxa"/>
            <w:noWrap/>
            <w:hideMark/>
            <w:tcPrChange w:id="2435" w:author="Megan Ball" w:date="2020-10-04T12:48:00Z">
              <w:tcPr>
                <w:tcW w:w="870" w:type="dxa"/>
                <w:noWrap/>
                <w:hideMark/>
              </w:tcPr>
            </w:tcPrChange>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36" w:author="Megan Ball" w:date="2020-10-04T12:47:00Z"/>
              </w:rPr>
            </w:pPr>
            <w:ins w:id="2437" w:author="Megan Ball" w:date="2020-10-04T12:47:00Z">
              <w:r w:rsidRPr="00075A53">
                <w:t>17.38731</w:t>
              </w:r>
            </w:ins>
          </w:p>
        </w:tc>
        <w:tc>
          <w:tcPr>
            <w:tcW w:w="1170" w:type="dxa"/>
            <w:noWrap/>
            <w:hideMark/>
            <w:tcPrChange w:id="2438" w:author="Megan Ball" w:date="2020-10-04T12:48:00Z">
              <w:tcPr>
                <w:tcW w:w="871" w:type="dxa"/>
                <w:noWrap/>
                <w:hideMark/>
              </w:tcPr>
            </w:tcPrChange>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39" w:author="Megan Ball" w:date="2020-10-04T12:47:00Z"/>
              </w:rPr>
            </w:pPr>
            <w:ins w:id="2440" w:author="Megan Ball" w:date="2020-10-04T12:47:00Z">
              <w:r w:rsidRPr="00075A53">
                <w:t>0.76969</w:t>
              </w:r>
            </w:ins>
          </w:p>
        </w:tc>
        <w:tc>
          <w:tcPr>
            <w:tcW w:w="1080" w:type="dxa"/>
            <w:noWrap/>
            <w:hideMark/>
            <w:tcPrChange w:id="2441" w:author="Megan Ball" w:date="2020-10-04T12:48:00Z">
              <w:tcPr>
                <w:tcW w:w="871" w:type="dxa"/>
                <w:noWrap/>
                <w:hideMark/>
              </w:tcPr>
            </w:tcPrChange>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42" w:author="Megan Ball" w:date="2020-10-04T12:47:00Z"/>
              </w:rPr>
            </w:pPr>
            <w:ins w:id="2443" w:author="Megan Ball" w:date="2020-10-04T12:47:00Z">
              <w:r w:rsidRPr="00075A53">
                <w:t>22.59</w:t>
              </w:r>
            </w:ins>
          </w:p>
        </w:tc>
        <w:tc>
          <w:tcPr>
            <w:tcW w:w="1170" w:type="dxa"/>
            <w:noWrap/>
            <w:hideMark/>
            <w:tcPrChange w:id="2444" w:author="Megan Ball" w:date="2020-10-04T12:48:00Z">
              <w:tcPr>
                <w:tcW w:w="871" w:type="dxa"/>
                <w:noWrap/>
                <w:hideMark/>
              </w:tcPr>
            </w:tcPrChange>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45" w:author="Megan Ball" w:date="2020-10-04T12:47:00Z"/>
              </w:rPr>
            </w:pPr>
            <w:ins w:id="2446" w:author="Megan Ball" w:date="2020-10-04T12:47:00Z">
              <w:r w:rsidRPr="00075A53">
                <w:t>&lt; 2e-16</w:t>
              </w:r>
            </w:ins>
          </w:p>
        </w:tc>
        <w:tc>
          <w:tcPr>
            <w:tcW w:w="1206" w:type="dxa"/>
            <w:noWrap/>
            <w:hideMark/>
            <w:tcPrChange w:id="2447" w:author="Megan Ball" w:date="2020-10-04T12:48:00Z">
              <w:tcPr>
                <w:tcW w:w="871" w:type="dxa"/>
                <w:noWrap/>
                <w:hideMark/>
              </w:tcPr>
            </w:tcPrChange>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48" w:author="Megan Ball" w:date="2020-10-04T12:47:00Z"/>
              </w:rPr>
            </w:pPr>
            <w:ins w:id="2449" w:author="Megan Ball" w:date="2020-10-04T12:47:00Z">
              <w:r w:rsidRPr="00075A53">
                <w:t>***</w:t>
              </w:r>
            </w:ins>
          </w:p>
        </w:tc>
      </w:tr>
      <w:tr w:rsidR="00075A53" w:rsidRPr="00075A53" w14:paraId="2BEE5789" w14:textId="77777777" w:rsidTr="00075A53">
        <w:trPr>
          <w:trHeight w:val="300"/>
          <w:ins w:id="2450" w:author="Megan Ball" w:date="2020-10-04T12:47:00Z"/>
          <w:trPrChange w:id="245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452" w:author="Megan Ball" w:date="2020-10-04T12:48:00Z">
              <w:tcPr>
                <w:tcW w:w="5006" w:type="dxa"/>
                <w:noWrap/>
                <w:hideMark/>
              </w:tcPr>
            </w:tcPrChange>
          </w:tcPr>
          <w:p w14:paraId="27F07EE3" w14:textId="77777777" w:rsidR="00075A53" w:rsidRPr="00075A53" w:rsidRDefault="00075A53">
            <w:pPr>
              <w:rPr>
                <w:ins w:id="2453" w:author="Megan Ball" w:date="2020-10-04T12:47:00Z"/>
              </w:rPr>
            </w:pPr>
            <w:proofErr w:type="spellStart"/>
            <w:ins w:id="2454" w:author="Megan Ball" w:date="2020-10-04T12:47:00Z">
              <w:r w:rsidRPr="00075A53">
                <w:t>countryMauritania</w:t>
              </w:r>
              <w:proofErr w:type="spellEnd"/>
            </w:ins>
          </w:p>
        </w:tc>
        <w:tc>
          <w:tcPr>
            <w:tcW w:w="1170" w:type="dxa"/>
            <w:noWrap/>
            <w:hideMark/>
            <w:tcPrChange w:id="2455" w:author="Megan Ball" w:date="2020-10-04T12:48:00Z">
              <w:tcPr>
                <w:tcW w:w="870" w:type="dxa"/>
                <w:noWrap/>
                <w:hideMark/>
              </w:tcPr>
            </w:tcPrChange>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56" w:author="Megan Ball" w:date="2020-10-04T12:47:00Z"/>
              </w:rPr>
            </w:pPr>
            <w:ins w:id="2457" w:author="Megan Ball" w:date="2020-10-04T12:47:00Z">
              <w:r w:rsidRPr="00075A53">
                <w:t>5.50157</w:t>
              </w:r>
            </w:ins>
          </w:p>
        </w:tc>
        <w:tc>
          <w:tcPr>
            <w:tcW w:w="1170" w:type="dxa"/>
            <w:noWrap/>
            <w:hideMark/>
            <w:tcPrChange w:id="2458" w:author="Megan Ball" w:date="2020-10-04T12:48:00Z">
              <w:tcPr>
                <w:tcW w:w="871" w:type="dxa"/>
                <w:noWrap/>
                <w:hideMark/>
              </w:tcPr>
            </w:tcPrChange>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59" w:author="Megan Ball" w:date="2020-10-04T12:47:00Z"/>
              </w:rPr>
            </w:pPr>
            <w:ins w:id="2460" w:author="Megan Ball" w:date="2020-10-04T12:47:00Z">
              <w:r w:rsidRPr="00075A53">
                <w:t>0.74334</w:t>
              </w:r>
            </w:ins>
          </w:p>
        </w:tc>
        <w:tc>
          <w:tcPr>
            <w:tcW w:w="1080" w:type="dxa"/>
            <w:noWrap/>
            <w:hideMark/>
            <w:tcPrChange w:id="2461" w:author="Megan Ball" w:date="2020-10-04T12:48:00Z">
              <w:tcPr>
                <w:tcW w:w="871" w:type="dxa"/>
                <w:noWrap/>
                <w:hideMark/>
              </w:tcPr>
            </w:tcPrChange>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62" w:author="Megan Ball" w:date="2020-10-04T12:47:00Z"/>
              </w:rPr>
            </w:pPr>
            <w:ins w:id="2463" w:author="Megan Ball" w:date="2020-10-04T12:47:00Z">
              <w:r w:rsidRPr="00075A53">
                <w:t>7.401</w:t>
              </w:r>
            </w:ins>
          </w:p>
        </w:tc>
        <w:tc>
          <w:tcPr>
            <w:tcW w:w="1170" w:type="dxa"/>
            <w:noWrap/>
            <w:hideMark/>
            <w:tcPrChange w:id="2464" w:author="Megan Ball" w:date="2020-10-04T12:48:00Z">
              <w:tcPr>
                <w:tcW w:w="871" w:type="dxa"/>
                <w:noWrap/>
                <w:hideMark/>
              </w:tcPr>
            </w:tcPrChange>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65" w:author="Megan Ball" w:date="2020-10-04T12:47:00Z"/>
              </w:rPr>
            </w:pPr>
            <w:ins w:id="2466" w:author="Megan Ball" w:date="2020-10-04T12:47:00Z">
              <w:r w:rsidRPr="00075A53">
                <w:t>1.79E-13</w:t>
              </w:r>
            </w:ins>
          </w:p>
        </w:tc>
        <w:tc>
          <w:tcPr>
            <w:tcW w:w="1206" w:type="dxa"/>
            <w:noWrap/>
            <w:hideMark/>
            <w:tcPrChange w:id="2467" w:author="Megan Ball" w:date="2020-10-04T12:48:00Z">
              <w:tcPr>
                <w:tcW w:w="871" w:type="dxa"/>
                <w:noWrap/>
                <w:hideMark/>
              </w:tcPr>
            </w:tcPrChange>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468" w:author="Megan Ball" w:date="2020-10-04T12:47:00Z"/>
              </w:rPr>
            </w:pPr>
            <w:ins w:id="2469" w:author="Megan Ball" w:date="2020-10-04T12:47:00Z">
              <w:r w:rsidRPr="00075A53">
                <w:t>***</w:t>
              </w:r>
            </w:ins>
          </w:p>
        </w:tc>
      </w:tr>
      <w:tr w:rsidR="00075A53" w:rsidRPr="00075A53" w14:paraId="50E0697B" w14:textId="77777777" w:rsidTr="00075A53">
        <w:trPr>
          <w:cnfStyle w:val="000000100000" w:firstRow="0" w:lastRow="0" w:firstColumn="0" w:lastColumn="0" w:oddVBand="0" w:evenVBand="0" w:oddHBand="1" w:evenHBand="0" w:firstRowFirstColumn="0" w:firstRowLastColumn="0" w:lastRowFirstColumn="0" w:lastRowLastColumn="0"/>
          <w:trHeight w:val="300"/>
          <w:ins w:id="2470" w:author="Megan Ball" w:date="2020-10-04T12:47:00Z"/>
          <w:trPrChange w:id="247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472" w:author="Megan Ball" w:date="2020-10-04T12:48:00Z">
              <w:tcPr>
                <w:tcW w:w="5006" w:type="dxa"/>
                <w:noWrap/>
                <w:hideMark/>
              </w:tcPr>
            </w:tcPrChange>
          </w:tcPr>
          <w:p w14:paraId="71A0EC5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473" w:author="Megan Ball" w:date="2020-10-04T12:47:00Z"/>
              </w:rPr>
            </w:pPr>
            <w:proofErr w:type="spellStart"/>
            <w:ins w:id="2474" w:author="Megan Ball" w:date="2020-10-04T12:47:00Z">
              <w:r w:rsidRPr="00075A53">
                <w:t>countryMauritius</w:t>
              </w:r>
              <w:proofErr w:type="spellEnd"/>
            </w:ins>
          </w:p>
        </w:tc>
        <w:tc>
          <w:tcPr>
            <w:tcW w:w="1170" w:type="dxa"/>
            <w:noWrap/>
            <w:hideMark/>
            <w:tcPrChange w:id="2475" w:author="Megan Ball" w:date="2020-10-04T12:48:00Z">
              <w:tcPr>
                <w:tcW w:w="870" w:type="dxa"/>
                <w:noWrap/>
                <w:hideMark/>
              </w:tcPr>
            </w:tcPrChange>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76" w:author="Megan Ball" w:date="2020-10-04T12:47:00Z"/>
              </w:rPr>
            </w:pPr>
            <w:ins w:id="2477" w:author="Megan Ball" w:date="2020-10-04T12:47:00Z">
              <w:r w:rsidRPr="00075A53">
                <w:t>10.44816</w:t>
              </w:r>
            </w:ins>
          </w:p>
        </w:tc>
        <w:tc>
          <w:tcPr>
            <w:tcW w:w="1170" w:type="dxa"/>
            <w:noWrap/>
            <w:hideMark/>
            <w:tcPrChange w:id="2478" w:author="Megan Ball" w:date="2020-10-04T12:48:00Z">
              <w:tcPr>
                <w:tcW w:w="871" w:type="dxa"/>
                <w:noWrap/>
                <w:hideMark/>
              </w:tcPr>
            </w:tcPrChange>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79" w:author="Megan Ball" w:date="2020-10-04T12:47:00Z"/>
              </w:rPr>
            </w:pPr>
            <w:ins w:id="2480" w:author="Megan Ball" w:date="2020-10-04T12:47:00Z">
              <w:r w:rsidRPr="00075A53">
                <w:t>0.76225</w:t>
              </w:r>
            </w:ins>
          </w:p>
        </w:tc>
        <w:tc>
          <w:tcPr>
            <w:tcW w:w="1080" w:type="dxa"/>
            <w:noWrap/>
            <w:hideMark/>
            <w:tcPrChange w:id="2481" w:author="Megan Ball" w:date="2020-10-04T12:48:00Z">
              <w:tcPr>
                <w:tcW w:w="871" w:type="dxa"/>
                <w:noWrap/>
                <w:hideMark/>
              </w:tcPr>
            </w:tcPrChange>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482" w:author="Megan Ball" w:date="2020-10-04T12:47:00Z"/>
              </w:rPr>
            </w:pPr>
            <w:ins w:id="2483" w:author="Megan Ball" w:date="2020-10-04T12:47:00Z">
              <w:r w:rsidRPr="00075A53">
                <w:t>13.707</w:t>
              </w:r>
            </w:ins>
          </w:p>
        </w:tc>
        <w:tc>
          <w:tcPr>
            <w:tcW w:w="1170" w:type="dxa"/>
            <w:noWrap/>
            <w:hideMark/>
            <w:tcPrChange w:id="2484" w:author="Megan Ball" w:date="2020-10-04T12:48:00Z">
              <w:tcPr>
                <w:tcW w:w="871" w:type="dxa"/>
                <w:noWrap/>
                <w:hideMark/>
              </w:tcPr>
            </w:tcPrChange>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85" w:author="Megan Ball" w:date="2020-10-04T12:47:00Z"/>
              </w:rPr>
            </w:pPr>
            <w:ins w:id="2486" w:author="Megan Ball" w:date="2020-10-04T12:47:00Z">
              <w:r w:rsidRPr="00075A53">
                <w:t>&lt; 2e-16</w:t>
              </w:r>
            </w:ins>
          </w:p>
        </w:tc>
        <w:tc>
          <w:tcPr>
            <w:tcW w:w="1206" w:type="dxa"/>
            <w:noWrap/>
            <w:hideMark/>
            <w:tcPrChange w:id="2487" w:author="Megan Ball" w:date="2020-10-04T12:48:00Z">
              <w:tcPr>
                <w:tcW w:w="871" w:type="dxa"/>
                <w:noWrap/>
                <w:hideMark/>
              </w:tcPr>
            </w:tcPrChange>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488" w:author="Megan Ball" w:date="2020-10-04T12:47:00Z"/>
              </w:rPr>
            </w:pPr>
            <w:ins w:id="2489" w:author="Megan Ball" w:date="2020-10-04T12:47:00Z">
              <w:r w:rsidRPr="00075A53">
                <w:t>***</w:t>
              </w:r>
            </w:ins>
          </w:p>
        </w:tc>
      </w:tr>
      <w:tr w:rsidR="00075A53" w:rsidRPr="00075A53" w14:paraId="4225F109" w14:textId="77777777" w:rsidTr="00075A53">
        <w:trPr>
          <w:trHeight w:val="300"/>
          <w:ins w:id="2490" w:author="Megan Ball" w:date="2020-10-04T12:47:00Z"/>
          <w:trPrChange w:id="249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492" w:author="Megan Ball" w:date="2020-10-04T12:48:00Z">
              <w:tcPr>
                <w:tcW w:w="5006" w:type="dxa"/>
                <w:noWrap/>
                <w:hideMark/>
              </w:tcPr>
            </w:tcPrChange>
          </w:tcPr>
          <w:p w14:paraId="4C3B7889" w14:textId="77777777" w:rsidR="00075A53" w:rsidRPr="00075A53" w:rsidRDefault="00075A53">
            <w:pPr>
              <w:rPr>
                <w:ins w:id="2493" w:author="Megan Ball" w:date="2020-10-04T12:47:00Z"/>
              </w:rPr>
            </w:pPr>
            <w:proofErr w:type="spellStart"/>
            <w:ins w:id="2494" w:author="Megan Ball" w:date="2020-10-04T12:47:00Z">
              <w:r w:rsidRPr="00075A53">
                <w:t>countryMexico</w:t>
              </w:r>
              <w:proofErr w:type="spellEnd"/>
            </w:ins>
          </w:p>
        </w:tc>
        <w:tc>
          <w:tcPr>
            <w:tcW w:w="1170" w:type="dxa"/>
            <w:noWrap/>
            <w:hideMark/>
            <w:tcPrChange w:id="2495" w:author="Megan Ball" w:date="2020-10-04T12:48:00Z">
              <w:tcPr>
                <w:tcW w:w="870" w:type="dxa"/>
                <w:noWrap/>
                <w:hideMark/>
              </w:tcPr>
            </w:tcPrChange>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96" w:author="Megan Ball" w:date="2020-10-04T12:47:00Z"/>
              </w:rPr>
            </w:pPr>
            <w:ins w:id="2497" w:author="Megan Ball" w:date="2020-10-04T12:47:00Z">
              <w:r w:rsidRPr="00075A53">
                <w:t>14.17694</w:t>
              </w:r>
            </w:ins>
          </w:p>
        </w:tc>
        <w:tc>
          <w:tcPr>
            <w:tcW w:w="1170" w:type="dxa"/>
            <w:noWrap/>
            <w:hideMark/>
            <w:tcPrChange w:id="2498" w:author="Megan Ball" w:date="2020-10-04T12:48:00Z">
              <w:tcPr>
                <w:tcW w:w="871" w:type="dxa"/>
                <w:noWrap/>
                <w:hideMark/>
              </w:tcPr>
            </w:tcPrChange>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499" w:author="Megan Ball" w:date="2020-10-04T12:47:00Z"/>
              </w:rPr>
            </w:pPr>
            <w:ins w:id="2500" w:author="Megan Ball" w:date="2020-10-04T12:47:00Z">
              <w:r w:rsidRPr="00075A53">
                <w:t>0.75549</w:t>
              </w:r>
            </w:ins>
          </w:p>
        </w:tc>
        <w:tc>
          <w:tcPr>
            <w:tcW w:w="1080" w:type="dxa"/>
            <w:noWrap/>
            <w:hideMark/>
            <w:tcPrChange w:id="2501" w:author="Megan Ball" w:date="2020-10-04T12:48:00Z">
              <w:tcPr>
                <w:tcW w:w="871" w:type="dxa"/>
                <w:noWrap/>
                <w:hideMark/>
              </w:tcPr>
            </w:tcPrChange>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02" w:author="Megan Ball" w:date="2020-10-04T12:47:00Z"/>
              </w:rPr>
            </w:pPr>
            <w:ins w:id="2503" w:author="Megan Ball" w:date="2020-10-04T12:47:00Z">
              <w:r w:rsidRPr="00075A53">
                <w:t>18.765</w:t>
              </w:r>
            </w:ins>
          </w:p>
        </w:tc>
        <w:tc>
          <w:tcPr>
            <w:tcW w:w="1170" w:type="dxa"/>
            <w:noWrap/>
            <w:hideMark/>
            <w:tcPrChange w:id="2504" w:author="Megan Ball" w:date="2020-10-04T12:48:00Z">
              <w:tcPr>
                <w:tcW w:w="871" w:type="dxa"/>
                <w:noWrap/>
                <w:hideMark/>
              </w:tcPr>
            </w:tcPrChange>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505" w:author="Megan Ball" w:date="2020-10-04T12:47:00Z"/>
              </w:rPr>
            </w:pPr>
            <w:ins w:id="2506" w:author="Megan Ball" w:date="2020-10-04T12:47:00Z">
              <w:r w:rsidRPr="00075A53">
                <w:t>&lt; 2e-16</w:t>
              </w:r>
            </w:ins>
          </w:p>
        </w:tc>
        <w:tc>
          <w:tcPr>
            <w:tcW w:w="1206" w:type="dxa"/>
            <w:noWrap/>
            <w:hideMark/>
            <w:tcPrChange w:id="2507" w:author="Megan Ball" w:date="2020-10-04T12:48:00Z">
              <w:tcPr>
                <w:tcW w:w="871" w:type="dxa"/>
                <w:noWrap/>
                <w:hideMark/>
              </w:tcPr>
            </w:tcPrChange>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508" w:author="Megan Ball" w:date="2020-10-04T12:47:00Z"/>
              </w:rPr>
            </w:pPr>
            <w:ins w:id="2509" w:author="Megan Ball" w:date="2020-10-04T12:47:00Z">
              <w:r w:rsidRPr="00075A53">
                <w:t>***</w:t>
              </w:r>
            </w:ins>
          </w:p>
        </w:tc>
      </w:tr>
      <w:tr w:rsidR="00075A53" w:rsidRPr="00075A53" w14:paraId="01FAA9E0" w14:textId="77777777" w:rsidTr="00075A53">
        <w:trPr>
          <w:cnfStyle w:val="000000100000" w:firstRow="0" w:lastRow="0" w:firstColumn="0" w:lastColumn="0" w:oddVBand="0" w:evenVBand="0" w:oddHBand="1" w:evenHBand="0" w:firstRowFirstColumn="0" w:firstRowLastColumn="0" w:lastRowFirstColumn="0" w:lastRowLastColumn="0"/>
          <w:trHeight w:val="300"/>
          <w:ins w:id="2510" w:author="Megan Ball" w:date="2020-10-04T12:47:00Z"/>
          <w:trPrChange w:id="251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512" w:author="Megan Ball" w:date="2020-10-04T12:48:00Z">
              <w:tcPr>
                <w:tcW w:w="5006" w:type="dxa"/>
                <w:noWrap/>
                <w:hideMark/>
              </w:tcPr>
            </w:tcPrChange>
          </w:tcPr>
          <w:p w14:paraId="449CCF18"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513" w:author="Megan Ball" w:date="2020-10-04T12:47:00Z"/>
              </w:rPr>
            </w:pPr>
            <w:proofErr w:type="spellStart"/>
            <w:ins w:id="2514" w:author="Megan Ball" w:date="2020-10-04T12:47:00Z">
              <w:r w:rsidRPr="00075A53">
                <w:t>countryMicronesia</w:t>
              </w:r>
              <w:proofErr w:type="spellEnd"/>
              <w:r w:rsidRPr="00075A53">
                <w:t xml:space="preserve"> (Federated States of)</w:t>
              </w:r>
            </w:ins>
          </w:p>
        </w:tc>
        <w:tc>
          <w:tcPr>
            <w:tcW w:w="1170" w:type="dxa"/>
            <w:noWrap/>
            <w:hideMark/>
            <w:tcPrChange w:id="2515" w:author="Megan Ball" w:date="2020-10-04T12:48:00Z">
              <w:tcPr>
                <w:tcW w:w="870" w:type="dxa"/>
                <w:noWrap/>
                <w:hideMark/>
              </w:tcPr>
            </w:tcPrChange>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16" w:author="Megan Ball" w:date="2020-10-04T12:47:00Z"/>
              </w:rPr>
            </w:pPr>
            <w:ins w:id="2517" w:author="Megan Ball" w:date="2020-10-04T12:47:00Z">
              <w:r w:rsidRPr="00075A53">
                <w:t>8.21313</w:t>
              </w:r>
            </w:ins>
          </w:p>
        </w:tc>
        <w:tc>
          <w:tcPr>
            <w:tcW w:w="1170" w:type="dxa"/>
            <w:noWrap/>
            <w:hideMark/>
            <w:tcPrChange w:id="2518" w:author="Megan Ball" w:date="2020-10-04T12:48:00Z">
              <w:tcPr>
                <w:tcW w:w="871" w:type="dxa"/>
                <w:noWrap/>
                <w:hideMark/>
              </w:tcPr>
            </w:tcPrChange>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19" w:author="Megan Ball" w:date="2020-10-04T12:47:00Z"/>
              </w:rPr>
            </w:pPr>
            <w:ins w:id="2520" w:author="Megan Ball" w:date="2020-10-04T12:47:00Z">
              <w:r w:rsidRPr="00075A53">
                <w:t>0.74532</w:t>
              </w:r>
            </w:ins>
          </w:p>
        </w:tc>
        <w:tc>
          <w:tcPr>
            <w:tcW w:w="1080" w:type="dxa"/>
            <w:noWrap/>
            <w:hideMark/>
            <w:tcPrChange w:id="2521" w:author="Megan Ball" w:date="2020-10-04T12:48:00Z">
              <w:tcPr>
                <w:tcW w:w="871" w:type="dxa"/>
                <w:noWrap/>
                <w:hideMark/>
              </w:tcPr>
            </w:tcPrChange>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22" w:author="Megan Ball" w:date="2020-10-04T12:47:00Z"/>
              </w:rPr>
            </w:pPr>
            <w:ins w:id="2523" w:author="Megan Ball" w:date="2020-10-04T12:47:00Z">
              <w:r w:rsidRPr="00075A53">
                <w:t>11.02</w:t>
              </w:r>
            </w:ins>
          </w:p>
        </w:tc>
        <w:tc>
          <w:tcPr>
            <w:tcW w:w="1170" w:type="dxa"/>
            <w:noWrap/>
            <w:hideMark/>
            <w:tcPrChange w:id="2524" w:author="Megan Ball" w:date="2020-10-04T12:48:00Z">
              <w:tcPr>
                <w:tcW w:w="871" w:type="dxa"/>
                <w:noWrap/>
                <w:hideMark/>
              </w:tcPr>
            </w:tcPrChange>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525" w:author="Megan Ball" w:date="2020-10-04T12:47:00Z"/>
              </w:rPr>
            </w:pPr>
            <w:ins w:id="2526" w:author="Megan Ball" w:date="2020-10-04T12:47:00Z">
              <w:r w:rsidRPr="00075A53">
                <w:t>&lt; 2e-16</w:t>
              </w:r>
            </w:ins>
          </w:p>
        </w:tc>
        <w:tc>
          <w:tcPr>
            <w:tcW w:w="1206" w:type="dxa"/>
            <w:noWrap/>
            <w:hideMark/>
            <w:tcPrChange w:id="2527" w:author="Megan Ball" w:date="2020-10-04T12:48:00Z">
              <w:tcPr>
                <w:tcW w:w="871" w:type="dxa"/>
                <w:noWrap/>
                <w:hideMark/>
              </w:tcPr>
            </w:tcPrChange>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528" w:author="Megan Ball" w:date="2020-10-04T12:47:00Z"/>
              </w:rPr>
            </w:pPr>
            <w:ins w:id="2529" w:author="Megan Ball" w:date="2020-10-04T12:47:00Z">
              <w:r w:rsidRPr="00075A53">
                <w:t>***</w:t>
              </w:r>
            </w:ins>
          </w:p>
        </w:tc>
      </w:tr>
      <w:tr w:rsidR="00075A53" w:rsidRPr="00075A53" w14:paraId="69C57C3A" w14:textId="77777777" w:rsidTr="00075A53">
        <w:trPr>
          <w:trHeight w:val="300"/>
          <w:ins w:id="2530" w:author="Megan Ball" w:date="2020-10-04T12:47:00Z"/>
          <w:trPrChange w:id="253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532" w:author="Megan Ball" w:date="2020-10-04T12:48:00Z">
              <w:tcPr>
                <w:tcW w:w="5006" w:type="dxa"/>
                <w:noWrap/>
                <w:hideMark/>
              </w:tcPr>
            </w:tcPrChange>
          </w:tcPr>
          <w:p w14:paraId="0853AC54" w14:textId="77777777" w:rsidR="00075A53" w:rsidRPr="00075A53" w:rsidRDefault="00075A53">
            <w:pPr>
              <w:rPr>
                <w:ins w:id="2533" w:author="Megan Ball" w:date="2020-10-04T12:47:00Z"/>
              </w:rPr>
            </w:pPr>
            <w:proofErr w:type="spellStart"/>
            <w:ins w:id="2534" w:author="Megan Ball" w:date="2020-10-04T12:47:00Z">
              <w:r w:rsidRPr="00075A53">
                <w:t>countryMongolia</w:t>
              </w:r>
              <w:proofErr w:type="spellEnd"/>
            </w:ins>
          </w:p>
        </w:tc>
        <w:tc>
          <w:tcPr>
            <w:tcW w:w="1170" w:type="dxa"/>
            <w:noWrap/>
            <w:hideMark/>
            <w:tcPrChange w:id="2535" w:author="Megan Ball" w:date="2020-10-04T12:48:00Z">
              <w:tcPr>
                <w:tcW w:w="870" w:type="dxa"/>
                <w:noWrap/>
                <w:hideMark/>
              </w:tcPr>
            </w:tcPrChange>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36" w:author="Megan Ball" w:date="2020-10-04T12:47:00Z"/>
              </w:rPr>
            </w:pPr>
            <w:ins w:id="2537" w:author="Megan Ball" w:date="2020-10-04T12:47:00Z">
              <w:r w:rsidRPr="00075A53">
                <w:t>4.30893</w:t>
              </w:r>
            </w:ins>
          </w:p>
        </w:tc>
        <w:tc>
          <w:tcPr>
            <w:tcW w:w="1170" w:type="dxa"/>
            <w:noWrap/>
            <w:hideMark/>
            <w:tcPrChange w:id="2538" w:author="Megan Ball" w:date="2020-10-04T12:48:00Z">
              <w:tcPr>
                <w:tcW w:w="871" w:type="dxa"/>
                <w:noWrap/>
                <w:hideMark/>
              </w:tcPr>
            </w:tcPrChange>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39" w:author="Megan Ball" w:date="2020-10-04T12:47:00Z"/>
              </w:rPr>
            </w:pPr>
            <w:ins w:id="2540" w:author="Megan Ball" w:date="2020-10-04T12:47:00Z">
              <w:r w:rsidRPr="00075A53">
                <w:t>0.75591</w:t>
              </w:r>
            </w:ins>
          </w:p>
        </w:tc>
        <w:tc>
          <w:tcPr>
            <w:tcW w:w="1080" w:type="dxa"/>
            <w:noWrap/>
            <w:hideMark/>
            <w:tcPrChange w:id="2541" w:author="Megan Ball" w:date="2020-10-04T12:48:00Z">
              <w:tcPr>
                <w:tcW w:w="871" w:type="dxa"/>
                <w:noWrap/>
                <w:hideMark/>
              </w:tcPr>
            </w:tcPrChange>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42" w:author="Megan Ball" w:date="2020-10-04T12:47:00Z"/>
              </w:rPr>
            </w:pPr>
            <w:ins w:id="2543" w:author="Megan Ball" w:date="2020-10-04T12:47:00Z">
              <w:r w:rsidRPr="00075A53">
                <w:t>5.7</w:t>
              </w:r>
            </w:ins>
          </w:p>
        </w:tc>
        <w:tc>
          <w:tcPr>
            <w:tcW w:w="1170" w:type="dxa"/>
            <w:noWrap/>
            <w:hideMark/>
            <w:tcPrChange w:id="2544" w:author="Megan Ball" w:date="2020-10-04T12:48:00Z">
              <w:tcPr>
                <w:tcW w:w="871" w:type="dxa"/>
                <w:noWrap/>
                <w:hideMark/>
              </w:tcPr>
            </w:tcPrChange>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45" w:author="Megan Ball" w:date="2020-10-04T12:47:00Z"/>
              </w:rPr>
            </w:pPr>
            <w:ins w:id="2546" w:author="Megan Ball" w:date="2020-10-04T12:47:00Z">
              <w:r w:rsidRPr="00075A53">
                <w:t>1.32E-08</w:t>
              </w:r>
            </w:ins>
          </w:p>
        </w:tc>
        <w:tc>
          <w:tcPr>
            <w:tcW w:w="1206" w:type="dxa"/>
            <w:noWrap/>
            <w:hideMark/>
            <w:tcPrChange w:id="2547" w:author="Megan Ball" w:date="2020-10-04T12:48:00Z">
              <w:tcPr>
                <w:tcW w:w="871" w:type="dxa"/>
                <w:noWrap/>
                <w:hideMark/>
              </w:tcPr>
            </w:tcPrChange>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548" w:author="Megan Ball" w:date="2020-10-04T12:47:00Z"/>
              </w:rPr>
            </w:pPr>
            <w:ins w:id="2549" w:author="Megan Ball" w:date="2020-10-04T12:47:00Z">
              <w:r w:rsidRPr="00075A53">
                <w:t>***</w:t>
              </w:r>
            </w:ins>
          </w:p>
        </w:tc>
      </w:tr>
      <w:tr w:rsidR="00075A53" w:rsidRPr="00075A53" w14:paraId="34B53DC7" w14:textId="77777777" w:rsidTr="00075A53">
        <w:trPr>
          <w:cnfStyle w:val="000000100000" w:firstRow="0" w:lastRow="0" w:firstColumn="0" w:lastColumn="0" w:oddVBand="0" w:evenVBand="0" w:oddHBand="1" w:evenHBand="0" w:firstRowFirstColumn="0" w:firstRowLastColumn="0" w:lastRowFirstColumn="0" w:lastRowLastColumn="0"/>
          <w:trHeight w:val="300"/>
          <w:ins w:id="2550" w:author="Megan Ball" w:date="2020-10-04T12:47:00Z"/>
          <w:trPrChange w:id="255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552" w:author="Megan Ball" w:date="2020-10-04T12:48:00Z">
              <w:tcPr>
                <w:tcW w:w="5006" w:type="dxa"/>
                <w:noWrap/>
                <w:hideMark/>
              </w:tcPr>
            </w:tcPrChange>
          </w:tcPr>
          <w:p w14:paraId="583BAAB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553" w:author="Megan Ball" w:date="2020-10-04T12:47:00Z"/>
              </w:rPr>
            </w:pPr>
            <w:proofErr w:type="spellStart"/>
            <w:ins w:id="2554" w:author="Megan Ball" w:date="2020-10-04T12:47:00Z">
              <w:r w:rsidRPr="00075A53">
                <w:t>countryMontenegro</w:t>
              </w:r>
              <w:proofErr w:type="spellEnd"/>
            </w:ins>
          </w:p>
        </w:tc>
        <w:tc>
          <w:tcPr>
            <w:tcW w:w="1170" w:type="dxa"/>
            <w:noWrap/>
            <w:hideMark/>
            <w:tcPrChange w:id="2555" w:author="Megan Ball" w:date="2020-10-04T12:48:00Z">
              <w:tcPr>
                <w:tcW w:w="870" w:type="dxa"/>
                <w:noWrap/>
                <w:hideMark/>
              </w:tcPr>
            </w:tcPrChange>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56" w:author="Megan Ball" w:date="2020-10-04T12:47:00Z"/>
              </w:rPr>
            </w:pPr>
            <w:ins w:id="2557" w:author="Megan Ball" w:date="2020-10-04T12:47:00Z">
              <w:r w:rsidRPr="00075A53">
                <w:t>14.32514</w:t>
              </w:r>
            </w:ins>
          </w:p>
        </w:tc>
        <w:tc>
          <w:tcPr>
            <w:tcW w:w="1170" w:type="dxa"/>
            <w:noWrap/>
            <w:hideMark/>
            <w:tcPrChange w:id="2558" w:author="Megan Ball" w:date="2020-10-04T12:48:00Z">
              <w:tcPr>
                <w:tcW w:w="871" w:type="dxa"/>
                <w:noWrap/>
                <w:hideMark/>
              </w:tcPr>
            </w:tcPrChange>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59" w:author="Megan Ball" w:date="2020-10-04T12:47:00Z"/>
              </w:rPr>
            </w:pPr>
            <w:ins w:id="2560" w:author="Megan Ball" w:date="2020-10-04T12:47:00Z">
              <w:r w:rsidRPr="00075A53">
                <w:t>0.74613</w:t>
              </w:r>
            </w:ins>
          </w:p>
        </w:tc>
        <w:tc>
          <w:tcPr>
            <w:tcW w:w="1080" w:type="dxa"/>
            <w:noWrap/>
            <w:hideMark/>
            <w:tcPrChange w:id="2561" w:author="Megan Ball" w:date="2020-10-04T12:48:00Z">
              <w:tcPr>
                <w:tcW w:w="871" w:type="dxa"/>
                <w:noWrap/>
                <w:hideMark/>
              </w:tcPr>
            </w:tcPrChange>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62" w:author="Megan Ball" w:date="2020-10-04T12:47:00Z"/>
              </w:rPr>
            </w:pPr>
            <w:ins w:id="2563" w:author="Megan Ball" w:date="2020-10-04T12:47:00Z">
              <w:r w:rsidRPr="00075A53">
                <w:t>19.199</w:t>
              </w:r>
            </w:ins>
          </w:p>
        </w:tc>
        <w:tc>
          <w:tcPr>
            <w:tcW w:w="1170" w:type="dxa"/>
            <w:noWrap/>
            <w:hideMark/>
            <w:tcPrChange w:id="2564" w:author="Megan Ball" w:date="2020-10-04T12:48:00Z">
              <w:tcPr>
                <w:tcW w:w="871" w:type="dxa"/>
                <w:noWrap/>
                <w:hideMark/>
              </w:tcPr>
            </w:tcPrChange>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565" w:author="Megan Ball" w:date="2020-10-04T12:47:00Z"/>
              </w:rPr>
            </w:pPr>
            <w:ins w:id="2566" w:author="Megan Ball" w:date="2020-10-04T12:47:00Z">
              <w:r w:rsidRPr="00075A53">
                <w:t>&lt; 2e-16</w:t>
              </w:r>
            </w:ins>
          </w:p>
        </w:tc>
        <w:tc>
          <w:tcPr>
            <w:tcW w:w="1206" w:type="dxa"/>
            <w:noWrap/>
            <w:hideMark/>
            <w:tcPrChange w:id="2567" w:author="Megan Ball" w:date="2020-10-04T12:48:00Z">
              <w:tcPr>
                <w:tcW w:w="871" w:type="dxa"/>
                <w:noWrap/>
                <w:hideMark/>
              </w:tcPr>
            </w:tcPrChange>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568" w:author="Megan Ball" w:date="2020-10-04T12:47:00Z"/>
              </w:rPr>
            </w:pPr>
            <w:ins w:id="2569" w:author="Megan Ball" w:date="2020-10-04T12:47:00Z">
              <w:r w:rsidRPr="00075A53">
                <w:t>***</w:t>
              </w:r>
            </w:ins>
          </w:p>
        </w:tc>
      </w:tr>
      <w:tr w:rsidR="00075A53" w:rsidRPr="00075A53" w14:paraId="72899E55" w14:textId="77777777" w:rsidTr="00075A53">
        <w:trPr>
          <w:trHeight w:val="300"/>
          <w:ins w:id="2570" w:author="Megan Ball" w:date="2020-10-04T12:47:00Z"/>
          <w:trPrChange w:id="257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572" w:author="Megan Ball" w:date="2020-10-04T12:48:00Z">
              <w:tcPr>
                <w:tcW w:w="5006" w:type="dxa"/>
                <w:noWrap/>
                <w:hideMark/>
              </w:tcPr>
            </w:tcPrChange>
          </w:tcPr>
          <w:p w14:paraId="280FC938" w14:textId="77777777" w:rsidR="00075A53" w:rsidRPr="00075A53" w:rsidRDefault="00075A53">
            <w:pPr>
              <w:rPr>
                <w:ins w:id="2573" w:author="Megan Ball" w:date="2020-10-04T12:47:00Z"/>
              </w:rPr>
            </w:pPr>
            <w:proofErr w:type="spellStart"/>
            <w:ins w:id="2574" w:author="Megan Ball" w:date="2020-10-04T12:47:00Z">
              <w:r w:rsidRPr="00075A53">
                <w:t>countryMorocco</w:t>
              </w:r>
              <w:proofErr w:type="spellEnd"/>
            </w:ins>
          </w:p>
        </w:tc>
        <w:tc>
          <w:tcPr>
            <w:tcW w:w="1170" w:type="dxa"/>
            <w:noWrap/>
            <w:hideMark/>
            <w:tcPrChange w:id="2575" w:author="Megan Ball" w:date="2020-10-04T12:48:00Z">
              <w:tcPr>
                <w:tcW w:w="870" w:type="dxa"/>
                <w:noWrap/>
                <w:hideMark/>
              </w:tcPr>
            </w:tcPrChange>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76" w:author="Megan Ball" w:date="2020-10-04T12:47:00Z"/>
              </w:rPr>
            </w:pPr>
            <w:ins w:id="2577" w:author="Megan Ball" w:date="2020-10-04T12:47:00Z">
              <w:r w:rsidRPr="00075A53">
                <w:t>12.24198</w:t>
              </w:r>
            </w:ins>
          </w:p>
        </w:tc>
        <w:tc>
          <w:tcPr>
            <w:tcW w:w="1170" w:type="dxa"/>
            <w:noWrap/>
            <w:hideMark/>
            <w:tcPrChange w:id="2578" w:author="Megan Ball" w:date="2020-10-04T12:48:00Z">
              <w:tcPr>
                <w:tcW w:w="871" w:type="dxa"/>
                <w:noWrap/>
                <w:hideMark/>
              </w:tcPr>
            </w:tcPrChange>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79" w:author="Megan Ball" w:date="2020-10-04T12:47:00Z"/>
              </w:rPr>
            </w:pPr>
            <w:ins w:id="2580" w:author="Megan Ball" w:date="2020-10-04T12:47:00Z">
              <w:r w:rsidRPr="00075A53">
                <w:t>0.74505</w:t>
              </w:r>
            </w:ins>
          </w:p>
        </w:tc>
        <w:tc>
          <w:tcPr>
            <w:tcW w:w="1080" w:type="dxa"/>
            <w:noWrap/>
            <w:hideMark/>
            <w:tcPrChange w:id="2581" w:author="Megan Ball" w:date="2020-10-04T12:48:00Z">
              <w:tcPr>
                <w:tcW w:w="871" w:type="dxa"/>
                <w:noWrap/>
                <w:hideMark/>
              </w:tcPr>
            </w:tcPrChange>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582" w:author="Megan Ball" w:date="2020-10-04T12:47:00Z"/>
              </w:rPr>
            </w:pPr>
            <w:ins w:id="2583" w:author="Megan Ball" w:date="2020-10-04T12:47:00Z">
              <w:r w:rsidRPr="00075A53">
                <w:t>16.431</w:t>
              </w:r>
            </w:ins>
          </w:p>
        </w:tc>
        <w:tc>
          <w:tcPr>
            <w:tcW w:w="1170" w:type="dxa"/>
            <w:noWrap/>
            <w:hideMark/>
            <w:tcPrChange w:id="2584" w:author="Megan Ball" w:date="2020-10-04T12:48:00Z">
              <w:tcPr>
                <w:tcW w:w="871" w:type="dxa"/>
                <w:noWrap/>
                <w:hideMark/>
              </w:tcPr>
            </w:tcPrChange>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585" w:author="Megan Ball" w:date="2020-10-04T12:47:00Z"/>
              </w:rPr>
            </w:pPr>
            <w:ins w:id="2586" w:author="Megan Ball" w:date="2020-10-04T12:47:00Z">
              <w:r w:rsidRPr="00075A53">
                <w:t>&lt; 2e-16</w:t>
              </w:r>
            </w:ins>
          </w:p>
        </w:tc>
        <w:tc>
          <w:tcPr>
            <w:tcW w:w="1206" w:type="dxa"/>
            <w:noWrap/>
            <w:hideMark/>
            <w:tcPrChange w:id="2587" w:author="Megan Ball" w:date="2020-10-04T12:48:00Z">
              <w:tcPr>
                <w:tcW w:w="871" w:type="dxa"/>
                <w:noWrap/>
                <w:hideMark/>
              </w:tcPr>
            </w:tcPrChange>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588" w:author="Megan Ball" w:date="2020-10-04T12:47:00Z"/>
              </w:rPr>
            </w:pPr>
            <w:ins w:id="2589" w:author="Megan Ball" w:date="2020-10-04T12:47:00Z">
              <w:r w:rsidRPr="00075A53">
                <w:t>***</w:t>
              </w:r>
            </w:ins>
          </w:p>
        </w:tc>
      </w:tr>
      <w:tr w:rsidR="00075A53" w:rsidRPr="00075A53" w14:paraId="778B4E19" w14:textId="77777777" w:rsidTr="00075A53">
        <w:trPr>
          <w:cnfStyle w:val="000000100000" w:firstRow="0" w:lastRow="0" w:firstColumn="0" w:lastColumn="0" w:oddVBand="0" w:evenVBand="0" w:oddHBand="1" w:evenHBand="0" w:firstRowFirstColumn="0" w:firstRowLastColumn="0" w:lastRowFirstColumn="0" w:lastRowLastColumn="0"/>
          <w:trHeight w:val="300"/>
          <w:ins w:id="2590" w:author="Megan Ball" w:date="2020-10-04T12:47:00Z"/>
          <w:trPrChange w:id="2591"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592" w:author="Megan Ball" w:date="2020-10-04T12:48:00Z">
              <w:tcPr>
                <w:tcW w:w="5006" w:type="dxa"/>
                <w:noWrap/>
                <w:hideMark/>
              </w:tcPr>
            </w:tcPrChange>
          </w:tcPr>
          <w:p w14:paraId="248C275B"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593" w:author="Megan Ball" w:date="2020-10-04T12:47:00Z"/>
              </w:rPr>
            </w:pPr>
            <w:proofErr w:type="spellStart"/>
            <w:ins w:id="2594" w:author="Megan Ball" w:date="2020-10-04T12:47:00Z">
              <w:r w:rsidRPr="00075A53">
                <w:t>countryMozambique</w:t>
              </w:r>
              <w:proofErr w:type="spellEnd"/>
            </w:ins>
          </w:p>
        </w:tc>
        <w:tc>
          <w:tcPr>
            <w:tcW w:w="1170" w:type="dxa"/>
            <w:noWrap/>
            <w:hideMark/>
            <w:tcPrChange w:id="2595" w:author="Megan Ball" w:date="2020-10-04T12:48:00Z">
              <w:tcPr>
                <w:tcW w:w="870" w:type="dxa"/>
                <w:noWrap/>
                <w:hideMark/>
              </w:tcPr>
            </w:tcPrChange>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96" w:author="Megan Ball" w:date="2020-10-04T12:47:00Z"/>
              </w:rPr>
            </w:pPr>
            <w:ins w:id="2597" w:author="Megan Ball" w:date="2020-10-04T12:47:00Z">
              <w:r w:rsidRPr="00075A53">
                <w:t>0.63455</w:t>
              </w:r>
            </w:ins>
          </w:p>
        </w:tc>
        <w:tc>
          <w:tcPr>
            <w:tcW w:w="1170" w:type="dxa"/>
            <w:noWrap/>
            <w:hideMark/>
            <w:tcPrChange w:id="2598" w:author="Megan Ball" w:date="2020-10-04T12:48:00Z">
              <w:tcPr>
                <w:tcW w:w="871" w:type="dxa"/>
                <w:noWrap/>
                <w:hideMark/>
              </w:tcPr>
            </w:tcPrChange>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599" w:author="Megan Ball" w:date="2020-10-04T12:47:00Z"/>
              </w:rPr>
            </w:pPr>
            <w:ins w:id="2600" w:author="Megan Ball" w:date="2020-10-04T12:47:00Z">
              <w:r w:rsidRPr="00075A53">
                <w:t>0.76203</w:t>
              </w:r>
            </w:ins>
          </w:p>
        </w:tc>
        <w:tc>
          <w:tcPr>
            <w:tcW w:w="1080" w:type="dxa"/>
            <w:noWrap/>
            <w:hideMark/>
            <w:tcPrChange w:id="2601" w:author="Megan Ball" w:date="2020-10-04T12:48:00Z">
              <w:tcPr>
                <w:tcW w:w="871" w:type="dxa"/>
                <w:noWrap/>
                <w:hideMark/>
              </w:tcPr>
            </w:tcPrChange>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02" w:author="Megan Ball" w:date="2020-10-04T12:47:00Z"/>
              </w:rPr>
            </w:pPr>
            <w:ins w:id="2603" w:author="Megan Ball" w:date="2020-10-04T12:47:00Z">
              <w:r w:rsidRPr="00075A53">
                <w:t>0.833</w:t>
              </w:r>
            </w:ins>
          </w:p>
        </w:tc>
        <w:tc>
          <w:tcPr>
            <w:tcW w:w="1170" w:type="dxa"/>
            <w:noWrap/>
            <w:hideMark/>
            <w:tcPrChange w:id="2604" w:author="Megan Ball" w:date="2020-10-04T12:48:00Z">
              <w:tcPr>
                <w:tcW w:w="871" w:type="dxa"/>
                <w:noWrap/>
                <w:hideMark/>
              </w:tcPr>
            </w:tcPrChange>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05" w:author="Megan Ball" w:date="2020-10-04T12:47:00Z"/>
              </w:rPr>
            </w:pPr>
            <w:ins w:id="2606" w:author="Megan Ball" w:date="2020-10-04T12:47:00Z">
              <w:r w:rsidRPr="00075A53">
                <w:t>0.405078</w:t>
              </w:r>
            </w:ins>
          </w:p>
        </w:tc>
        <w:tc>
          <w:tcPr>
            <w:tcW w:w="1206" w:type="dxa"/>
            <w:noWrap/>
            <w:hideMark/>
            <w:tcPrChange w:id="2607" w:author="Megan Ball" w:date="2020-10-04T12:48:00Z">
              <w:tcPr>
                <w:tcW w:w="871" w:type="dxa"/>
                <w:noWrap/>
                <w:hideMark/>
              </w:tcPr>
            </w:tcPrChange>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08" w:author="Megan Ball" w:date="2020-10-04T12:47:00Z"/>
              </w:rPr>
            </w:pPr>
          </w:p>
        </w:tc>
      </w:tr>
      <w:tr w:rsidR="00075A53" w:rsidRPr="00075A53" w14:paraId="02381780" w14:textId="77777777" w:rsidTr="00075A53">
        <w:trPr>
          <w:trHeight w:val="300"/>
          <w:ins w:id="2609" w:author="Megan Ball" w:date="2020-10-04T12:47:00Z"/>
          <w:trPrChange w:id="26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611" w:author="Megan Ball" w:date="2020-10-04T12:48:00Z">
              <w:tcPr>
                <w:tcW w:w="5006" w:type="dxa"/>
                <w:noWrap/>
                <w:hideMark/>
              </w:tcPr>
            </w:tcPrChange>
          </w:tcPr>
          <w:p w14:paraId="364009BF" w14:textId="77777777" w:rsidR="00075A53" w:rsidRPr="00075A53" w:rsidRDefault="00075A53">
            <w:pPr>
              <w:rPr>
                <w:ins w:id="2612" w:author="Megan Ball" w:date="2020-10-04T12:47:00Z"/>
              </w:rPr>
            </w:pPr>
            <w:proofErr w:type="spellStart"/>
            <w:ins w:id="2613" w:author="Megan Ball" w:date="2020-10-04T12:47:00Z">
              <w:r w:rsidRPr="00075A53">
                <w:t>countryMyanmar</w:t>
              </w:r>
              <w:proofErr w:type="spellEnd"/>
            </w:ins>
          </w:p>
        </w:tc>
        <w:tc>
          <w:tcPr>
            <w:tcW w:w="1170" w:type="dxa"/>
            <w:noWrap/>
            <w:hideMark/>
            <w:tcPrChange w:id="2614" w:author="Megan Ball" w:date="2020-10-04T12:48:00Z">
              <w:tcPr>
                <w:tcW w:w="870" w:type="dxa"/>
                <w:noWrap/>
                <w:hideMark/>
              </w:tcPr>
            </w:tcPrChange>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15" w:author="Megan Ball" w:date="2020-10-04T12:47:00Z"/>
              </w:rPr>
            </w:pPr>
            <w:ins w:id="2616" w:author="Megan Ball" w:date="2020-10-04T12:47:00Z">
              <w:r w:rsidRPr="00075A53">
                <w:t>5.91784</w:t>
              </w:r>
            </w:ins>
          </w:p>
        </w:tc>
        <w:tc>
          <w:tcPr>
            <w:tcW w:w="1170" w:type="dxa"/>
            <w:noWrap/>
            <w:hideMark/>
            <w:tcPrChange w:id="2617" w:author="Megan Ball" w:date="2020-10-04T12:48:00Z">
              <w:tcPr>
                <w:tcW w:w="871" w:type="dxa"/>
                <w:noWrap/>
                <w:hideMark/>
              </w:tcPr>
            </w:tcPrChange>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18" w:author="Megan Ball" w:date="2020-10-04T12:47:00Z"/>
              </w:rPr>
            </w:pPr>
            <w:ins w:id="2619" w:author="Megan Ball" w:date="2020-10-04T12:47:00Z">
              <w:r w:rsidRPr="00075A53">
                <w:t>0.74185</w:t>
              </w:r>
            </w:ins>
          </w:p>
        </w:tc>
        <w:tc>
          <w:tcPr>
            <w:tcW w:w="1080" w:type="dxa"/>
            <w:noWrap/>
            <w:hideMark/>
            <w:tcPrChange w:id="2620" w:author="Megan Ball" w:date="2020-10-04T12:48:00Z">
              <w:tcPr>
                <w:tcW w:w="871" w:type="dxa"/>
                <w:noWrap/>
                <w:hideMark/>
              </w:tcPr>
            </w:tcPrChange>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21" w:author="Megan Ball" w:date="2020-10-04T12:47:00Z"/>
              </w:rPr>
            </w:pPr>
            <w:ins w:id="2622" w:author="Megan Ball" w:date="2020-10-04T12:47:00Z">
              <w:r w:rsidRPr="00075A53">
                <w:t>7.977</w:t>
              </w:r>
            </w:ins>
          </w:p>
        </w:tc>
        <w:tc>
          <w:tcPr>
            <w:tcW w:w="1170" w:type="dxa"/>
            <w:noWrap/>
            <w:hideMark/>
            <w:tcPrChange w:id="2623" w:author="Megan Ball" w:date="2020-10-04T12:48:00Z">
              <w:tcPr>
                <w:tcW w:w="871" w:type="dxa"/>
                <w:noWrap/>
                <w:hideMark/>
              </w:tcPr>
            </w:tcPrChange>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24" w:author="Megan Ball" w:date="2020-10-04T12:47:00Z"/>
              </w:rPr>
            </w:pPr>
            <w:ins w:id="2625" w:author="Megan Ball" w:date="2020-10-04T12:47:00Z">
              <w:r w:rsidRPr="00075A53">
                <w:t>2.18E-15</w:t>
              </w:r>
            </w:ins>
          </w:p>
        </w:tc>
        <w:tc>
          <w:tcPr>
            <w:tcW w:w="1206" w:type="dxa"/>
            <w:noWrap/>
            <w:hideMark/>
            <w:tcPrChange w:id="2626" w:author="Megan Ball" w:date="2020-10-04T12:48:00Z">
              <w:tcPr>
                <w:tcW w:w="871" w:type="dxa"/>
                <w:noWrap/>
                <w:hideMark/>
              </w:tcPr>
            </w:tcPrChange>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627" w:author="Megan Ball" w:date="2020-10-04T12:47:00Z"/>
              </w:rPr>
            </w:pPr>
            <w:ins w:id="2628" w:author="Megan Ball" w:date="2020-10-04T12:47:00Z">
              <w:r w:rsidRPr="00075A53">
                <w:t>***</w:t>
              </w:r>
            </w:ins>
          </w:p>
        </w:tc>
      </w:tr>
      <w:tr w:rsidR="00075A53" w:rsidRPr="00075A53" w14:paraId="482642D1" w14:textId="77777777" w:rsidTr="00075A53">
        <w:trPr>
          <w:cnfStyle w:val="000000100000" w:firstRow="0" w:lastRow="0" w:firstColumn="0" w:lastColumn="0" w:oddVBand="0" w:evenVBand="0" w:oddHBand="1" w:evenHBand="0" w:firstRowFirstColumn="0" w:firstRowLastColumn="0" w:lastRowFirstColumn="0" w:lastRowLastColumn="0"/>
          <w:trHeight w:val="300"/>
          <w:ins w:id="2629" w:author="Megan Ball" w:date="2020-10-04T12:47:00Z"/>
          <w:trPrChange w:id="26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631" w:author="Megan Ball" w:date="2020-10-04T12:48:00Z">
              <w:tcPr>
                <w:tcW w:w="5006" w:type="dxa"/>
                <w:noWrap/>
                <w:hideMark/>
              </w:tcPr>
            </w:tcPrChange>
          </w:tcPr>
          <w:p w14:paraId="3CEA2D6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632" w:author="Megan Ball" w:date="2020-10-04T12:47:00Z"/>
              </w:rPr>
            </w:pPr>
            <w:proofErr w:type="spellStart"/>
            <w:ins w:id="2633" w:author="Megan Ball" w:date="2020-10-04T12:47:00Z">
              <w:r w:rsidRPr="00075A53">
                <w:t>countryNamibia</w:t>
              </w:r>
              <w:proofErr w:type="spellEnd"/>
            </w:ins>
          </w:p>
        </w:tc>
        <w:tc>
          <w:tcPr>
            <w:tcW w:w="1170" w:type="dxa"/>
            <w:noWrap/>
            <w:hideMark/>
            <w:tcPrChange w:id="2634" w:author="Megan Ball" w:date="2020-10-04T12:48:00Z">
              <w:tcPr>
                <w:tcW w:w="870" w:type="dxa"/>
                <w:noWrap/>
                <w:hideMark/>
              </w:tcPr>
            </w:tcPrChange>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35" w:author="Megan Ball" w:date="2020-10-04T12:47:00Z"/>
              </w:rPr>
            </w:pPr>
            <w:ins w:id="2636" w:author="Megan Ball" w:date="2020-10-04T12:47:00Z">
              <w:r w:rsidRPr="00075A53">
                <w:t>5.88584</w:t>
              </w:r>
            </w:ins>
          </w:p>
        </w:tc>
        <w:tc>
          <w:tcPr>
            <w:tcW w:w="1170" w:type="dxa"/>
            <w:noWrap/>
            <w:hideMark/>
            <w:tcPrChange w:id="2637" w:author="Megan Ball" w:date="2020-10-04T12:48:00Z">
              <w:tcPr>
                <w:tcW w:w="871" w:type="dxa"/>
                <w:noWrap/>
                <w:hideMark/>
              </w:tcPr>
            </w:tcPrChange>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38" w:author="Megan Ball" w:date="2020-10-04T12:47:00Z"/>
              </w:rPr>
            </w:pPr>
            <w:ins w:id="2639" w:author="Megan Ball" w:date="2020-10-04T12:47:00Z">
              <w:r w:rsidRPr="00075A53">
                <w:t>0.7826</w:t>
              </w:r>
            </w:ins>
          </w:p>
        </w:tc>
        <w:tc>
          <w:tcPr>
            <w:tcW w:w="1080" w:type="dxa"/>
            <w:noWrap/>
            <w:hideMark/>
            <w:tcPrChange w:id="2640" w:author="Megan Ball" w:date="2020-10-04T12:48:00Z">
              <w:tcPr>
                <w:tcW w:w="871" w:type="dxa"/>
                <w:noWrap/>
                <w:hideMark/>
              </w:tcPr>
            </w:tcPrChange>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41" w:author="Megan Ball" w:date="2020-10-04T12:47:00Z"/>
              </w:rPr>
            </w:pPr>
            <w:ins w:id="2642" w:author="Megan Ball" w:date="2020-10-04T12:47:00Z">
              <w:r w:rsidRPr="00075A53">
                <w:t>7.521</w:t>
              </w:r>
            </w:ins>
          </w:p>
        </w:tc>
        <w:tc>
          <w:tcPr>
            <w:tcW w:w="1170" w:type="dxa"/>
            <w:noWrap/>
            <w:hideMark/>
            <w:tcPrChange w:id="2643" w:author="Megan Ball" w:date="2020-10-04T12:48:00Z">
              <w:tcPr>
                <w:tcW w:w="871" w:type="dxa"/>
                <w:noWrap/>
                <w:hideMark/>
              </w:tcPr>
            </w:tcPrChange>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44" w:author="Megan Ball" w:date="2020-10-04T12:47:00Z"/>
              </w:rPr>
            </w:pPr>
            <w:ins w:id="2645" w:author="Megan Ball" w:date="2020-10-04T12:47:00Z">
              <w:r w:rsidRPr="00075A53">
                <w:t>7.33E-14</w:t>
              </w:r>
            </w:ins>
          </w:p>
        </w:tc>
        <w:tc>
          <w:tcPr>
            <w:tcW w:w="1206" w:type="dxa"/>
            <w:noWrap/>
            <w:hideMark/>
            <w:tcPrChange w:id="2646" w:author="Megan Ball" w:date="2020-10-04T12:48:00Z">
              <w:tcPr>
                <w:tcW w:w="871" w:type="dxa"/>
                <w:noWrap/>
                <w:hideMark/>
              </w:tcPr>
            </w:tcPrChange>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647" w:author="Megan Ball" w:date="2020-10-04T12:47:00Z"/>
              </w:rPr>
            </w:pPr>
            <w:ins w:id="2648" w:author="Megan Ball" w:date="2020-10-04T12:47:00Z">
              <w:r w:rsidRPr="00075A53">
                <w:t>***</w:t>
              </w:r>
            </w:ins>
          </w:p>
        </w:tc>
      </w:tr>
      <w:tr w:rsidR="00075A53" w:rsidRPr="00075A53" w14:paraId="0635F2A4" w14:textId="77777777" w:rsidTr="00075A53">
        <w:trPr>
          <w:trHeight w:val="300"/>
          <w:ins w:id="2649" w:author="Megan Ball" w:date="2020-10-04T12:47:00Z"/>
          <w:trPrChange w:id="26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651" w:author="Megan Ball" w:date="2020-10-04T12:48:00Z">
              <w:tcPr>
                <w:tcW w:w="5006" w:type="dxa"/>
                <w:noWrap/>
                <w:hideMark/>
              </w:tcPr>
            </w:tcPrChange>
          </w:tcPr>
          <w:p w14:paraId="7EDE272F" w14:textId="77777777" w:rsidR="00075A53" w:rsidRPr="00075A53" w:rsidRDefault="00075A53">
            <w:pPr>
              <w:rPr>
                <w:ins w:id="2652" w:author="Megan Ball" w:date="2020-10-04T12:47:00Z"/>
              </w:rPr>
            </w:pPr>
            <w:proofErr w:type="spellStart"/>
            <w:ins w:id="2653" w:author="Megan Ball" w:date="2020-10-04T12:47:00Z">
              <w:r w:rsidRPr="00075A53">
                <w:t>countryNepal</w:t>
              </w:r>
              <w:proofErr w:type="spellEnd"/>
            </w:ins>
          </w:p>
        </w:tc>
        <w:tc>
          <w:tcPr>
            <w:tcW w:w="1170" w:type="dxa"/>
            <w:noWrap/>
            <w:hideMark/>
            <w:tcPrChange w:id="2654" w:author="Megan Ball" w:date="2020-10-04T12:48:00Z">
              <w:tcPr>
                <w:tcW w:w="870" w:type="dxa"/>
                <w:noWrap/>
                <w:hideMark/>
              </w:tcPr>
            </w:tcPrChange>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55" w:author="Megan Ball" w:date="2020-10-04T12:47:00Z"/>
              </w:rPr>
            </w:pPr>
            <w:ins w:id="2656" w:author="Megan Ball" w:date="2020-10-04T12:47:00Z">
              <w:r w:rsidRPr="00075A53">
                <w:t>6.74243</w:t>
              </w:r>
            </w:ins>
          </w:p>
        </w:tc>
        <w:tc>
          <w:tcPr>
            <w:tcW w:w="1170" w:type="dxa"/>
            <w:noWrap/>
            <w:hideMark/>
            <w:tcPrChange w:id="2657" w:author="Megan Ball" w:date="2020-10-04T12:48:00Z">
              <w:tcPr>
                <w:tcW w:w="871" w:type="dxa"/>
                <w:noWrap/>
                <w:hideMark/>
              </w:tcPr>
            </w:tcPrChange>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58" w:author="Megan Ball" w:date="2020-10-04T12:47:00Z"/>
              </w:rPr>
            </w:pPr>
            <w:ins w:id="2659" w:author="Megan Ball" w:date="2020-10-04T12:47:00Z">
              <w:r w:rsidRPr="00075A53">
                <w:t>0.74493</w:t>
              </w:r>
            </w:ins>
          </w:p>
        </w:tc>
        <w:tc>
          <w:tcPr>
            <w:tcW w:w="1080" w:type="dxa"/>
            <w:noWrap/>
            <w:hideMark/>
            <w:tcPrChange w:id="2660" w:author="Megan Ball" w:date="2020-10-04T12:48:00Z">
              <w:tcPr>
                <w:tcW w:w="871" w:type="dxa"/>
                <w:noWrap/>
                <w:hideMark/>
              </w:tcPr>
            </w:tcPrChange>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61" w:author="Megan Ball" w:date="2020-10-04T12:47:00Z"/>
              </w:rPr>
            </w:pPr>
            <w:ins w:id="2662" w:author="Megan Ball" w:date="2020-10-04T12:47:00Z">
              <w:r w:rsidRPr="00075A53">
                <w:t>9.051</w:t>
              </w:r>
            </w:ins>
          </w:p>
        </w:tc>
        <w:tc>
          <w:tcPr>
            <w:tcW w:w="1170" w:type="dxa"/>
            <w:noWrap/>
            <w:hideMark/>
            <w:tcPrChange w:id="2663" w:author="Megan Ball" w:date="2020-10-04T12:48:00Z">
              <w:tcPr>
                <w:tcW w:w="871" w:type="dxa"/>
                <w:noWrap/>
                <w:hideMark/>
              </w:tcPr>
            </w:tcPrChange>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664" w:author="Megan Ball" w:date="2020-10-04T12:47:00Z"/>
              </w:rPr>
            </w:pPr>
            <w:ins w:id="2665" w:author="Megan Ball" w:date="2020-10-04T12:47:00Z">
              <w:r w:rsidRPr="00075A53">
                <w:t>&lt; 2e-16</w:t>
              </w:r>
            </w:ins>
          </w:p>
        </w:tc>
        <w:tc>
          <w:tcPr>
            <w:tcW w:w="1206" w:type="dxa"/>
            <w:noWrap/>
            <w:hideMark/>
            <w:tcPrChange w:id="2666" w:author="Megan Ball" w:date="2020-10-04T12:48:00Z">
              <w:tcPr>
                <w:tcW w:w="871" w:type="dxa"/>
                <w:noWrap/>
                <w:hideMark/>
              </w:tcPr>
            </w:tcPrChange>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667" w:author="Megan Ball" w:date="2020-10-04T12:47:00Z"/>
              </w:rPr>
            </w:pPr>
            <w:ins w:id="2668" w:author="Megan Ball" w:date="2020-10-04T12:47:00Z">
              <w:r w:rsidRPr="00075A53">
                <w:t>***</w:t>
              </w:r>
            </w:ins>
          </w:p>
        </w:tc>
      </w:tr>
      <w:tr w:rsidR="00075A53" w:rsidRPr="00075A53" w14:paraId="02335922" w14:textId="77777777" w:rsidTr="00075A53">
        <w:trPr>
          <w:cnfStyle w:val="000000100000" w:firstRow="0" w:lastRow="0" w:firstColumn="0" w:lastColumn="0" w:oddVBand="0" w:evenVBand="0" w:oddHBand="1" w:evenHBand="0" w:firstRowFirstColumn="0" w:firstRowLastColumn="0" w:lastRowFirstColumn="0" w:lastRowLastColumn="0"/>
          <w:trHeight w:val="300"/>
          <w:ins w:id="2669" w:author="Megan Ball" w:date="2020-10-04T12:47:00Z"/>
          <w:trPrChange w:id="26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671" w:author="Megan Ball" w:date="2020-10-04T12:48:00Z">
              <w:tcPr>
                <w:tcW w:w="5006" w:type="dxa"/>
                <w:noWrap/>
                <w:hideMark/>
              </w:tcPr>
            </w:tcPrChange>
          </w:tcPr>
          <w:p w14:paraId="5EAA24B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672" w:author="Megan Ball" w:date="2020-10-04T12:47:00Z"/>
              </w:rPr>
            </w:pPr>
            <w:proofErr w:type="spellStart"/>
            <w:ins w:id="2673" w:author="Megan Ball" w:date="2020-10-04T12:47:00Z">
              <w:r w:rsidRPr="00075A53">
                <w:t>countryNetherlands</w:t>
              </w:r>
              <w:proofErr w:type="spellEnd"/>
            </w:ins>
          </w:p>
        </w:tc>
        <w:tc>
          <w:tcPr>
            <w:tcW w:w="1170" w:type="dxa"/>
            <w:noWrap/>
            <w:hideMark/>
            <w:tcPrChange w:id="2674" w:author="Megan Ball" w:date="2020-10-04T12:48:00Z">
              <w:tcPr>
                <w:tcW w:w="870" w:type="dxa"/>
                <w:noWrap/>
                <w:hideMark/>
              </w:tcPr>
            </w:tcPrChange>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75" w:author="Megan Ball" w:date="2020-10-04T12:47:00Z"/>
              </w:rPr>
            </w:pPr>
            <w:ins w:id="2676" w:author="Megan Ball" w:date="2020-10-04T12:47:00Z">
              <w:r w:rsidRPr="00075A53">
                <w:t>16.23365</w:t>
              </w:r>
            </w:ins>
          </w:p>
        </w:tc>
        <w:tc>
          <w:tcPr>
            <w:tcW w:w="1170" w:type="dxa"/>
            <w:noWrap/>
            <w:hideMark/>
            <w:tcPrChange w:id="2677" w:author="Megan Ball" w:date="2020-10-04T12:48:00Z">
              <w:tcPr>
                <w:tcW w:w="871" w:type="dxa"/>
                <w:noWrap/>
                <w:hideMark/>
              </w:tcPr>
            </w:tcPrChange>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78" w:author="Megan Ball" w:date="2020-10-04T12:47:00Z"/>
              </w:rPr>
            </w:pPr>
            <w:ins w:id="2679" w:author="Megan Ball" w:date="2020-10-04T12:47:00Z">
              <w:r w:rsidRPr="00075A53">
                <w:t>0.79762</w:t>
              </w:r>
            </w:ins>
          </w:p>
        </w:tc>
        <w:tc>
          <w:tcPr>
            <w:tcW w:w="1080" w:type="dxa"/>
            <w:noWrap/>
            <w:hideMark/>
            <w:tcPrChange w:id="2680" w:author="Megan Ball" w:date="2020-10-04T12:48:00Z">
              <w:tcPr>
                <w:tcW w:w="871" w:type="dxa"/>
                <w:noWrap/>
                <w:hideMark/>
              </w:tcPr>
            </w:tcPrChange>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681" w:author="Megan Ball" w:date="2020-10-04T12:47:00Z"/>
              </w:rPr>
            </w:pPr>
            <w:ins w:id="2682" w:author="Megan Ball" w:date="2020-10-04T12:47:00Z">
              <w:r w:rsidRPr="00075A53">
                <w:t>20.353</w:t>
              </w:r>
            </w:ins>
          </w:p>
        </w:tc>
        <w:tc>
          <w:tcPr>
            <w:tcW w:w="1170" w:type="dxa"/>
            <w:noWrap/>
            <w:hideMark/>
            <w:tcPrChange w:id="2683" w:author="Megan Ball" w:date="2020-10-04T12:48:00Z">
              <w:tcPr>
                <w:tcW w:w="871" w:type="dxa"/>
                <w:noWrap/>
                <w:hideMark/>
              </w:tcPr>
            </w:tcPrChange>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684" w:author="Megan Ball" w:date="2020-10-04T12:47:00Z"/>
              </w:rPr>
            </w:pPr>
            <w:ins w:id="2685" w:author="Megan Ball" w:date="2020-10-04T12:47:00Z">
              <w:r w:rsidRPr="00075A53">
                <w:t>&lt; 2e-16</w:t>
              </w:r>
            </w:ins>
          </w:p>
        </w:tc>
        <w:tc>
          <w:tcPr>
            <w:tcW w:w="1206" w:type="dxa"/>
            <w:noWrap/>
            <w:hideMark/>
            <w:tcPrChange w:id="2686" w:author="Megan Ball" w:date="2020-10-04T12:48:00Z">
              <w:tcPr>
                <w:tcW w:w="871" w:type="dxa"/>
                <w:noWrap/>
                <w:hideMark/>
              </w:tcPr>
            </w:tcPrChange>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687" w:author="Megan Ball" w:date="2020-10-04T12:47:00Z"/>
              </w:rPr>
            </w:pPr>
            <w:ins w:id="2688" w:author="Megan Ball" w:date="2020-10-04T12:47:00Z">
              <w:r w:rsidRPr="00075A53">
                <w:t>***</w:t>
              </w:r>
            </w:ins>
          </w:p>
        </w:tc>
      </w:tr>
      <w:tr w:rsidR="00075A53" w:rsidRPr="00075A53" w14:paraId="4C75DD43" w14:textId="77777777" w:rsidTr="00075A53">
        <w:trPr>
          <w:trHeight w:val="300"/>
          <w:ins w:id="2689" w:author="Megan Ball" w:date="2020-10-04T12:47:00Z"/>
          <w:trPrChange w:id="26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691" w:author="Megan Ball" w:date="2020-10-04T12:48:00Z">
              <w:tcPr>
                <w:tcW w:w="5006" w:type="dxa"/>
                <w:noWrap/>
                <w:hideMark/>
              </w:tcPr>
            </w:tcPrChange>
          </w:tcPr>
          <w:p w14:paraId="06EF113F" w14:textId="77777777" w:rsidR="00075A53" w:rsidRPr="00075A53" w:rsidRDefault="00075A53">
            <w:pPr>
              <w:rPr>
                <w:ins w:id="2692" w:author="Megan Ball" w:date="2020-10-04T12:47:00Z"/>
              </w:rPr>
            </w:pPr>
            <w:proofErr w:type="spellStart"/>
            <w:ins w:id="2693" w:author="Megan Ball" w:date="2020-10-04T12:47:00Z">
              <w:r w:rsidRPr="00075A53">
                <w:t>countryNew</w:t>
              </w:r>
              <w:proofErr w:type="spellEnd"/>
              <w:r w:rsidRPr="00075A53">
                <w:t xml:space="preserve"> Zealand</w:t>
              </w:r>
            </w:ins>
          </w:p>
        </w:tc>
        <w:tc>
          <w:tcPr>
            <w:tcW w:w="1170" w:type="dxa"/>
            <w:noWrap/>
            <w:hideMark/>
            <w:tcPrChange w:id="2694" w:author="Megan Ball" w:date="2020-10-04T12:48:00Z">
              <w:tcPr>
                <w:tcW w:w="870" w:type="dxa"/>
                <w:noWrap/>
                <w:hideMark/>
              </w:tcPr>
            </w:tcPrChange>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95" w:author="Megan Ball" w:date="2020-10-04T12:47:00Z"/>
              </w:rPr>
            </w:pPr>
            <w:ins w:id="2696" w:author="Megan Ball" w:date="2020-10-04T12:47:00Z">
              <w:r w:rsidRPr="00075A53">
                <w:t>15.34779</w:t>
              </w:r>
            </w:ins>
          </w:p>
        </w:tc>
        <w:tc>
          <w:tcPr>
            <w:tcW w:w="1170" w:type="dxa"/>
            <w:noWrap/>
            <w:hideMark/>
            <w:tcPrChange w:id="2697" w:author="Megan Ball" w:date="2020-10-04T12:48:00Z">
              <w:tcPr>
                <w:tcW w:w="871" w:type="dxa"/>
                <w:noWrap/>
                <w:hideMark/>
              </w:tcPr>
            </w:tcPrChange>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698" w:author="Megan Ball" w:date="2020-10-04T12:47:00Z"/>
              </w:rPr>
            </w:pPr>
            <w:ins w:id="2699" w:author="Megan Ball" w:date="2020-10-04T12:47:00Z">
              <w:r w:rsidRPr="00075A53">
                <w:t>0.82143</w:t>
              </w:r>
            </w:ins>
          </w:p>
        </w:tc>
        <w:tc>
          <w:tcPr>
            <w:tcW w:w="1080" w:type="dxa"/>
            <w:noWrap/>
            <w:hideMark/>
            <w:tcPrChange w:id="2700" w:author="Megan Ball" w:date="2020-10-04T12:48:00Z">
              <w:tcPr>
                <w:tcW w:w="871" w:type="dxa"/>
                <w:noWrap/>
                <w:hideMark/>
              </w:tcPr>
            </w:tcPrChange>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01" w:author="Megan Ball" w:date="2020-10-04T12:47:00Z"/>
              </w:rPr>
            </w:pPr>
            <w:ins w:id="2702" w:author="Megan Ball" w:date="2020-10-04T12:47:00Z">
              <w:r w:rsidRPr="00075A53">
                <w:t>18.684</w:t>
              </w:r>
            </w:ins>
          </w:p>
        </w:tc>
        <w:tc>
          <w:tcPr>
            <w:tcW w:w="1170" w:type="dxa"/>
            <w:noWrap/>
            <w:hideMark/>
            <w:tcPrChange w:id="2703" w:author="Megan Ball" w:date="2020-10-04T12:48:00Z">
              <w:tcPr>
                <w:tcW w:w="871" w:type="dxa"/>
                <w:noWrap/>
                <w:hideMark/>
              </w:tcPr>
            </w:tcPrChange>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704" w:author="Megan Ball" w:date="2020-10-04T12:47:00Z"/>
              </w:rPr>
            </w:pPr>
            <w:ins w:id="2705" w:author="Megan Ball" w:date="2020-10-04T12:47:00Z">
              <w:r w:rsidRPr="00075A53">
                <w:t>&lt; 2e-16</w:t>
              </w:r>
            </w:ins>
          </w:p>
        </w:tc>
        <w:tc>
          <w:tcPr>
            <w:tcW w:w="1206" w:type="dxa"/>
            <w:noWrap/>
            <w:hideMark/>
            <w:tcPrChange w:id="2706" w:author="Megan Ball" w:date="2020-10-04T12:48:00Z">
              <w:tcPr>
                <w:tcW w:w="871" w:type="dxa"/>
                <w:noWrap/>
                <w:hideMark/>
              </w:tcPr>
            </w:tcPrChange>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707" w:author="Megan Ball" w:date="2020-10-04T12:47:00Z"/>
              </w:rPr>
            </w:pPr>
            <w:ins w:id="2708" w:author="Megan Ball" w:date="2020-10-04T12:47:00Z">
              <w:r w:rsidRPr="00075A53">
                <w:t>***</w:t>
              </w:r>
            </w:ins>
          </w:p>
        </w:tc>
      </w:tr>
      <w:tr w:rsidR="00075A53" w:rsidRPr="00075A53" w14:paraId="25EC5AB3" w14:textId="77777777" w:rsidTr="00075A53">
        <w:trPr>
          <w:cnfStyle w:val="000000100000" w:firstRow="0" w:lastRow="0" w:firstColumn="0" w:lastColumn="0" w:oddVBand="0" w:evenVBand="0" w:oddHBand="1" w:evenHBand="0" w:firstRowFirstColumn="0" w:firstRowLastColumn="0" w:lastRowFirstColumn="0" w:lastRowLastColumn="0"/>
          <w:trHeight w:val="300"/>
          <w:ins w:id="2709" w:author="Megan Ball" w:date="2020-10-04T12:47:00Z"/>
          <w:trPrChange w:id="27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711" w:author="Megan Ball" w:date="2020-10-04T12:48:00Z">
              <w:tcPr>
                <w:tcW w:w="5006" w:type="dxa"/>
                <w:noWrap/>
                <w:hideMark/>
              </w:tcPr>
            </w:tcPrChange>
          </w:tcPr>
          <w:p w14:paraId="60B6318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712" w:author="Megan Ball" w:date="2020-10-04T12:47:00Z"/>
              </w:rPr>
            </w:pPr>
            <w:proofErr w:type="spellStart"/>
            <w:ins w:id="2713" w:author="Megan Ball" w:date="2020-10-04T12:47:00Z">
              <w:r w:rsidRPr="00075A53">
                <w:t>countryNicaragua</w:t>
              </w:r>
              <w:proofErr w:type="spellEnd"/>
            </w:ins>
          </w:p>
        </w:tc>
        <w:tc>
          <w:tcPr>
            <w:tcW w:w="1170" w:type="dxa"/>
            <w:noWrap/>
            <w:hideMark/>
            <w:tcPrChange w:id="2714" w:author="Megan Ball" w:date="2020-10-04T12:48:00Z">
              <w:tcPr>
                <w:tcW w:w="870" w:type="dxa"/>
                <w:noWrap/>
                <w:hideMark/>
              </w:tcPr>
            </w:tcPrChange>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15" w:author="Megan Ball" w:date="2020-10-04T12:47:00Z"/>
              </w:rPr>
            </w:pPr>
            <w:ins w:id="2716" w:author="Megan Ball" w:date="2020-10-04T12:47:00Z">
              <w:r w:rsidRPr="00075A53">
                <w:t>13.03848</w:t>
              </w:r>
            </w:ins>
          </w:p>
        </w:tc>
        <w:tc>
          <w:tcPr>
            <w:tcW w:w="1170" w:type="dxa"/>
            <w:noWrap/>
            <w:hideMark/>
            <w:tcPrChange w:id="2717" w:author="Megan Ball" w:date="2020-10-04T12:48:00Z">
              <w:tcPr>
                <w:tcW w:w="871" w:type="dxa"/>
                <w:noWrap/>
                <w:hideMark/>
              </w:tcPr>
            </w:tcPrChange>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18" w:author="Megan Ball" w:date="2020-10-04T12:47:00Z"/>
              </w:rPr>
            </w:pPr>
            <w:ins w:id="2719" w:author="Megan Ball" w:date="2020-10-04T12:47:00Z">
              <w:r w:rsidRPr="00075A53">
                <w:t>0.74774</w:t>
              </w:r>
            </w:ins>
          </w:p>
        </w:tc>
        <w:tc>
          <w:tcPr>
            <w:tcW w:w="1080" w:type="dxa"/>
            <w:noWrap/>
            <w:hideMark/>
            <w:tcPrChange w:id="2720" w:author="Megan Ball" w:date="2020-10-04T12:48:00Z">
              <w:tcPr>
                <w:tcW w:w="871" w:type="dxa"/>
                <w:noWrap/>
                <w:hideMark/>
              </w:tcPr>
            </w:tcPrChange>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21" w:author="Megan Ball" w:date="2020-10-04T12:47:00Z"/>
              </w:rPr>
            </w:pPr>
            <w:ins w:id="2722" w:author="Megan Ball" w:date="2020-10-04T12:47:00Z">
              <w:r w:rsidRPr="00075A53">
                <w:t>17.437</w:t>
              </w:r>
            </w:ins>
          </w:p>
        </w:tc>
        <w:tc>
          <w:tcPr>
            <w:tcW w:w="1170" w:type="dxa"/>
            <w:noWrap/>
            <w:hideMark/>
            <w:tcPrChange w:id="2723" w:author="Megan Ball" w:date="2020-10-04T12:48:00Z">
              <w:tcPr>
                <w:tcW w:w="871" w:type="dxa"/>
                <w:noWrap/>
                <w:hideMark/>
              </w:tcPr>
            </w:tcPrChange>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724" w:author="Megan Ball" w:date="2020-10-04T12:47:00Z"/>
              </w:rPr>
            </w:pPr>
            <w:ins w:id="2725" w:author="Megan Ball" w:date="2020-10-04T12:47:00Z">
              <w:r w:rsidRPr="00075A53">
                <w:t>&lt; 2e-16</w:t>
              </w:r>
            </w:ins>
          </w:p>
        </w:tc>
        <w:tc>
          <w:tcPr>
            <w:tcW w:w="1206" w:type="dxa"/>
            <w:noWrap/>
            <w:hideMark/>
            <w:tcPrChange w:id="2726" w:author="Megan Ball" w:date="2020-10-04T12:48:00Z">
              <w:tcPr>
                <w:tcW w:w="871" w:type="dxa"/>
                <w:noWrap/>
                <w:hideMark/>
              </w:tcPr>
            </w:tcPrChange>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727" w:author="Megan Ball" w:date="2020-10-04T12:47:00Z"/>
              </w:rPr>
            </w:pPr>
            <w:ins w:id="2728" w:author="Megan Ball" w:date="2020-10-04T12:47:00Z">
              <w:r w:rsidRPr="00075A53">
                <w:t>***</w:t>
              </w:r>
            </w:ins>
          </w:p>
        </w:tc>
      </w:tr>
      <w:tr w:rsidR="00075A53" w:rsidRPr="00075A53" w14:paraId="54751EBC" w14:textId="77777777" w:rsidTr="00075A53">
        <w:trPr>
          <w:trHeight w:val="300"/>
          <w:ins w:id="2729" w:author="Megan Ball" w:date="2020-10-04T12:47:00Z"/>
          <w:trPrChange w:id="27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731" w:author="Megan Ball" w:date="2020-10-04T12:48:00Z">
              <w:tcPr>
                <w:tcW w:w="5006" w:type="dxa"/>
                <w:noWrap/>
                <w:hideMark/>
              </w:tcPr>
            </w:tcPrChange>
          </w:tcPr>
          <w:p w14:paraId="776041CB" w14:textId="77777777" w:rsidR="00075A53" w:rsidRPr="00075A53" w:rsidRDefault="00075A53">
            <w:pPr>
              <w:rPr>
                <w:ins w:id="2732" w:author="Megan Ball" w:date="2020-10-04T12:47:00Z"/>
              </w:rPr>
            </w:pPr>
            <w:proofErr w:type="spellStart"/>
            <w:ins w:id="2733" w:author="Megan Ball" w:date="2020-10-04T12:47:00Z">
              <w:r w:rsidRPr="00075A53">
                <w:t>countryNiger</w:t>
              </w:r>
              <w:proofErr w:type="spellEnd"/>
            </w:ins>
          </w:p>
        </w:tc>
        <w:tc>
          <w:tcPr>
            <w:tcW w:w="1170" w:type="dxa"/>
            <w:noWrap/>
            <w:hideMark/>
            <w:tcPrChange w:id="2734" w:author="Megan Ball" w:date="2020-10-04T12:48:00Z">
              <w:tcPr>
                <w:tcW w:w="870" w:type="dxa"/>
                <w:noWrap/>
                <w:hideMark/>
              </w:tcPr>
            </w:tcPrChange>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35" w:author="Megan Ball" w:date="2020-10-04T12:47:00Z"/>
              </w:rPr>
            </w:pPr>
            <w:ins w:id="2736" w:author="Megan Ball" w:date="2020-10-04T12:47:00Z">
              <w:r w:rsidRPr="00075A53">
                <w:t>2.15775</w:t>
              </w:r>
            </w:ins>
          </w:p>
        </w:tc>
        <w:tc>
          <w:tcPr>
            <w:tcW w:w="1170" w:type="dxa"/>
            <w:noWrap/>
            <w:hideMark/>
            <w:tcPrChange w:id="2737" w:author="Megan Ball" w:date="2020-10-04T12:48:00Z">
              <w:tcPr>
                <w:tcW w:w="871" w:type="dxa"/>
                <w:noWrap/>
                <w:hideMark/>
              </w:tcPr>
            </w:tcPrChange>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38" w:author="Megan Ball" w:date="2020-10-04T12:47:00Z"/>
              </w:rPr>
            </w:pPr>
            <w:ins w:id="2739" w:author="Megan Ball" w:date="2020-10-04T12:47:00Z">
              <w:r w:rsidRPr="00075A53">
                <w:t>0.75497</w:t>
              </w:r>
            </w:ins>
          </w:p>
        </w:tc>
        <w:tc>
          <w:tcPr>
            <w:tcW w:w="1080" w:type="dxa"/>
            <w:noWrap/>
            <w:hideMark/>
            <w:tcPrChange w:id="2740" w:author="Megan Ball" w:date="2020-10-04T12:48:00Z">
              <w:tcPr>
                <w:tcW w:w="871" w:type="dxa"/>
                <w:noWrap/>
                <w:hideMark/>
              </w:tcPr>
            </w:tcPrChange>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41" w:author="Megan Ball" w:date="2020-10-04T12:47:00Z"/>
              </w:rPr>
            </w:pPr>
            <w:ins w:id="2742" w:author="Megan Ball" w:date="2020-10-04T12:47:00Z">
              <w:r w:rsidRPr="00075A53">
                <w:t>2.858</w:t>
              </w:r>
            </w:ins>
          </w:p>
        </w:tc>
        <w:tc>
          <w:tcPr>
            <w:tcW w:w="1170" w:type="dxa"/>
            <w:noWrap/>
            <w:hideMark/>
            <w:tcPrChange w:id="2743" w:author="Megan Ball" w:date="2020-10-04T12:48:00Z">
              <w:tcPr>
                <w:tcW w:w="871" w:type="dxa"/>
                <w:noWrap/>
                <w:hideMark/>
              </w:tcPr>
            </w:tcPrChange>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44" w:author="Megan Ball" w:date="2020-10-04T12:47:00Z"/>
              </w:rPr>
            </w:pPr>
            <w:ins w:id="2745" w:author="Megan Ball" w:date="2020-10-04T12:47:00Z">
              <w:r w:rsidRPr="00075A53">
                <w:t>0.004295</w:t>
              </w:r>
            </w:ins>
          </w:p>
        </w:tc>
        <w:tc>
          <w:tcPr>
            <w:tcW w:w="1206" w:type="dxa"/>
            <w:noWrap/>
            <w:hideMark/>
            <w:tcPrChange w:id="2746" w:author="Megan Ball" w:date="2020-10-04T12:48:00Z">
              <w:tcPr>
                <w:tcW w:w="871" w:type="dxa"/>
                <w:noWrap/>
                <w:hideMark/>
              </w:tcPr>
            </w:tcPrChange>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747" w:author="Megan Ball" w:date="2020-10-04T12:47:00Z"/>
              </w:rPr>
            </w:pPr>
            <w:ins w:id="2748" w:author="Megan Ball" w:date="2020-10-04T12:47:00Z">
              <w:r w:rsidRPr="00075A53">
                <w:t>**</w:t>
              </w:r>
            </w:ins>
          </w:p>
        </w:tc>
      </w:tr>
      <w:tr w:rsidR="00075A53" w:rsidRPr="00075A53" w14:paraId="0D98BDA1" w14:textId="77777777" w:rsidTr="00075A53">
        <w:trPr>
          <w:cnfStyle w:val="000000100000" w:firstRow="0" w:lastRow="0" w:firstColumn="0" w:lastColumn="0" w:oddVBand="0" w:evenVBand="0" w:oddHBand="1" w:evenHBand="0" w:firstRowFirstColumn="0" w:firstRowLastColumn="0" w:lastRowFirstColumn="0" w:lastRowLastColumn="0"/>
          <w:trHeight w:val="300"/>
          <w:ins w:id="2749" w:author="Megan Ball" w:date="2020-10-04T12:47:00Z"/>
          <w:trPrChange w:id="27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751" w:author="Megan Ball" w:date="2020-10-04T12:48:00Z">
              <w:tcPr>
                <w:tcW w:w="5006" w:type="dxa"/>
                <w:noWrap/>
                <w:hideMark/>
              </w:tcPr>
            </w:tcPrChange>
          </w:tcPr>
          <w:p w14:paraId="2C28E74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752" w:author="Megan Ball" w:date="2020-10-04T12:47:00Z"/>
              </w:rPr>
            </w:pPr>
            <w:proofErr w:type="spellStart"/>
            <w:ins w:id="2753" w:author="Megan Ball" w:date="2020-10-04T12:47:00Z">
              <w:r w:rsidRPr="00075A53">
                <w:t>countryNigeria</w:t>
              </w:r>
              <w:proofErr w:type="spellEnd"/>
            </w:ins>
          </w:p>
        </w:tc>
        <w:tc>
          <w:tcPr>
            <w:tcW w:w="1170" w:type="dxa"/>
            <w:noWrap/>
            <w:hideMark/>
            <w:tcPrChange w:id="2754" w:author="Megan Ball" w:date="2020-10-04T12:48:00Z">
              <w:tcPr>
                <w:tcW w:w="870" w:type="dxa"/>
                <w:noWrap/>
                <w:hideMark/>
              </w:tcPr>
            </w:tcPrChange>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55" w:author="Megan Ball" w:date="2020-10-04T12:47:00Z"/>
              </w:rPr>
            </w:pPr>
            <w:ins w:id="2756" w:author="Megan Ball" w:date="2020-10-04T12:47:00Z">
              <w:r w:rsidRPr="00075A53">
                <w:t>-5.03611</w:t>
              </w:r>
            </w:ins>
          </w:p>
        </w:tc>
        <w:tc>
          <w:tcPr>
            <w:tcW w:w="1170" w:type="dxa"/>
            <w:noWrap/>
            <w:hideMark/>
            <w:tcPrChange w:id="2757" w:author="Megan Ball" w:date="2020-10-04T12:48:00Z">
              <w:tcPr>
                <w:tcW w:w="871" w:type="dxa"/>
                <w:noWrap/>
                <w:hideMark/>
              </w:tcPr>
            </w:tcPrChange>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58" w:author="Megan Ball" w:date="2020-10-04T12:47:00Z"/>
              </w:rPr>
            </w:pPr>
            <w:ins w:id="2759" w:author="Megan Ball" w:date="2020-10-04T12:47:00Z">
              <w:r w:rsidRPr="00075A53">
                <w:t>0.74659</w:t>
              </w:r>
            </w:ins>
          </w:p>
        </w:tc>
        <w:tc>
          <w:tcPr>
            <w:tcW w:w="1080" w:type="dxa"/>
            <w:noWrap/>
            <w:hideMark/>
            <w:tcPrChange w:id="2760" w:author="Megan Ball" w:date="2020-10-04T12:48:00Z">
              <w:tcPr>
                <w:tcW w:w="871" w:type="dxa"/>
                <w:noWrap/>
                <w:hideMark/>
              </w:tcPr>
            </w:tcPrChange>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61" w:author="Megan Ball" w:date="2020-10-04T12:47:00Z"/>
              </w:rPr>
            </w:pPr>
            <w:ins w:id="2762" w:author="Megan Ball" w:date="2020-10-04T12:47:00Z">
              <w:r w:rsidRPr="00075A53">
                <w:t>-6.745</w:t>
              </w:r>
            </w:ins>
          </w:p>
        </w:tc>
        <w:tc>
          <w:tcPr>
            <w:tcW w:w="1170" w:type="dxa"/>
            <w:noWrap/>
            <w:hideMark/>
            <w:tcPrChange w:id="2763" w:author="Megan Ball" w:date="2020-10-04T12:48:00Z">
              <w:tcPr>
                <w:tcW w:w="871" w:type="dxa"/>
                <w:noWrap/>
                <w:hideMark/>
              </w:tcPr>
            </w:tcPrChange>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64" w:author="Megan Ball" w:date="2020-10-04T12:47:00Z"/>
              </w:rPr>
            </w:pPr>
            <w:ins w:id="2765" w:author="Megan Ball" w:date="2020-10-04T12:47:00Z">
              <w:r w:rsidRPr="00075A53">
                <w:t>1.85E-11</w:t>
              </w:r>
            </w:ins>
          </w:p>
        </w:tc>
        <w:tc>
          <w:tcPr>
            <w:tcW w:w="1206" w:type="dxa"/>
            <w:noWrap/>
            <w:hideMark/>
            <w:tcPrChange w:id="2766" w:author="Megan Ball" w:date="2020-10-04T12:48:00Z">
              <w:tcPr>
                <w:tcW w:w="871" w:type="dxa"/>
                <w:noWrap/>
                <w:hideMark/>
              </w:tcPr>
            </w:tcPrChange>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767" w:author="Megan Ball" w:date="2020-10-04T12:47:00Z"/>
              </w:rPr>
            </w:pPr>
            <w:ins w:id="2768" w:author="Megan Ball" w:date="2020-10-04T12:47:00Z">
              <w:r w:rsidRPr="00075A53">
                <w:t>***</w:t>
              </w:r>
            </w:ins>
          </w:p>
        </w:tc>
      </w:tr>
      <w:tr w:rsidR="00075A53" w:rsidRPr="00075A53" w14:paraId="712CD445" w14:textId="77777777" w:rsidTr="00075A53">
        <w:trPr>
          <w:trHeight w:val="300"/>
          <w:ins w:id="2769" w:author="Megan Ball" w:date="2020-10-04T12:47:00Z"/>
          <w:trPrChange w:id="27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771" w:author="Megan Ball" w:date="2020-10-04T12:48:00Z">
              <w:tcPr>
                <w:tcW w:w="5006" w:type="dxa"/>
                <w:noWrap/>
                <w:hideMark/>
              </w:tcPr>
            </w:tcPrChange>
          </w:tcPr>
          <w:p w14:paraId="37AF7147" w14:textId="77777777" w:rsidR="00075A53" w:rsidRPr="00075A53" w:rsidRDefault="00075A53">
            <w:pPr>
              <w:rPr>
                <w:ins w:id="2772" w:author="Megan Ball" w:date="2020-10-04T12:47:00Z"/>
              </w:rPr>
            </w:pPr>
            <w:proofErr w:type="spellStart"/>
            <w:ins w:id="2773" w:author="Megan Ball" w:date="2020-10-04T12:47:00Z">
              <w:r w:rsidRPr="00075A53">
                <w:t>countryNorway</w:t>
              </w:r>
              <w:proofErr w:type="spellEnd"/>
            </w:ins>
          </w:p>
        </w:tc>
        <w:tc>
          <w:tcPr>
            <w:tcW w:w="1170" w:type="dxa"/>
            <w:noWrap/>
            <w:hideMark/>
            <w:tcPrChange w:id="2774" w:author="Megan Ball" w:date="2020-10-04T12:48:00Z">
              <w:tcPr>
                <w:tcW w:w="870" w:type="dxa"/>
                <w:noWrap/>
                <w:hideMark/>
              </w:tcPr>
            </w:tcPrChange>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75" w:author="Megan Ball" w:date="2020-10-04T12:47:00Z"/>
              </w:rPr>
            </w:pPr>
            <w:ins w:id="2776" w:author="Megan Ball" w:date="2020-10-04T12:47:00Z">
              <w:r w:rsidRPr="00075A53">
                <w:t>16.5597</w:t>
              </w:r>
            </w:ins>
          </w:p>
        </w:tc>
        <w:tc>
          <w:tcPr>
            <w:tcW w:w="1170" w:type="dxa"/>
            <w:noWrap/>
            <w:hideMark/>
            <w:tcPrChange w:id="2777" w:author="Megan Ball" w:date="2020-10-04T12:48:00Z">
              <w:tcPr>
                <w:tcW w:w="871" w:type="dxa"/>
                <w:noWrap/>
                <w:hideMark/>
              </w:tcPr>
            </w:tcPrChange>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78" w:author="Megan Ball" w:date="2020-10-04T12:47:00Z"/>
              </w:rPr>
            </w:pPr>
            <w:ins w:id="2779" w:author="Megan Ball" w:date="2020-10-04T12:47:00Z">
              <w:r w:rsidRPr="00075A53">
                <w:t>0.80296</w:t>
              </w:r>
            </w:ins>
          </w:p>
        </w:tc>
        <w:tc>
          <w:tcPr>
            <w:tcW w:w="1080" w:type="dxa"/>
            <w:noWrap/>
            <w:hideMark/>
            <w:tcPrChange w:id="2780" w:author="Megan Ball" w:date="2020-10-04T12:48:00Z">
              <w:tcPr>
                <w:tcW w:w="871" w:type="dxa"/>
                <w:noWrap/>
                <w:hideMark/>
              </w:tcPr>
            </w:tcPrChange>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781" w:author="Megan Ball" w:date="2020-10-04T12:47:00Z"/>
              </w:rPr>
            </w:pPr>
            <w:ins w:id="2782" w:author="Megan Ball" w:date="2020-10-04T12:47:00Z">
              <w:r w:rsidRPr="00075A53">
                <w:t>20.623</w:t>
              </w:r>
            </w:ins>
          </w:p>
        </w:tc>
        <w:tc>
          <w:tcPr>
            <w:tcW w:w="1170" w:type="dxa"/>
            <w:noWrap/>
            <w:hideMark/>
            <w:tcPrChange w:id="2783" w:author="Megan Ball" w:date="2020-10-04T12:48:00Z">
              <w:tcPr>
                <w:tcW w:w="871" w:type="dxa"/>
                <w:noWrap/>
                <w:hideMark/>
              </w:tcPr>
            </w:tcPrChange>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784" w:author="Megan Ball" w:date="2020-10-04T12:47:00Z"/>
              </w:rPr>
            </w:pPr>
            <w:ins w:id="2785" w:author="Megan Ball" w:date="2020-10-04T12:47:00Z">
              <w:r w:rsidRPr="00075A53">
                <w:t>&lt; 2e-16</w:t>
              </w:r>
            </w:ins>
          </w:p>
        </w:tc>
        <w:tc>
          <w:tcPr>
            <w:tcW w:w="1206" w:type="dxa"/>
            <w:noWrap/>
            <w:hideMark/>
            <w:tcPrChange w:id="2786" w:author="Megan Ball" w:date="2020-10-04T12:48:00Z">
              <w:tcPr>
                <w:tcW w:w="871" w:type="dxa"/>
                <w:noWrap/>
                <w:hideMark/>
              </w:tcPr>
            </w:tcPrChange>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787" w:author="Megan Ball" w:date="2020-10-04T12:47:00Z"/>
              </w:rPr>
            </w:pPr>
            <w:ins w:id="2788" w:author="Megan Ball" w:date="2020-10-04T12:47:00Z">
              <w:r w:rsidRPr="00075A53">
                <w:t>***</w:t>
              </w:r>
            </w:ins>
          </w:p>
        </w:tc>
      </w:tr>
      <w:tr w:rsidR="00075A53" w:rsidRPr="00075A53" w14:paraId="01AA9783" w14:textId="77777777" w:rsidTr="00075A53">
        <w:trPr>
          <w:cnfStyle w:val="000000100000" w:firstRow="0" w:lastRow="0" w:firstColumn="0" w:lastColumn="0" w:oddVBand="0" w:evenVBand="0" w:oddHBand="1" w:evenHBand="0" w:firstRowFirstColumn="0" w:firstRowLastColumn="0" w:lastRowFirstColumn="0" w:lastRowLastColumn="0"/>
          <w:trHeight w:val="300"/>
          <w:ins w:id="2789" w:author="Megan Ball" w:date="2020-10-04T12:47:00Z"/>
          <w:trPrChange w:id="27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791" w:author="Megan Ball" w:date="2020-10-04T12:48:00Z">
              <w:tcPr>
                <w:tcW w:w="5006" w:type="dxa"/>
                <w:noWrap/>
                <w:hideMark/>
              </w:tcPr>
            </w:tcPrChange>
          </w:tcPr>
          <w:p w14:paraId="5FD846A9"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792" w:author="Megan Ball" w:date="2020-10-04T12:47:00Z"/>
              </w:rPr>
            </w:pPr>
            <w:proofErr w:type="spellStart"/>
            <w:ins w:id="2793" w:author="Megan Ball" w:date="2020-10-04T12:47:00Z">
              <w:r w:rsidRPr="00075A53">
                <w:t>countryOman</w:t>
              </w:r>
              <w:proofErr w:type="spellEnd"/>
            </w:ins>
          </w:p>
        </w:tc>
        <w:tc>
          <w:tcPr>
            <w:tcW w:w="1170" w:type="dxa"/>
            <w:noWrap/>
            <w:hideMark/>
            <w:tcPrChange w:id="2794" w:author="Megan Ball" w:date="2020-10-04T12:48:00Z">
              <w:tcPr>
                <w:tcW w:w="870" w:type="dxa"/>
                <w:noWrap/>
                <w:hideMark/>
              </w:tcPr>
            </w:tcPrChange>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95" w:author="Megan Ball" w:date="2020-10-04T12:47:00Z"/>
              </w:rPr>
            </w:pPr>
            <w:ins w:id="2796" w:author="Megan Ball" w:date="2020-10-04T12:47:00Z">
              <w:r w:rsidRPr="00075A53">
                <w:t>13.39838</w:t>
              </w:r>
            </w:ins>
          </w:p>
        </w:tc>
        <w:tc>
          <w:tcPr>
            <w:tcW w:w="1170" w:type="dxa"/>
            <w:noWrap/>
            <w:hideMark/>
            <w:tcPrChange w:id="2797" w:author="Megan Ball" w:date="2020-10-04T12:48:00Z">
              <w:tcPr>
                <w:tcW w:w="871" w:type="dxa"/>
                <w:noWrap/>
                <w:hideMark/>
              </w:tcPr>
            </w:tcPrChange>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798" w:author="Megan Ball" w:date="2020-10-04T12:47:00Z"/>
              </w:rPr>
            </w:pPr>
            <w:ins w:id="2799" w:author="Megan Ball" w:date="2020-10-04T12:47:00Z">
              <w:r w:rsidRPr="00075A53">
                <w:t>0.75463</w:t>
              </w:r>
            </w:ins>
          </w:p>
        </w:tc>
        <w:tc>
          <w:tcPr>
            <w:tcW w:w="1080" w:type="dxa"/>
            <w:noWrap/>
            <w:hideMark/>
            <w:tcPrChange w:id="2800" w:author="Megan Ball" w:date="2020-10-04T12:48:00Z">
              <w:tcPr>
                <w:tcW w:w="871" w:type="dxa"/>
                <w:noWrap/>
                <w:hideMark/>
              </w:tcPr>
            </w:tcPrChange>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01" w:author="Megan Ball" w:date="2020-10-04T12:47:00Z"/>
              </w:rPr>
            </w:pPr>
            <w:ins w:id="2802" w:author="Megan Ball" w:date="2020-10-04T12:47:00Z">
              <w:r w:rsidRPr="00075A53">
                <w:t>17.755</w:t>
              </w:r>
            </w:ins>
          </w:p>
        </w:tc>
        <w:tc>
          <w:tcPr>
            <w:tcW w:w="1170" w:type="dxa"/>
            <w:noWrap/>
            <w:hideMark/>
            <w:tcPrChange w:id="2803" w:author="Megan Ball" w:date="2020-10-04T12:48:00Z">
              <w:tcPr>
                <w:tcW w:w="871" w:type="dxa"/>
                <w:noWrap/>
                <w:hideMark/>
              </w:tcPr>
            </w:tcPrChange>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04" w:author="Megan Ball" w:date="2020-10-04T12:47:00Z"/>
              </w:rPr>
            </w:pPr>
            <w:ins w:id="2805" w:author="Megan Ball" w:date="2020-10-04T12:47:00Z">
              <w:r w:rsidRPr="00075A53">
                <w:t>&lt; 2e-16</w:t>
              </w:r>
            </w:ins>
          </w:p>
        </w:tc>
        <w:tc>
          <w:tcPr>
            <w:tcW w:w="1206" w:type="dxa"/>
            <w:noWrap/>
            <w:hideMark/>
            <w:tcPrChange w:id="2806" w:author="Megan Ball" w:date="2020-10-04T12:48:00Z">
              <w:tcPr>
                <w:tcW w:w="871" w:type="dxa"/>
                <w:noWrap/>
                <w:hideMark/>
              </w:tcPr>
            </w:tcPrChange>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07" w:author="Megan Ball" w:date="2020-10-04T12:47:00Z"/>
              </w:rPr>
            </w:pPr>
            <w:ins w:id="2808" w:author="Megan Ball" w:date="2020-10-04T12:47:00Z">
              <w:r w:rsidRPr="00075A53">
                <w:t>***</w:t>
              </w:r>
            </w:ins>
          </w:p>
        </w:tc>
      </w:tr>
      <w:tr w:rsidR="00075A53" w:rsidRPr="00075A53" w14:paraId="30691596" w14:textId="77777777" w:rsidTr="00075A53">
        <w:trPr>
          <w:trHeight w:val="300"/>
          <w:ins w:id="2809" w:author="Megan Ball" w:date="2020-10-04T12:47:00Z"/>
          <w:trPrChange w:id="28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811" w:author="Megan Ball" w:date="2020-10-04T12:48:00Z">
              <w:tcPr>
                <w:tcW w:w="5006" w:type="dxa"/>
                <w:noWrap/>
                <w:hideMark/>
              </w:tcPr>
            </w:tcPrChange>
          </w:tcPr>
          <w:p w14:paraId="08833337" w14:textId="77777777" w:rsidR="00075A53" w:rsidRPr="00075A53" w:rsidRDefault="00075A53">
            <w:pPr>
              <w:rPr>
                <w:ins w:id="2812" w:author="Megan Ball" w:date="2020-10-04T12:47:00Z"/>
              </w:rPr>
            </w:pPr>
            <w:proofErr w:type="spellStart"/>
            <w:ins w:id="2813" w:author="Megan Ball" w:date="2020-10-04T12:47:00Z">
              <w:r w:rsidRPr="00075A53">
                <w:t>countryPakistan</w:t>
              </w:r>
              <w:proofErr w:type="spellEnd"/>
            </w:ins>
          </w:p>
        </w:tc>
        <w:tc>
          <w:tcPr>
            <w:tcW w:w="1170" w:type="dxa"/>
            <w:noWrap/>
            <w:hideMark/>
            <w:tcPrChange w:id="2814" w:author="Megan Ball" w:date="2020-10-04T12:48:00Z">
              <w:tcPr>
                <w:tcW w:w="870" w:type="dxa"/>
                <w:noWrap/>
                <w:hideMark/>
              </w:tcPr>
            </w:tcPrChange>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15" w:author="Megan Ball" w:date="2020-10-04T12:47:00Z"/>
              </w:rPr>
            </w:pPr>
            <w:ins w:id="2816" w:author="Megan Ball" w:date="2020-10-04T12:47:00Z">
              <w:r w:rsidRPr="00075A53">
                <w:t>7.0013</w:t>
              </w:r>
            </w:ins>
          </w:p>
        </w:tc>
        <w:tc>
          <w:tcPr>
            <w:tcW w:w="1170" w:type="dxa"/>
            <w:noWrap/>
            <w:hideMark/>
            <w:tcPrChange w:id="2817" w:author="Megan Ball" w:date="2020-10-04T12:48:00Z">
              <w:tcPr>
                <w:tcW w:w="871" w:type="dxa"/>
                <w:noWrap/>
                <w:hideMark/>
              </w:tcPr>
            </w:tcPrChange>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18" w:author="Megan Ball" w:date="2020-10-04T12:47:00Z"/>
              </w:rPr>
            </w:pPr>
            <w:ins w:id="2819" w:author="Megan Ball" w:date="2020-10-04T12:47:00Z">
              <w:r w:rsidRPr="00075A53">
                <w:t>0.74635</w:t>
              </w:r>
            </w:ins>
          </w:p>
        </w:tc>
        <w:tc>
          <w:tcPr>
            <w:tcW w:w="1080" w:type="dxa"/>
            <w:noWrap/>
            <w:hideMark/>
            <w:tcPrChange w:id="2820" w:author="Megan Ball" w:date="2020-10-04T12:48:00Z">
              <w:tcPr>
                <w:tcW w:w="871" w:type="dxa"/>
                <w:noWrap/>
                <w:hideMark/>
              </w:tcPr>
            </w:tcPrChange>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21" w:author="Megan Ball" w:date="2020-10-04T12:47:00Z"/>
              </w:rPr>
            </w:pPr>
            <w:ins w:id="2822" w:author="Megan Ball" w:date="2020-10-04T12:47:00Z">
              <w:r w:rsidRPr="00075A53">
                <w:t>9.381</w:t>
              </w:r>
            </w:ins>
          </w:p>
        </w:tc>
        <w:tc>
          <w:tcPr>
            <w:tcW w:w="1170" w:type="dxa"/>
            <w:noWrap/>
            <w:hideMark/>
            <w:tcPrChange w:id="2823" w:author="Megan Ball" w:date="2020-10-04T12:48:00Z">
              <w:tcPr>
                <w:tcW w:w="871" w:type="dxa"/>
                <w:noWrap/>
                <w:hideMark/>
              </w:tcPr>
            </w:tcPrChange>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824" w:author="Megan Ball" w:date="2020-10-04T12:47:00Z"/>
              </w:rPr>
            </w:pPr>
            <w:ins w:id="2825" w:author="Megan Ball" w:date="2020-10-04T12:47:00Z">
              <w:r w:rsidRPr="00075A53">
                <w:t>&lt; 2e-16</w:t>
              </w:r>
            </w:ins>
          </w:p>
        </w:tc>
        <w:tc>
          <w:tcPr>
            <w:tcW w:w="1206" w:type="dxa"/>
            <w:noWrap/>
            <w:hideMark/>
            <w:tcPrChange w:id="2826" w:author="Megan Ball" w:date="2020-10-04T12:48:00Z">
              <w:tcPr>
                <w:tcW w:w="871" w:type="dxa"/>
                <w:noWrap/>
                <w:hideMark/>
              </w:tcPr>
            </w:tcPrChange>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827" w:author="Megan Ball" w:date="2020-10-04T12:47:00Z"/>
              </w:rPr>
            </w:pPr>
            <w:ins w:id="2828" w:author="Megan Ball" w:date="2020-10-04T12:47:00Z">
              <w:r w:rsidRPr="00075A53">
                <w:t>***</w:t>
              </w:r>
            </w:ins>
          </w:p>
        </w:tc>
      </w:tr>
      <w:tr w:rsidR="00075A53" w:rsidRPr="00075A53" w14:paraId="545B46E3" w14:textId="77777777" w:rsidTr="00075A53">
        <w:trPr>
          <w:cnfStyle w:val="000000100000" w:firstRow="0" w:lastRow="0" w:firstColumn="0" w:lastColumn="0" w:oddVBand="0" w:evenVBand="0" w:oddHBand="1" w:evenHBand="0" w:firstRowFirstColumn="0" w:firstRowLastColumn="0" w:lastRowFirstColumn="0" w:lastRowLastColumn="0"/>
          <w:trHeight w:val="300"/>
          <w:ins w:id="2829" w:author="Megan Ball" w:date="2020-10-04T12:47:00Z"/>
          <w:trPrChange w:id="28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831" w:author="Megan Ball" w:date="2020-10-04T12:48:00Z">
              <w:tcPr>
                <w:tcW w:w="5006" w:type="dxa"/>
                <w:noWrap/>
                <w:hideMark/>
              </w:tcPr>
            </w:tcPrChange>
          </w:tcPr>
          <w:p w14:paraId="4A6DEA3E"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832" w:author="Megan Ball" w:date="2020-10-04T12:47:00Z"/>
              </w:rPr>
            </w:pPr>
            <w:proofErr w:type="spellStart"/>
            <w:ins w:id="2833" w:author="Megan Ball" w:date="2020-10-04T12:47:00Z">
              <w:r w:rsidRPr="00075A53">
                <w:t>countryPanama</w:t>
              </w:r>
              <w:proofErr w:type="spellEnd"/>
            </w:ins>
          </w:p>
        </w:tc>
        <w:tc>
          <w:tcPr>
            <w:tcW w:w="1170" w:type="dxa"/>
            <w:noWrap/>
            <w:hideMark/>
            <w:tcPrChange w:id="2834" w:author="Megan Ball" w:date="2020-10-04T12:48:00Z">
              <w:tcPr>
                <w:tcW w:w="870" w:type="dxa"/>
                <w:noWrap/>
                <w:hideMark/>
              </w:tcPr>
            </w:tcPrChange>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35" w:author="Megan Ball" w:date="2020-10-04T12:47:00Z"/>
              </w:rPr>
            </w:pPr>
            <w:ins w:id="2836" w:author="Megan Ball" w:date="2020-10-04T12:47:00Z">
              <w:r w:rsidRPr="00075A53">
                <w:t>14.62977</w:t>
              </w:r>
            </w:ins>
          </w:p>
        </w:tc>
        <w:tc>
          <w:tcPr>
            <w:tcW w:w="1170" w:type="dxa"/>
            <w:noWrap/>
            <w:hideMark/>
            <w:tcPrChange w:id="2837" w:author="Megan Ball" w:date="2020-10-04T12:48:00Z">
              <w:tcPr>
                <w:tcW w:w="871" w:type="dxa"/>
                <w:noWrap/>
                <w:hideMark/>
              </w:tcPr>
            </w:tcPrChange>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38" w:author="Megan Ball" w:date="2020-10-04T12:47:00Z"/>
              </w:rPr>
            </w:pPr>
            <w:ins w:id="2839" w:author="Megan Ball" w:date="2020-10-04T12:47:00Z">
              <w:r w:rsidRPr="00075A53">
                <w:t>0.75826</w:t>
              </w:r>
            </w:ins>
          </w:p>
        </w:tc>
        <w:tc>
          <w:tcPr>
            <w:tcW w:w="1080" w:type="dxa"/>
            <w:noWrap/>
            <w:hideMark/>
            <w:tcPrChange w:id="2840" w:author="Megan Ball" w:date="2020-10-04T12:48:00Z">
              <w:tcPr>
                <w:tcW w:w="871" w:type="dxa"/>
                <w:noWrap/>
                <w:hideMark/>
              </w:tcPr>
            </w:tcPrChange>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41" w:author="Megan Ball" w:date="2020-10-04T12:47:00Z"/>
              </w:rPr>
            </w:pPr>
            <w:ins w:id="2842" w:author="Megan Ball" w:date="2020-10-04T12:47:00Z">
              <w:r w:rsidRPr="00075A53">
                <w:t>19.294</w:t>
              </w:r>
            </w:ins>
          </w:p>
        </w:tc>
        <w:tc>
          <w:tcPr>
            <w:tcW w:w="1170" w:type="dxa"/>
            <w:noWrap/>
            <w:hideMark/>
            <w:tcPrChange w:id="2843" w:author="Megan Ball" w:date="2020-10-04T12:48:00Z">
              <w:tcPr>
                <w:tcW w:w="871" w:type="dxa"/>
                <w:noWrap/>
                <w:hideMark/>
              </w:tcPr>
            </w:tcPrChange>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44" w:author="Megan Ball" w:date="2020-10-04T12:47:00Z"/>
              </w:rPr>
            </w:pPr>
            <w:ins w:id="2845" w:author="Megan Ball" w:date="2020-10-04T12:47:00Z">
              <w:r w:rsidRPr="00075A53">
                <w:t>&lt; 2e-16</w:t>
              </w:r>
            </w:ins>
          </w:p>
        </w:tc>
        <w:tc>
          <w:tcPr>
            <w:tcW w:w="1206" w:type="dxa"/>
            <w:noWrap/>
            <w:hideMark/>
            <w:tcPrChange w:id="2846" w:author="Megan Ball" w:date="2020-10-04T12:48:00Z">
              <w:tcPr>
                <w:tcW w:w="871" w:type="dxa"/>
                <w:noWrap/>
                <w:hideMark/>
              </w:tcPr>
            </w:tcPrChange>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47" w:author="Megan Ball" w:date="2020-10-04T12:47:00Z"/>
              </w:rPr>
            </w:pPr>
            <w:ins w:id="2848" w:author="Megan Ball" w:date="2020-10-04T12:47:00Z">
              <w:r w:rsidRPr="00075A53">
                <w:t>***</w:t>
              </w:r>
            </w:ins>
          </w:p>
        </w:tc>
      </w:tr>
      <w:tr w:rsidR="00075A53" w:rsidRPr="00075A53" w14:paraId="39D1139E" w14:textId="77777777" w:rsidTr="00075A53">
        <w:trPr>
          <w:trHeight w:val="300"/>
          <w:ins w:id="2849" w:author="Megan Ball" w:date="2020-10-04T12:47:00Z"/>
          <w:trPrChange w:id="28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851" w:author="Megan Ball" w:date="2020-10-04T12:48:00Z">
              <w:tcPr>
                <w:tcW w:w="5006" w:type="dxa"/>
                <w:noWrap/>
                <w:hideMark/>
              </w:tcPr>
            </w:tcPrChange>
          </w:tcPr>
          <w:p w14:paraId="4CBB6747" w14:textId="77777777" w:rsidR="00075A53" w:rsidRPr="00075A53" w:rsidRDefault="00075A53">
            <w:pPr>
              <w:rPr>
                <w:ins w:id="2852" w:author="Megan Ball" w:date="2020-10-04T12:47:00Z"/>
              </w:rPr>
            </w:pPr>
            <w:proofErr w:type="spellStart"/>
            <w:ins w:id="2853" w:author="Megan Ball" w:date="2020-10-04T12:47:00Z">
              <w:r w:rsidRPr="00075A53">
                <w:lastRenderedPageBreak/>
                <w:t>countryPapua</w:t>
              </w:r>
              <w:proofErr w:type="spellEnd"/>
              <w:r w:rsidRPr="00075A53">
                <w:t xml:space="preserve"> New Guinea</w:t>
              </w:r>
            </w:ins>
          </w:p>
        </w:tc>
        <w:tc>
          <w:tcPr>
            <w:tcW w:w="1170" w:type="dxa"/>
            <w:noWrap/>
            <w:hideMark/>
            <w:tcPrChange w:id="2854" w:author="Megan Ball" w:date="2020-10-04T12:48:00Z">
              <w:tcPr>
                <w:tcW w:w="870" w:type="dxa"/>
                <w:noWrap/>
                <w:hideMark/>
              </w:tcPr>
            </w:tcPrChange>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55" w:author="Megan Ball" w:date="2020-10-04T12:47:00Z"/>
              </w:rPr>
            </w:pPr>
            <w:ins w:id="2856" w:author="Megan Ball" w:date="2020-10-04T12:47:00Z">
              <w:r w:rsidRPr="00075A53">
                <w:t>3.63899</w:t>
              </w:r>
            </w:ins>
          </w:p>
        </w:tc>
        <w:tc>
          <w:tcPr>
            <w:tcW w:w="1170" w:type="dxa"/>
            <w:noWrap/>
            <w:hideMark/>
            <w:tcPrChange w:id="2857" w:author="Megan Ball" w:date="2020-10-04T12:48:00Z">
              <w:tcPr>
                <w:tcW w:w="871" w:type="dxa"/>
                <w:noWrap/>
                <w:hideMark/>
              </w:tcPr>
            </w:tcPrChange>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58" w:author="Megan Ball" w:date="2020-10-04T12:47:00Z"/>
              </w:rPr>
            </w:pPr>
            <w:ins w:id="2859" w:author="Megan Ball" w:date="2020-10-04T12:47:00Z">
              <w:r w:rsidRPr="00075A53">
                <w:t>0.74164</w:t>
              </w:r>
            </w:ins>
          </w:p>
        </w:tc>
        <w:tc>
          <w:tcPr>
            <w:tcW w:w="1080" w:type="dxa"/>
            <w:noWrap/>
            <w:hideMark/>
            <w:tcPrChange w:id="2860" w:author="Megan Ball" w:date="2020-10-04T12:48:00Z">
              <w:tcPr>
                <w:tcW w:w="871" w:type="dxa"/>
                <w:noWrap/>
                <w:hideMark/>
              </w:tcPr>
            </w:tcPrChange>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61" w:author="Megan Ball" w:date="2020-10-04T12:47:00Z"/>
              </w:rPr>
            </w:pPr>
            <w:ins w:id="2862" w:author="Megan Ball" w:date="2020-10-04T12:47:00Z">
              <w:r w:rsidRPr="00075A53">
                <w:t>4.907</w:t>
              </w:r>
            </w:ins>
          </w:p>
        </w:tc>
        <w:tc>
          <w:tcPr>
            <w:tcW w:w="1170" w:type="dxa"/>
            <w:noWrap/>
            <w:hideMark/>
            <w:tcPrChange w:id="2863" w:author="Megan Ball" w:date="2020-10-04T12:48:00Z">
              <w:tcPr>
                <w:tcW w:w="871" w:type="dxa"/>
                <w:noWrap/>
                <w:hideMark/>
              </w:tcPr>
            </w:tcPrChange>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64" w:author="Megan Ball" w:date="2020-10-04T12:47:00Z"/>
              </w:rPr>
            </w:pPr>
            <w:ins w:id="2865" w:author="Megan Ball" w:date="2020-10-04T12:47:00Z">
              <w:r w:rsidRPr="00075A53">
                <w:t>9.80E-07</w:t>
              </w:r>
            </w:ins>
          </w:p>
        </w:tc>
        <w:tc>
          <w:tcPr>
            <w:tcW w:w="1206" w:type="dxa"/>
            <w:noWrap/>
            <w:hideMark/>
            <w:tcPrChange w:id="2866" w:author="Megan Ball" w:date="2020-10-04T12:48:00Z">
              <w:tcPr>
                <w:tcW w:w="871" w:type="dxa"/>
                <w:noWrap/>
                <w:hideMark/>
              </w:tcPr>
            </w:tcPrChange>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867" w:author="Megan Ball" w:date="2020-10-04T12:47:00Z"/>
              </w:rPr>
            </w:pPr>
            <w:ins w:id="2868" w:author="Megan Ball" w:date="2020-10-04T12:47:00Z">
              <w:r w:rsidRPr="00075A53">
                <w:t>***</w:t>
              </w:r>
            </w:ins>
          </w:p>
        </w:tc>
      </w:tr>
      <w:tr w:rsidR="00075A53" w:rsidRPr="00075A53" w14:paraId="35A75B96" w14:textId="77777777" w:rsidTr="00075A53">
        <w:trPr>
          <w:cnfStyle w:val="000000100000" w:firstRow="0" w:lastRow="0" w:firstColumn="0" w:lastColumn="0" w:oddVBand="0" w:evenVBand="0" w:oddHBand="1" w:evenHBand="0" w:firstRowFirstColumn="0" w:firstRowLastColumn="0" w:lastRowFirstColumn="0" w:lastRowLastColumn="0"/>
          <w:trHeight w:val="300"/>
          <w:ins w:id="2869" w:author="Megan Ball" w:date="2020-10-04T12:47:00Z"/>
          <w:trPrChange w:id="28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871" w:author="Megan Ball" w:date="2020-10-04T12:48:00Z">
              <w:tcPr>
                <w:tcW w:w="5006" w:type="dxa"/>
                <w:noWrap/>
                <w:hideMark/>
              </w:tcPr>
            </w:tcPrChange>
          </w:tcPr>
          <w:p w14:paraId="24EA6DF1"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872" w:author="Megan Ball" w:date="2020-10-04T12:47:00Z"/>
              </w:rPr>
            </w:pPr>
            <w:proofErr w:type="spellStart"/>
            <w:ins w:id="2873" w:author="Megan Ball" w:date="2020-10-04T12:47:00Z">
              <w:r w:rsidRPr="00075A53">
                <w:t>countryParaguay</w:t>
              </w:r>
              <w:proofErr w:type="spellEnd"/>
            </w:ins>
          </w:p>
        </w:tc>
        <w:tc>
          <w:tcPr>
            <w:tcW w:w="1170" w:type="dxa"/>
            <w:noWrap/>
            <w:hideMark/>
            <w:tcPrChange w:id="2874" w:author="Megan Ball" w:date="2020-10-04T12:48:00Z">
              <w:tcPr>
                <w:tcW w:w="870" w:type="dxa"/>
                <w:noWrap/>
                <w:hideMark/>
              </w:tcPr>
            </w:tcPrChange>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75" w:author="Megan Ball" w:date="2020-10-04T12:47:00Z"/>
              </w:rPr>
            </w:pPr>
            <w:ins w:id="2876" w:author="Megan Ball" w:date="2020-10-04T12:47:00Z">
              <w:r w:rsidRPr="00075A53">
                <w:t>11.87385</w:t>
              </w:r>
            </w:ins>
          </w:p>
        </w:tc>
        <w:tc>
          <w:tcPr>
            <w:tcW w:w="1170" w:type="dxa"/>
            <w:noWrap/>
            <w:hideMark/>
            <w:tcPrChange w:id="2877" w:author="Megan Ball" w:date="2020-10-04T12:48:00Z">
              <w:tcPr>
                <w:tcW w:w="871" w:type="dxa"/>
                <w:noWrap/>
                <w:hideMark/>
              </w:tcPr>
            </w:tcPrChange>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78" w:author="Megan Ball" w:date="2020-10-04T12:47:00Z"/>
              </w:rPr>
            </w:pPr>
            <w:ins w:id="2879" w:author="Megan Ball" w:date="2020-10-04T12:47:00Z">
              <w:r w:rsidRPr="00075A53">
                <w:t>0.75306</w:t>
              </w:r>
            </w:ins>
          </w:p>
        </w:tc>
        <w:tc>
          <w:tcPr>
            <w:tcW w:w="1080" w:type="dxa"/>
            <w:noWrap/>
            <w:hideMark/>
            <w:tcPrChange w:id="2880" w:author="Megan Ball" w:date="2020-10-04T12:48:00Z">
              <w:tcPr>
                <w:tcW w:w="871" w:type="dxa"/>
                <w:noWrap/>
                <w:hideMark/>
              </w:tcPr>
            </w:tcPrChange>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881" w:author="Megan Ball" w:date="2020-10-04T12:47:00Z"/>
              </w:rPr>
            </w:pPr>
            <w:ins w:id="2882" w:author="Megan Ball" w:date="2020-10-04T12:47:00Z">
              <w:r w:rsidRPr="00075A53">
                <w:t>15.767</w:t>
              </w:r>
            </w:ins>
          </w:p>
        </w:tc>
        <w:tc>
          <w:tcPr>
            <w:tcW w:w="1170" w:type="dxa"/>
            <w:noWrap/>
            <w:hideMark/>
            <w:tcPrChange w:id="2883" w:author="Megan Ball" w:date="2020-10-04T12:48:00Z">
              <w:tcPr>
                <w:tcW w:w="871" w:type="dxa"/>
                <w:noWrap/>
                <w:hideMark/>
              </w:tcPr>
            </w:tcPrChange>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84" w:author="Megan Ball" w:date="2020-10-04T12:47:00Z"/>
              </w:rPr>
            </w:pPr>
            <w:ins w:id="2885" w:author="Megan Ball" w:date="2020-10-04T12:47:00Z">
              <w:r w:rsidRPr="00075A53">
                <w:t>&lt; 2e-16</w:t>
              </w:r>
            </w:ins>
          </w:p>
        </w:tc>
        <w:tc>
          <w:tcPr>
            <w:tcW w:w="1206" w:type="dxa"/>
            <w:noWrap/>
            <w:hideMark/>
            <w:tcPrChange w:id="2886" w:author="Megan Ball" w:date="2020-10-04T12:48:00Z">
              <w:tcPr>
                <w:tcW w:w="871" w:type="dxa"/>
                <w:noWrap/>
                <w:hideMark/>
              </w:tcPr>
            </w:tcPrChange>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887" w:author="Megan Ball" w:date="2020-10-04T12:47:00Z"/>
              </w:rPr>
            </w:pPr>
            <w:ins w:id="2888" w:author="Megan Ball" w:date="2020-10-04T12:47:00Z">
              <w:r w:rsidRPr="00075A53">
                <w:t>***</w:t>
              </w:r>
            </w:ins>
          </w:p>
        </w:tc>
      </w:tr>
      <w:tr w:rsidR="00075A53" w:rsidRPr="00075A53" w14:paraId="144B13A2" w14:textId="77777777" w:rsidTr="00075A53">
        <w:trPr>
          <w:trHeight w:val="300"/>
          <w:ins w:id="2889" w:author="Megan Ball" w:date="2020-10-04T12:47:00Z"/>
          <w:trPrChange w:id="28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891" w:author="Megan Ball" w:date="2020-10-04T12:48:00Z">
              <w:tcPr>
                <w:tcW w:w="5006" w:type="dxa"/>
                <w:noWrap/>
                <w:hideMark/>
              </w:tcPr>
            </w:tcPrChange>
          </w:tcPr>
          <w:p w14:paraId="707157CA" w14:textId="77777777" w:rsidR="00075A53" w:rsidRPr="00075A53" w:rsidRDefault="00075A53">
            <w:pPr>
              <w:rPr>
                <w:ins w:id="2892" w:author="Megan Ball" w:date="2020-10-04T12:47:00Z"/>
              </w:rPr>
            </w:pPr>
            <w:proofErr w:type="spellStart"/>
            <w:ins w:id="2893" w:author="Megan Ball" w:date="2020-10-04T12:47:00Z">
              <w:r w:rsidRPr="00075A53">
                <w:t>countryPeru</w:t>
              </w:r>
              <w:proofErr w:type="spellEnd"/>
            </w:ins>
          </w:p>
        </w:tc>
        <w:tc>
          <w:tcPr>
            <w:tcW w:w="1170" w:type="dxa"/>
            <w:noWrap/>
            <w:hideMark/>
            <w:tcPrChange w:id="2894" w:author="Megan Ball" w:date="2020-10-04T12:48:00Z">
              <w:tcPr>
                <w:tcW w:w="870" w:type="dxa"/>
                <w:noWrap/>
                <w:hideMark/>
              </w:tcPr>
            </w:tcPrChange>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95" w:author="Megan Ball" w:date="2020-10-04T12:47:00Z"/>
              </w:rPr>
            </w:pPr>
            <w:ins w:id="2896" w:author="Megan Ball" w:date="2020-10-04T12:47:00Z">
              <w:r w:rsidRPr="00075A53">
                <w:t>11.67276</w:t>
              </w:r>
            </w:ins>
          </w:p>
        </w:tc>
        <w:tc>
          <w:tcPr>
            <w:tcW w:w="1170" w:type="dxa"/>
            <w:noWrap/>
            <w:hideMark/>
            <w:tcPrChange w:id="2897" w:author="Megan Ball" w:date="2020-10-04T12:48:00Z">
              <w:tcPr>
                <w:tcW w:w="871" w:type="dxa"/>
                <w:noWrap/>
                <w:hideMark/>
              </w:tcPr>
            </w:tcPrChange>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898" w:author="Megan Ball" w:date="2020-10-04T12:47:00Z"/>
              </w:rPr>
            </w:pPr>
            <w:ins w:id="2899" w:author="Megan Ball" w:date="2020-10-04T12:47:00Z">
              <w:r w:rsidRPr="00075A53">
                <w:t>0.76053</w:t>
              </w:r>
            </w:ins>
          </w:p>
        </w:tc>
        <w:tc>
          <w:tcPr>
            <w:tcW w:w="1080" w:type="dxa"/>
            <w:noWrap/>
            <w:hideMark/>
            <w:tcPrChange w:id="2900" w:author="Megan Ball" w:date="2020-10-04T12:48:00Z">
              <w:tcPr>
                <w:tcW w:w="871" w:type="dxa"/>
                <w:noWrap/>
                <w:hideMark/>
              </w:tcPr>
            </w:tcPrChange>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01" w:author="Megan Ball" w:date="2020-10-04T12:47:00Z"/>
              </w:rPr>
            </w:pPr>
            <w:ins w:id="2902" w:author="Megan Ball" w:date="2020-10-04T12:47:00Z">
              <w:r w:rsidRPr="00075A53">
                <w:t>15.348</w:t>
              </w:r>
            </w:ins>
          </w:p>
        </w:tc>
        <w:tc>
          <w:tcPr>
            <w:tcW w:w="1170" w:type="dxa"/>
            <w:noWrap/>
            <w:hideMark/>
            <w:tcPrChange w:id="2903" w:author="Megan Ball" w:date="2020-10-04T12:48:00Z">
              <w:tcPr>
                <w:tcW w:w="871" w:type="dxa"/>
                <w:noWrap/>
                <w:hideMark/>
              </w:tcPr>
            </w:tcPrChange>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04" w:author="Megan Ball" w:date="2020-10-04T12:47:00Z"/>
              </w:rPr>
            </w:pPr>
            <w:ins w:id="2905" w:author="Megan Ball" w:date="2020-10-04T12:47:00Z">
              <w:r w:rsidRPr="00075A53">
                <w:t>&lt; 2e-16</w:t>
              </w:r>
            </w:ins>
          </w:p>
        </w:tc>
        <w:tc>
          <w:tcPr>
            <w:tcW w:w="1206" w:type="dxa"/>
            <w:noWrap/>
            <w:hideMark/>
            <w:tcPrChange w:id="2906" w:author="Megan Ball" w:date="2020-10-04T12:48:00Z">
              <w:tcPr>
                <w:tcW w:w="871" w:type="dxa"/>
                <w:noWrap/>
                <w:hideMark/>
              </w:tcPr>
            </w:tcPrChange>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07" w:author="Megan Ball" w:date="2020-10-04T12:47:00Z"/>
              </w:rPr>
            </w:pPr>
            <w:ins w:id="2908" w:author="Megan Ball" w:date="2020-10-04T12:47:00Z">
              <w:r w:rsidRPr="00075A53">
                <w:t>***</w:t>
              </w:r>
            </w:ins>
          </w:p>
        </w:tc>
      </w:tr>
      <w:tr w:rsidR="00075A53" w:rsidRPr="00075A53" w14:paraId="7BE33C99" w14:textId="77777777" w:rsidTr="00075A53">
        <w:trPr>
          <w:cnfStyle w:val="000000100000" w:firstRow="0" w:lastRow="0" w:firstColumn="0" w:lastColumn="0" w:oddVBand="0" w:evenVBand="0" w:oddHBand="1" w:evenHBand="0" w:firstRowFirstColumn="0" w:firstRowLastColumn="0" w:lastRowFirstColumn="0" w:lastRowLastColumn="0"/>
          <w:trHeight w:val="300"/>
          <w:ins w:id="2909" w:author="Megan Ball" w:date="2020-10-04T12:47:00Z"/>
          <w:trPrChange w:id="29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911" w:author="Megan Ball" w:date="2020-10-04T12:48:00Z">
              <w:tcPr>
                <w:tcW w:w="5006" w:type="dxa"/>
                <w:noWrap/>
                <w:hideMark/>
              </w:tcPr>
            </w:tcPrChange>
          </w:tcPr>
          <w:p w14:paraId="1F3CF21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912" w:author="Megan Ball" w:date="2020-10-04T12:47:00Z"/>
              </w:rPr>
            </w:pPr>
            <w:proofErr w:type="spellStart"/>
            <w:ins w:id="2913" w:author="Megan Ball" w:date="2020-10-04T12:47:00Z">
              <w:r w:rsidRPr="00075A53">
                <w:t>countryPhilippines</w:t>
              </w:r>
              <w:proofErr w:type="spellEnd"/>
            </w:ins>
          </w:p>
        </w:tc>
        <w:tc>
          <w:tcPr>
            <w:tcW w:w="1170" w:type="dxa"/>
            <w:noWrap/>
            <w:hideMark/>
            <w:tcPrChange w:id="2914" w:author="Megan Ball" w:date="2020-10-04T12:48:00Z">
              <w:tcPr>
                <w:tcW w:w="870" w:type="dxa"/>
                <w:noWrap/>
                <w:hideMark/>
              </w:tcPr>
            </w:tcPrChange>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15" w:author="Megan Ball" w:date="2020-10-04T12:47:00Z"/>
              </w:rPr>
            </w:pPr>
            <w:ins w:id="2916" w:author="Megan Ball" w:date="2020-10-04T12:47:00Z">
              <w:r w:rsidRPr="00075A53">
                <w:t>6.71857</w:t>
              </w:r>
            </w:ins>
          </w:p>
        </w:tc>
        <w:tc>
          <w:tcPr>
            <w:tcW w:w="1170" w:type="dxa"/>
            <w:noWrap/>
            <w:hideMark/>
            <w:tcPrChange w:id="2917" w:author="Megan Ball" w:date="2020-10-04T12:48:00Z">
              <w:tcPr>
                <w:tcW w:w="871" w:type="dxa"/>
                <w:noWrap/>
                <w:hideMark/>
              </w:tcPr>
            </w:tcPrChange>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18" w:author="Megan Ball" w:date="2020-10-04T12:47:00Z"/>
              </w:rPr>
            </w:pPr>
            <w:ins w:id="2919" w:author="Megan Ball" w:date="2020-10-04T12:47:00Z">
              <w:r w:rsidRPr="00075A53">
                <w:t>0.75014</w:t>
              </w:r>
            </w:ins>
          </w:p>
        </w:tc>
        <w:tc>
          <w:tcPr>
            <w:tcW w:w="1080" w:type="dxa"/>
            <w:noWrap/>
            <w:hideMark/>
            <w:tcPrChange w:id="2920" w:author="Megan Ball" w:date="2020-10-04T12:48:00Z">
              <w:tcPr>
                <w:tcW w:w="871" w:type="dxa"/>
                <w:noWrap/>
                <w:hideMark/>
              </w:tcPr>
            </w:tcPrChange>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21" w:author="Megan Ball" w:date="2020-10-04T12:47:00Z"/>
              </w:rPr>
            </w:pPr>
            <w:ins w:id="2922" w:author="Megan Ball" w:date="2020-10-04T12:47:00Z">
              <w:r w:rsidRPr="00075A53">
                <w:t>8.956</w:t>
              </w:r>
            </w:ins>
          </w:p>
        </w:tc>
        <w:tc>
          <w:tcPr>
            <w:tcW w:w="1170" w:type="dxa"/>
            <w:noWrap/>
            <w:hideMark/>
            <w:tcPrChange w:id="2923" w:author="Megan Ball" w:date="2020-10-04T12:48:00Z">
              <w:tcPr>
                <w:tcW w:w="871" w:type="dxa"/>
                <w:noWrap/>
                <w:hideMark/>
              </w:tcPr>
            </w:tcPrChange>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924" w:author="Megan Ball" w:date="2020-10-04T12:47:00Z"/>
              </w:rPr>
            </w:pPr>
            <w:ins w:id="2925" w:author="Megan Ball" w:date="2020-10-04T12:47:00Z">
              <w:r w:rsidRPr="00075A53">
                <w:t>&lt; 2e-16</w:t>
              </w:r>
            </w:ins>
          </w:p>
        </w:tc>
        <w:tc>
          <w:tcPr>
            <w:tcW w:w="1206" w:type="dxa"/>
            <w:noWrap/>
            <w:hideMark/>
            <w:tcPrChange w:id="2926" w:author="Megan Ball" w:date="2020-10-04T12:48:00Z">
              <w:tcPr>
                <w:tcW w:w="871" w:type="dxa"/>
                <w:noWrap/>
                <w:hideMark/>
              </w:tcPr>
            </w:tcPrChange>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927" w:author="Megan Ball" w:date="2020-10-04T12:47:00Z"/>
              </w:rPr>
            </w:pPr>
            <w:ins w:id="2928" w:author="Megan Ball" w:date="2020-10-04T12:47:00Z">
              <w:r w:rsidRPr="00075A53">
                <w:t>***</w:t>
              </w:r>
            </w:ins>
          </w:p>
        </w:tc>
      </w:tr>
      <w:tr w:rsidR="00075A53" w:rsidRPr="00075A53" w14:paraId="4A6F962E" w14:textId="77777777" w:rsidTr="00075A53">
        <w:trPr>
          <w:trHeight w:val="300"/>
          <w:ins w:id="2929" w:author="Megan Ball" w:date="2020-10-04T12:47:00Z"/>
          <w:trPrChange w:id="29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931" w:author="Megan Ball" w:date="2020-10-04T12:48:00Z">
              <w:tcPr>
                <w:tcW w:w="5006" w:type="dxa"/>
                <w:noWrap/>
                <w:hideMark/>
              </w:tcPr>
            </w:tcPrChange>
          </w:tcPr>
          <w:p w14:paraId="5798AEEB" w14:textId="77777777" w:rsidR="00075A53" w:rsidRPr="00075A53" w:rsidRDefault="00075A53">
            <w:pPr>
              <w:rPr>
                <w:ins w:id="2932" w:author="Megan Ball" w:date="2020-10-04T12:47:00Z"/>
              </w:rPr>
            </w:pPr>
            <w:proofErr w:type="spellStart"/>
            <w:ins w:id="2933" w:author="Megan Ball" w:date="2020-10-04T12:47:00Z">
              <w:r w:rsidRPr="00075A53">
                <w:t>countryPoland</w:t>
              </w:r>
              <w:proofErr w:type="spellEnd"/>
            </w:ins>
          </w:p>
        </w:tc>
        <w:tc>
          <w:tcPr>
            <w:tcW w:w="1170" w:type="dxa"/>
            <w:noWrap/>
            <w:hideMark/>
            <w:tcPrChange w:id="2934" w:author="Megan Ball" w:date="2020-10-04T12:48:00Z">
              <w:tcPr>
                <w:tcW w:w="870" w:type="dxa"/>
                <w:noWrap/>
                <w:hideMark/>
              </w:tcPr>
            </w:tcPrChange>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35" w:author="Megan Ball" w:date="2020-10-04T12:47:00Z"/>
              </w:rPr>
            </w:pPr>
            <w:ins w:id="2936" w:author="Megan Ball" w:date="2020-10-04T12:47:00Z">
              <w:r w:rsidRPr="00075A53">
                <w:t>12.08928</w:t>
              </w:r>
            </w:ins>
          </w:p>
        </w:tc>
        <w:tc>
          <w:tcPr>
            <w:tcW w:w="1170" w:type="dxa"/>
            <w:noWrap/>
            <w:hideMark/>
            <w:tcPrChange w:id="2937" w:author="Megan Ball" w:date="2020-10-04T12:48:00Z">
              <w:tcPr>
                <w:tcW w:w="871" w:type="dxa"/>
                <w:noWrap/>
                <w:hideMark/>
              </w:tcPr>
            </w:tcPrChange>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38" w:author="Megan Ball" w:date="2020-10-04T12:47:00Z"/>
              </w:rPr>
            </w:pPr>
            <w:ins w:id="2939" w:author="Megan Ball" w:date="2020-10-04T12:47:00Z">
              <w:r w:rsidRPr="00075A53">
                <w:t>0.77756</w:t>
              </w:r>
            </w:ins>
          </w:p>
        </w:tc>
        <w:tc>
          <w:tcPr>
            <w:tcW w:w="1080" w:type="dxa"/>
            <w:noWrap/>
            <w:hideMark/>
            <w:tcPrChange w:id="2940" w:author="Megan Ball" w:date="2020-10-04T12:48:00Z">
              <w:tcPr>
                <w:tcW w:w="871" w:type="dxa"/>
                <w:noWrap/>
                <w:hideMark/>
              </w:tcPr>
            </w:tcPrChange>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41" w:author="Megan Ball" w:date="2020-10-04T12:47:00Z"/>
              </w:rPr>
            </w:pPr>
            <w:ins w:id="2942" w:author="Megan Ball" w:date="2020-10-04T12:47:00Z">
              <w:r w:rsidRPr="00075A53">
                <w:t>15.548</w:t>
              </w:r>
            </w:ins>
          </w:p>
        </w:tc>
        <w:tc>
          <w:tcPr>
            <w:tcW w:w="1170" w:type="dxa"/>
            <w:noWrap/>
            <w:hideMark/>
            <w:tcPrChange w:id="2943" w:author="Megan Ball" w:date="2020-10-04T12:48:00Z">
              <w:tcPr>
                <w:tcW w:w="871" w:type="dxa"/>
                <w:noWrap/>
                <w:hideMark/>
              </w:tcPr>
            </w:tcPrChange>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44" w:author="Megan Ball" w:date="2020-10-04T12:47:00Z"/>
              </w:rPr>
            </w:pPr>
            <w:ins w:id="2945" w:author="Megan Ball" w:date="2020-10-04T12:47:00Z">
              <w:r w:rsidRPr="00075A53">
                <w:t>&lt; 2e-16</w:t>
              </w:r>
            </w:ins>
          </w:p>
        </w:tc>
        <w:tc>
          <w:tcPr>
            <w:tcW w:w="1206" w:type="dxa"/>
            <w:noWrap/>
            <w:hideMark/>
            <w:tcPrChange w:id="2946" w:author="Megan Ball" w:date="2020-10-04T12:48:00Z">
              <w:tcPr>
                <w:tcW w:w="871" w:type="dxa"/>
                <w:noWrap/>
                <w:hideMark/>
              </w:tcPr>
            </w:tcPrChange>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47" w:author="Megan Ball" w:date="2020-10-04T12:47:00Z"/>
              </w:rPr>
            </w:pPr>
            <w:ins w:id="2948" w:author="Megan Ball" w:date="2020-10-04T12:47:00Z">
              <w:r w:rsidRPr="00075A53">
                <w:t>***</w:t>
              </w:r>
            </w:ins>
          </w:p>
        </w:tc>
      </w:tr>
      <w:tr w:rsidR="00075A53" w:rsidRPr="00075A53" w14:paraId="1AFEAB6A" w14:textId="77777777" w:rsidTr="00075A53">
        <w:trPr>
          <w:cnfStyle w:val="000000100000" w:firstRow="0" w:lastRow="0" w:firstColumn="0" w:lastColumn="0" w:oddVBand="0" w:evenVBand="0" w:oddHBand="1" w:evenHBand="0" w:firstRowFirstColumn="0" w:firstRowLastColumn="0" w:lastRowFirstColumn="0" w:lastRowLastColumn="0"/>
          <w:trHeight w:val="300"/>
          <w:ins w:id="2949" w:author="Megan Ball" w:date="2020-10-04T12:47:00Z"/>
          <w:trPrChange w:id="29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951" w:author="Megan Ball" w:date="2020-10-04T12:48:00Z">
              <w:tcPr>
                <w:tcW w:w="5006" w:type="dxa"/>
                <w:noWrap/>
                <w:hideMark/>
              </w:tcPr>
            </w:tcPrChange>
          </w:tcPr>
          <w:p w14:paraId="35E150A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952" w:author="Megan Ball" w:date="2020-10-04T12:47:00Z"/>
              </w:rPr>
            </w:pPr>
            <w:proofErr w:type="spellStart"/>
            <w:ins w:id="2953" w:author="Megan Ball" w:date="2020-10-04T12:47:00Z">
              <w:r w:rsidRPr="00075A53">
                <w:t>countryPortugal</w:t>
              </w:r>
              <w:proofErr w:type="spellEnd"/>
            </w:ins>
          </w:p>
        </w:tc>
        <w:tc>
          <w:tcPr>
            <w:tcW w:w="1170" w:type="dxa"/>
            <w:noWrap/>
            <w:hideMark/>
            <w:tcPrChange w:id="2954" w:author="Megan Ball" w:date="2020-10-04T12:48:00Z">
              <w:tcPr>
                <w:tcW w:w="870" w:type="dxa"/>
                <w:noWrap/>
                <w:hideMark/>
              </w:tcPr>
            </w:tcPrChange>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55" w:author="Megan Ball" w:date="2020-10-04T12:47:00Z"/>
              </w:rPr>
            </w:pPr>
            <w:ins w:id="2956" w:author="Megan Ball" w:date="2020-10-04T12:47:00Z">
              <w:r w:rsidRPr="00075A53">
                <w:t>16.03169</w:t>
              </w:r>
            </w:ins>
          </w:p>
        </w:tc>
        <w:tc>
          <w:tcPr>
            <w:tcW w:w="1170" w:type="dxa"/>
            <w:noWrap/>
            <w:hideMark/>
            <w:tcPrChange w:id="2957" w:author="Megan Ball" w:date="2020-10-04T12:48:00Z">
              <w:tcPr>
                <w:tcW w:w="871" w:type="dxa"/>
                <w:noWrap/>
                <w:hideMark/>
              </w:tcPr>
            </w:tcPrChange>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58" w:author="Megan Ball" w:date="2020-10-04T12:47:00Z"/>
              </w:rPr>
            </w:pPr>
            <w:ins w:id="2959" w:author="Megan Ball" w:date="2020-10-04T12:47:00Z">
              <w:r w:rsidRPr="00075A53">
                <w:t>0.7843</w:t>
              </w:r>
            </w:ins>
          </w:p>
        </w:tc>
        <w:tc>
          <w:tcPr>
            <w:tcW w:w="1080" w:type="dxa"/>
            <w:noWrap/>
            <w:hideMark/>
            <w:tcPrChange w:id="2960" w:author="Megan Ball" w:date="2020-10-04T12:48:00Z">
              <w:tcPr>
                <w:tcW w:w="871" w:type="dxa"/>
                <w:noWrap/>
                <w:hideMark/>
              </w:tcPr>
            </w:tcPrChange>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61" w:author="Megan Ball" w:date="2020-10-04T12:47:00Z"/>
              </w:rPr>
            </w:pPr>
            <w:ins w:id="2962" w:author="Megan Ball" w:date="2020-10-04T12:47:00Z">
              <w:r w:rsidRPr="00075A53">
                <w:t>20.441</w:t>
              </w:r>
            </w:ins>
          </w:p>
        </w:tc>
        <w:tc>
          <w:tcPr>
            <w:tcW w:w="1170" w:type="dxa"/>
            <w:noWrap/>
            <w:hideMark/>
            <w:tcPrChange w:id="2963" w:author="Megan Ball" w:date="2020-10-04T12:48:00Z">
              <w:tcPr>
                <w:tcW w:w="871" w:type="dxa"/>
                <w:noWrap/>
                <w:hideMark/>
              </w:tcPr>
            </w:tcPrChange>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964" w:author="Megan Ball" w:date="2020-10-04T12:47:00Z"/>
              </w:rPr>
            </w:pPr>
            <w:ins w:id="2965" w:author="Megan Ball" w:date="2020-10-04T12:47:00Z">
              <w:r w:rsidRPr="00075A53">
                <w:t>&lt; 2e-16</w:t>
              </w:r>
            </w:ins>
          </w:p>
        </w:tc>
        <w:tc>
          <w:tcPr>
            <w:tcW w:w="1206" w:type="dxa"/>
            <w:noWrap/>
            <w:hideMark/>
            <w:tcPrChange w:id="2966" w:author="Megan Ball" w:date="2020-10-04T12:48:00Z">
              <w:tcPr>
                <w:tcW w:w="871" w:type="dxa"/>
                <w:noWrap/>
                <w:hideMark/>
              </w:tcPr>
            </w:tcPrChange>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2967" w:author="Megan Ball" w:date="2020-10-04T12:47:00Z"/>
              </w:rPr>
            </w:pPr>
            <w:ins w:id="2968" w:author="Megan Ball" w:date="2020-10-04T12:47:00Z">
              <w:r w:rsidRPr="00075A53">
                <w:t>***</w:t>
              </w:r>
            </w:ins>
          </w:p>
        </w:tc>
      </w:tr>
      <w:tr w:rsidR="00075A53" w:rsidRPr="00075A53" w14:paraId="0C93C9C1" w14:textId="77777777" w:rsidTr="00075A53">
        <w:trPr>
          <w:trHeight w:val="300"/>
          <w:ins w:id="2969" w:author="Megan Ball" w:date="2020-10-04T12:47:00Z"/>
          <w:trPrChange w:id="29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971" w:author="Megan Ball" w:date="2020-10-04T12:48:00Z">
              <w:tcPr>
                <w:tcW w:w="5006" w:type="dxa"/>
                <w:noWrap/>
                <w:hideMark/>
              </w:tcPr>
            </w:tcPrChange>
          </w:tcPr>
          <w:p w14:paraId="3702AF5D" w14:textId="77777777" w:rsidR="00075A53" w:rsidRPr="00075A53" w:rsidRDefault="00075A53">
            <w:pPr>
              <w:rPr>
                <w:ins w:id="2972" w:author="Megan Ball" w:date="2020-10-04T12:47:00Z"/>
              </w:rPr>
            </w:pPr>
            <w:proofErr w:type="spellStart"/>
            <w:ins w:id="2973" w:author="Megan Ball" w:date="2020-10-04T12:47:00Z">
              <w:r w:rsidRPr="00075A53">
                <w:t>countryQatar</w:t>
              </w:r>
              <w:proofErr w:type="spellEnd"/>
            </w:ins>
          </w:p>
        </w:tc>
        <w:tc>
          <w:tcPr>
            <w:tcW w:w="1170" w:type="dxa"/>
            <w:noWrap/>
            <w:hideMark/>
            <w:tcPrChange w:id="2974" w:author="Megan Ball" w:date="2020-10-04T12:48:00Z">
              <w:tcPr>
                <w:tcW w:w="870" w:type="dxa"/>
                <w:noWrap/>
                <w:hideMark/>
              </w:tcPr>
            </w:tcPrChange>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75" w:author="Megan Ball" w:date="2020-10-04T12:47:00Z"/>
              </w:rPr>
            </w:pPr>
            <w:ins w:id="2976" w:author="Megan Ball" w:date="2020-10-04T12:47:00Z">
              <w:r w:rsidRPr="00075A53">
                <w:t>14.90658</w:t>
              </w:r>
            </w:ins>
          </w:p>
        </w:tc>
        <w:tc>
          <w:tcPr>
            <w:tcW w:w="1170" w:type="dxa"/>
            <w:noWrap/>
            <w:hideMark/>
            <w:tcPrChange w:id="2977" w:author="Megan Ball" w:date="2020-10-04T12:48:00Z">
              <w:tcPr>
                <w:tcW w:w="871" w:type="dxa"/>
                <w:noWrap/>
                <w:hideMark/>
              </w:tcPr>
            </w:tcPrChange>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78" w:author="Megan Ball" w:date="2020-10-04T12:47:00Z"/>
              </w:rPr>
            </w:pPr>
            <w:ins w:id="2979" w:author="Megan Ball" w:date="2020-10-04T12:47:00Z">
              <w:r w:rsidRPr="00075A53">
                <w:t>0.76198</w:t>
              </w:r>
            </w:ins>
          </w:p>
        </w:tc>
        <w:tc>
          <w:tcPr>
            <w:tcW w:w="1080" w:type="dxa"/>
            <w:noWrap/>
            <w:hideMark/>
            <w:tcPrChange w:id="2980" w:author="Megan Ball" w:date="2020-10-04T12:48:00Z">
              <w:tcPr>
                <w:tcW w:w="871" w:type="dxa"/>
                <w:noWrap/>
                <w:hideMark/>
              </w:tcPr>
            </w:tcPrChange>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2981" w:author="Megan Ball" w:date="2020-10-04T12:47:00Z"/>
              </w:rPr>
            </w:pPr>
            <w:ins w:id="2982" w:author="Megan Ball" w:date="2020-10-04T12:47:00Z">
              <w:r w:rsidRPr="00075A53">
                <w:t>19.563</w:t>
              </w:r>
            </w:ins>
          </w:p>
        </w:tc>
        <w:tc>
          <w:tcPr>
            <w:tcW w:w="1170" w:type="dxa"/>
            <w:noWrap/>
            <w:hideMark/>
            <w:tcPrChange w:id="2983" w:author="Megan Ball" w:date="2020-10-04T12:48:00Z">
              <w:tcPr>
                <w:tcW w:w="871" w:type="dxa"/>
                <w:noWrap/>
                <w:hideMark/>
              </w:tcPr>
            </w:tcPrChange>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84" w:author="Megan Ball" w:date="2020-10-04T12:47:00Z"/>
              </w:rPr>
            </w:pPr>
            <w:ins w:id="2985" w:author="Megan Ball" w:date="2020-10-04T12:47:00Z">
              <w:r w:rsidRPr="00075A53">
                <w:t>&lt; 2e-16</w:t>
              </w:r>
            </w:ins>
          </w:p>
        </w:tc>
        <w:tc>
          <w:tcPr>
            <w:tcW w:w="1206" w:type="dxa"/>
            <w:noWrap/>
            <w:hideMark/>
            <w:tcPrChange w:id="2986" w:author="Megan Ball" w:date="2020-10-04T12:48:00Z">
              <w:tcPr>
                <w:tcW w:w="871" w:type="dxa"/>
                <w:noWrap/>
                <w:hideMark/>
              </w:tcPr>
            </w:tcPrChange>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2987" w:author="Megan Ball" w:date="2020-10-04T12:47:00Z"/>
              </w:rPr>
            </w:pPr>
            <w:ins w:id="2988" w:author="Megan Ball" w:date="2020-10-04T12:47:00Z">
              <w:r w:rsidRPr="00075A53">
                <w:t>***</w:t>
              </w:r>
            </w:ins>
          </w:p>
        </w:tc>
      </w:tr>
      <w:tr w:rsidR="00075A53" w:rsidRPr="00075A53" w14:paraId="36FD618B" w14:textId="77777777" w:rsidTr="00075A53">
        <w:trPr>
          <w:cnfStyle w:val="000000100000" w:firstRow="0" w:lastRow="0" w:firstColumn="0" w:lastColumn="0" w:oddVBand="0" w:evenVBand="0" w:oddHBand="1" w:evenHBand="0" w:firstRowFirstColumn="0" w:firstRowLastColumn="0" w:lastRowFirstColumn="0" w:lastRowLastColumn="0"/>
          <w:trHeight w:val="300"/>
          <w:ins w:id="2989" w:author="Megan Ball" w:date="2020-10-04T12:47:00Z"/>
          <w:trPrChange w:id="29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2991" w:author="Megan Ball" w:date="2020-10-04T12:48:00Z">
              <w:tcPr>
                <w:tcW w:w="5006" w:type="dxa"/>
                <w:noWrap/>
                <w:hideMark/>
              </w:tcPr>
            </w:tcPrChange>
          </w:tcPr>
          <w:p w14:paraId="1CAFAF88"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2992" w:author="Megan Ball" w:date="2020-10-04T12:47:00Z"/>
              </w:rPr>
            </w:pPr>
            <w:proofErr w:type="spellStart"/>
            <w:ins w:id="2993" w:author="Megan Ball" w:date="2020-10-04T12:47:00Z">
              <w:r w:rsidRPr="00075A53">
                <w:t>countryRepublic</w:t>
              </w:r>
              <w:proofErr w:type="spellEnd"/>
              <w:r w:rsidRPr="00075A53">
                <w:t xml:space="preserve"> of Korea</w:t>
              </w:r>
            </w:ins>
          </w:p>
        </w:tc>
        <w:tc>
          <w:tcPr>
            <w:tcW w:w="1170" w:type="dxa"/>
            <w:noWrap/>
            <w:hideMark/>
            <w:tcPrChange w:id="2994" w:author="Megan Ball" w:date="2020-10-04T12:48:00Z">
              <w:tcPr>
                <w:tcW w:w="870" w:type="dxa"/>
                <w:noWrap/>
                <w:hideMark/>
              </w:tcPr>
            </w:tcPrChange>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95" w:author="Megan Ball" w:date="2020-10-04T12:47:00Z"/>
              </w:rPr>
            </w:pPr>
            <w:ins w:id="2996" w:author="Megan Ball" w:date="2020-10-04T12:47:00Z">
              <w:r w:rsidRPr="00075A53">
                <w:t>19.4109</w:t>
              </w:r>
            </w:ins>
          </w:p>
        </w:tc>
        <w:tc>
          <w:tcPr>
            <w:tcW w:w="1170" w:type="dxa"/>
            <w:noWrap/>
            <w:hideMark/>
            <w:tcPrChange w:id="2997" w:author="Megan Ball" w:date="2020-10-04T12:48:00Z">
              <w:tcPr>
                <w:tcW w:w="871" w:type="dxa"/>
                <w:noWrap/>
                <w:hideMark/>
              </w:tcPr>
            </w:tcPrChange>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2998" w:author="Megan Ball" w:date="2020-10-04T12:47:00Z"/>
              </w:rPr>
            </w:pPr>
            <w:ins w:id="2999" w:author="Megan Ball" w:date="2020-10-04T12:47:00Z">
              <w:r w:rsidRPr="00075A53">
                <w:t>0.75186</w:t>
              </w:r>
            </w:ins>
          </w:p>
        </w:tc>
        <w:tc>
          <w:tcPr>
            <w:tcW w:w="1080" w:type="dxa"/>
            <w:noWrap/>
            <w:hideMark/>
            <w:tcPrChange w:id="3000" w:author="Megan Ball" w:date="2020-10-04T12:48:00Z">
              <w:tcPr>
                <w:tcW w:w="871" w:type="dxa"/>
                <w:noWrap/>
                <w:hideMark/>
              </w:tcPr>
            </w:tcPrChange>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01" w:author="Megan Ball" w:date="2020-10-04T12:47:00Z"/>
              </w:rPr>
            </w:pPr>
            <w:ins w:id="3002" w:author="Megan Ball" w:date="2020-10-04T12:47:00Z">
              <w:r w:rsidRPr="00075A53">
                <w:t>25.817</w:t>
              </w:r>
            </w:ins>
          </w:p>
        </w:tc>
        <w:tc>
          <w:tcPr>
            <w:tcW w:w="1170" w:type="dxa"/>
            <w:noWrap/>
            <w:hideMark/>
            <w:tcPrChange w:id="3003" w:author="Megan Ball" w:date="2020-10-04T12:48:00Z">
              <w:tcPr>
                <w:tcW w:w="871" w:type="dxa"/>
                <w:noWrap/>
                <w:hideMark/>
              </w:tcPr>
            </w:tcPrChange>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004" w:author="Megan Ball" w:date="2020-10-04T12:47:00Z"/>
              </w:rPr>
            </w:pPr>
            <w:ins w:id="3005" w:author="Megan Ball" w:date="2020-10-04T12:47:00Z">
              <w:r w:rsidRPr="00075A53">
                <w:t>&lt; 2e-16</w:t>
              </w:r>
            </w:ins>
          </w:p>
        </w:tc>
        <w:tc>
          <w:tcPr>
            <w:tcW w:w="1206" w:type="dxa"/>
            <w:noWrap/>
            <w:hideMark/>
            <w:tcPrChange w:id="3006" w:author="Megan Ball" w:date="2020-10-04T12:48:00Z">
              <w:tcPr>
                <w:tcW w:w="871" w:type="dxa"/>
                <w:noWrap/>
                <w:hideMark/>
              </w:tcPr>
            </w:tcPrChange>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007" w:author="Megan Ball" w:date="2020-10-04T12:47:00Z"/>
              </w:rPr>
            </w:pPr>
            <w:ins w:id="3008" w:author="Megan Ball" w:date="2020-10-04T12:47:00Z">
              <w:r w:rsidRPr="00075A53">
                <w:t>***</w:t>
              </w:r>
            </w:ins>
          </w:p>
        </w:tc>
      </w:tr>
      <w:tr w:rsidR="00075A53" w:rsidRPr="00075A53" w14:paraId="78EB17BF" w14:textId="77777777" w:rsidTr="00075A53">
        <w:trPr>
          <w:trHeight w:val="300"/>
          <w:ins w:id="3009" w:author="Megan Ball" w:date="2020-10-04T12:47:00Z"/>
          <w:trPrChange w:id="30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011" w:author="Megan Ball" w:date="2020-10-04T12:48:00Z">
              <w:tcPr>
                <w:tcW w:w="5006" w:type="dxa"/>
                <w:noWrap/>
                <w:hideMark/>
              </w:tcPr>
            </w:tcPrChange>
          </w:tcPr>
          <w:p w14:paraId="3193E591" w14:textId="77777777" w:rsidR="00075A53" w:rsidRPr="00075A53" w:rsidRDefault="00075A53">
            <w:pPr>
              <w:rPr>
                <w:ins w:id="3012" w:author="Megan Ball" w:date="2020-10-04T12:47:00Z"/>
              </w:rPr>
            </w:pPr>
            <w:proofErr w:type="spellStart"/>
            <w:ins w:id="3013" w:author="Megan Ball" w:date="2020-10-04T12:47:00Z">
              <w:r w:rsidRPr="00075A53">
                <w:t>countryRepublic</w:t>
              </w:r>
              <w:proofErr w:type="spellEnd"/>
              <w:r w:rsidRPr="00075A53">
                <w:t xml:space="preserve"> of Moldova</w:t>
              </w:r>
            </w:ins>
          </w:p>
        </w:tc>
        <w:tc>
          <w:tcPr>
            <w:tcW w:w="1170" w:type="dxa"/>
            <w:noWrap/>
            <w:hideMark/>
            <w:tcPrChange w:id="3014" w:author="Megan Ball" w:date="2020-10-04T12:48:00Z">
              <w:tcPr>
                <w:tcW w:w="870" w:type="dxa"/>
                <w:noWrap/>
                <w:hideMark/>
              </w:tcPr>
            </w:tcPrChange>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15" w:author="Megan Ball" w:date="2020-10-04T12:47:00Z"/>
              </w:rPr>
            </w:pPr>
            <w:ins w:id="3016" w:author="Megan Ball" w:date="2020-10-04T12:47:00Z">
              <w:r w:rsidRPr="00075A53">
                <w:t>8.90465</w:t>
              </w:r>
            </w:ins>
          </w:p>
        </w:tc>
        <w:tc>
          <w:tcPr>
            <w:tcW w:w="1170" w:type="dxa"/>
            <w:noWrap/>
            <w:hideMark/>
            <w:tcPrChange w:id="3017" w:author="Megan Ball" w:date="2020-10-04T12:48:00Z">
              <w:tcPr>
                <w:tcW w:w="871" w:type="dxa"/>
                <w:noWrap/>
                <w:hideMark/>
              </w:tcPr>
            </w:tcPrChange>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18" w:author="Megan Ball" w:date="2020-10-04T12:47:00Z"/>
              </w:rPr>
            </w:pPr>
            <w:ins w:id="3019" w:author="Megan Ball" w:date="2020-10-04T12:47:00Z">
              <w:r w:rsidRPr="00075A53">
                <w:t>0.75186</w:t>
              </w:r>
            </w:ins>
          </w:p>
        </w:tc>
        <w:tc>
          <w:tcPr>
            <w:tcW w:w="1080" w:type="dxa"/>
            <w:noWrap/>
            <w:hideMark/>
            <w:tcPrChange w:id="3020" w:author="Megan Ball" w:date="2020-10-04T12:48:00Z">
              <w:tcPr>
                <w:tcW w:w="871" w:type="dxa"/>
                <w:noWrap/>
                <w:hideMark/>
              </w:tcPr>
            </w:tcPrChange>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21" w:author="Megan Ball" w:date="2020-10-04T12:47:00Z"/>
              </w:rPr>
            </w:pPr>
            <w:ins w:id="3022" w:author="Megan Ball" w:date="2020-10-04T12:47:00Z">
              <w:r w:rsidRPr="00075A53">
                <w:t>11.843</w:t>
              </w:r>
            </w:ins>
          </w:p>
        </w:tc>
        <w:tc>
          <w:tcPr>
            <w:tcW w:w="1170" w:type="dxa"/>
            <w:noWrap/>
            <w:hideMark/>
            <w:tcPrChange w:id="3023" w:author="Megan Ball" w:date="2020-10-04T12:48:00Z">
              <w:tcPr>
                <w:tcW w:w="871" w:type="dxa"/>
                <w:noWrap/>
                <w:hideMark/>
              </w:tcPr>
            </w:tcPrChange>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024" w:author="Megan Ball" w:date="2020-10-04T12:47:00Z"/>
              </w:rPr>
            </w:pPr>
            <w:ins w:id="3025" w:author="Megan Ball" w:date="2020-10-04T12:47:00Z">
              <w:r w:rsidRPr="00075A53">
                <w:t>&lt; 2e-16</w:t>
              </w:r>
            </w:ins>
          </w:p>
        </w:tc>
        <w:tc>
          <w:tcPr>
            <w:tcW w:w="1206" w:type="dxa"/>
            <w:noWrap/>
            <w:hideMark/>
            <w:tcPrChange w:id="3026" w:author="Megan Ball" w:date="2020-10-04T12:48:00Z">
              <w:tcPr>
                <w:tcW w:w="871" w:type="dxa"/>
                <w:noWrap/>
                <w:hideMark/>
              </w:tcPr>
            </w:tcPrChange>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027" w:author="Megan Ball" w:date="2020-10-04T12:47:00Z"/>
              </w:rPr>
            </w:pPr>
            <w:ins w:id="3028" w:author="Megan Ball" w:date="2020-10-04T12:47:00Z">
              <w:r w:rsidRPr="00075A53">
                <w:t>***</w:t>
              </w:r>
            </w:ins>
          </w:p>
        </w:tc>
      </w:tr>
      <w:tr w:rsidR="00075A53" w:rsidRPr="00075A53" w14:paraId="28DB3B34" w14:textId="77777777" w:rsidTr="00075A53">
        <w:trPr>
          <w:cnfStyle w:val="000000100000" w:firstRow="0" w:lastRow="0" w:firstColumn="0" w:lastColumn="0" w:oddVBand="0" w:evenVBand="0" w:oddHBand="1" w:evenHBand="0" w:firstRowFirstColumn="0" w:firstRowLastColumn="0" w:lastRowFirstColumn="0" w:lastRowLastColumn="0"/>
          <w:trHeight w:val="300"/>
          <w:ins w:id="3029" w:author="Megan Ball" w:date="2020-10-04T12:47:00Z"/>
          <w:trPrChange w:id="30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031" w:author="Megan Ball" w:date="2020-10-04T12:48:00Z">
              <w:tcPr>
                <w:tcW w:w="5006" w:type="dxa"/>
                <w:noWrap/>
                <w:hideMark/>
              </w:tcPr>
            </w:tcPrChange>
          </w:tcPr>
          <w:p w14:paraId="6DFB0261"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032" w:author="Megan Ball" w:date="2020-10-04T12:47:00Z"/>
              </w:rPr>
            </w:pPr>
            <w:proofErr w:type="spellStart"/>
            <w:ins w:id="3033" w:author="Megan Ball" w:date="2020-10-04T12:47:00Z">
              <w:r w:rsidRPr="00075A53">
                <w:t>countryRomania</w:t>
              </w:r>
              <w:proofErr w:type="spellEnd"/>
            </w:ins>
          </w:p>
        </w:tc>
        <w:tc>
          <w:tcPr>
            <w:tcW w:w="1170" w:type="dxa"/>
            <w:noWrap/>
            <w:hideMark/>
            <w:tcPrChange w:id="3034" w:author="Megan Ball" w:date="2020-10-04T12:48:00Z">
              <w:tcPr>
                <w:tcW w:w="870" w:type="dxa"/>
                <w:noWrap/>
                <w:hideMark/>
              </w:tcPr>
            </w:tcPrChange>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35" w:author="Megan Ball" w:date="2020-10-04T12:47:00Z"/>
              </w:rPr>
            </w:pPr>
            <w:ins w:id="3036" w:author="Megan Ball" w:date="2020-10-04T12:47:00Z">
              <w:r w:rsidRPr="00075A53">
                <w:t>11.43616</w:t>
              </w:r>
            </w:ins>
          </w:p>
        </w:tc>
        <w:tc>
          <w:tcPr>
            <w:tcW w:w="1170" w:type="dxa"/>
            <w:noWrap/>
            <w:hideMark/>
            <w:tcPrChange w:id="3037" w:author="Megan Ball" w:date="2020-10-04T12:48:00Z">
              <w:tcPr>
                <w:tcW w:w="871" w:type="dxa"/>
                <w:noWrap/>
                <w:hideMark/>
              </w:tcPr>
            </w:tcPrChange>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38" w:author="Megan Ball" w:date="2020-10-04T12:47:00Z"/>
              </w:rPr>
            </w:pPr>
            <w:ins w:id="3039" w:author="Megan Ball" w:date="2020-10-04T12:47:00Z">
              <w:r w:rsidRPr="00075A53">
                <w:t>0.76574</w:t>
              </w:r>
            </w:ins>
          </w:p>
        </w:tc>
        <w:tc>
          <w:tcPr>
            <w:tcW w:w="1080" w:type="dxa"/>
            <w:noWrap/>
            <w:hideMark/>
            <w:tcPrChange w:id="3040" w:author="Megan Ball" w:date="2020-10-04T12:48:00Z">
              <w:tcPr>
                <w:tcW w:w="871" w:type="dxa"/>
                <w:noWrap/>
                <w:hideMark/>
              </w:tcPr>
            </w:tcPrChange>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41" w:author="Megan Ball" w:date="2020-10-04T12:47:00Z"/>
              </w:rPr>
            </w:pPr>
            <w:ins w:id="3042" w:author="Megan Ball" w:date="2020-10-04T12:47:00Z">
              <w:r w:rsidRPr="00075A53">
                <w:t>14.935</w:t>
              </w:r>
            </w:ins>
          </w:p>
        </w:tc>
        <w:tc>
          <w:tcPr>
            <w:tcW w:w="1170" w:type="dxa"/>
            <w:noWrap/>
            <w:hideMark/>
            <w:tcPrChange w:id="3043" w:author="Megan Ball" w:date="2020-10-04T12:48:00Z">
              <w:tcPr>
                <w:tcW w:w="871" w:type="dxa"/>
                <w:noWrap/>
                <w:hideMark/>
              </w:tcPr>
            </w:tcPrChange>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044" w:author="Megan Ball" w:date="2020-10-04T12:47:00Z"/>
              </w:rPr>
            </w:pPr>
            <w:ins w:id="3045" w:author="Megan Ball" w:date="2020-10-04T12:47:00Z">
              <w:r w:rsidRPr="00075A53">
                <w:t>&lt; 2e-16</w:t>
              </w:r>
            </w:ins>
          </w:p>
        </w:tc>
        <w:tc>
          <w:tcPr>
            <w:tcW w:w="1206" w:type="dxa"/>
            <w:noWrap/>
            <w:hideMark/>
            <w:tcPrChange w:id="3046" w:author="Megan Ball" w:date="2020-10-04T12:48:00Z">
              <w:tcPr>
                <w:tcW w:w="871" w:type="dxa"/>
                <w:noWrap/>
                <w:hideMark/>
              </w:tcPr>
            </w:tcPrChange>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047" w:author="Megan Ball" w:date="2020-10-04T12:47:00Z"/>
              </w:rPr>
            </w:pPr>
            <w:ins w:id="3048" w:author="Megan Ball" w:date="2020-10-04T12:47:00Z">
              <w:r w:rsidRPr="00075A53">
                <w:t>***</w:t>
              </w:r>
            </w:ins>
          </w:p>
        </w:tc>
      </w:tr>
      <w:tr w:rsidR="00075A53" w:rsidRPr="00075A53" w14:paraId="5E20BF60" w14:textId="77777777" w:rsidTr="00075A53">
        <w:trPr>
          <w:trHeight w:val="300"/>
          <w:ins w:id="3049" w:author="Megan Ball" w:date="2020-10-04T12:47:00Z"/>
          <w:trPrChange w:id="30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051" w:author="Megan Ball" w:date="2020-10-04T12:48:00Z">
              <w:tcPr>
                <w:tcW w:w="5006" w:type="dxa"/>
                <w:noWrap/>
                <w:hideMark/>
              </w:tcPr>
            </w:tcPrChange>
          </w:tcPr>
          <w:p w14:paraId="7D7B01BE" w14:textId="77777777" w:rsidR="00075A53" w:rsidRPr="00075A53" w:rsidRDefault="00075A53">
            <w:pPr>
              <w:rPr>
                <w:ins w:id="3052" w:author="Megan Ball" w:date="2020-10-04T12:47:00Z"/>
              </w:rPr>
            </w:pPr>
            <w:proofErr w:type="spellStart"/>
            <w:ins w:id="3053" w:author="Megan Ball" w:date="2020-10-04T12:47:00Z">
              <w:r w:rsidRPr="00075A53">
                <w:t>countryRussian</w:t>
              </w:r>
              <w:proofErr w:type="spellEnd"/>
              <w:r w:rsidRPr="00075A53">
                <w:t xml:space="preserve"> Federation</w:t>
              </w:r>
            </w:ins>
          </w:p>
        </w:tc>
        <w:tc>
          <w:tcPr>
            <w:tcW w:w="1170" w:type="dxa"/>
            <w:noWrap/>
            <w:hideMark/>
            <w:tcPrChange w:id="3054" w:author="Megan Ball" w:date="2020-10-04T12:48:00Z">
              <w:tcPr>
                <w:tcW w:w="870" w:type="dxa"/>
                <w:noWrap/>
                <w:hideMark/>
              </w:tcPr>
            </w:tcPrChange>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55" w:author="Megan Ball" w:date="2020-10-04T12:47:00Z"/>
              </w:rPr>
            </w:pPr>
            <w:ins w:id="3056" w:author="Megan Ball" w:date="2020-10-04T12:47:00Z">
              <w:r w:rsidRPr="00075A53">
                <w:t>5.33544</w:t>
              </w:r>
            </w:ins>
          </w:p>
        </w:tc>
        <w:tc>
          <w:tcPr>
            <w:tcW w:w="1170" w:type="dxa"/>
            <w:noWrap/>
            <w:hideMark/>
            <w:tcPrChange w:id="3057" w:author="Megan Ball" w:date="2020-10-04T12:48:00Z">
              <w:tcPr>
                <w:tcW w:w="871" w:type="dxa"/>
                <w:noWrap/>
                <w:hideMark/>
              </w:tcPr>
            </w:tcPrChange>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58" w:author="Megan Ball" w:date="2020-10-04T12:47:00Z"/>
              </w:rPr>
            </w:pPr>
            <w:ins w:id="3059" w:author="Megan Ball" w:date="2020-10-04T12:47:00Z">
              <w:r w:rsidRPr="00075A53">
                <w:t>0.76453</w:t>
              </w:r>
            </w:ins>
          </w:p>
        </w:tc>
        <w:tc>
          <w:tcPr>
            <w:tcW w:w="1080" w:type="dxa"/>
            <w:noWrap/>
            <w:hideMark/>
            <w:tcPrChange w:id="3060" w:author="Megan Ball" w:date="2020-10-04T12:48:00Z">
              <w:tcPr>
                <w:tcW w:w="871" w:type="dxa"/>
                <w:noWrap/>
                <w:hideMark/>
              </w:tcPr>
            </w:tcPrChange>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61" w:author="Megan Ball" w:date="2020-10-04T12:47:00Z"/>
              </w:rPr>
            </w:pPr>
            <w:ins w:id="3062" w:author="Megan Ball" w:date="2020-10-04T12:47:00Z">
              <w:r w:rsidRPr="00075A53">
                <w:t>6.979</w:t>
              </w:r>
            </w:ins>
          </w:p>
        </w:tc>
        <w:tc>
          <w:tcPr>
            <w:tcW w:w="1170" w:type="dxa"/>
            <w:noWrap/>
            <w:hideMark/>
            <w:tcPrChange w:id="3063" w:author="Megan Ball" w:date="2020-10-04T12:48:00Z">
              <w:tcPr>
                <w:tcW w:w="871" w:type="dxa"/>
                <w:noWrap/>
                <w:hideMark/>
              </w:tcPr>
            </w:tcPrChange>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64" w:author="Megan Ball" w:date="2020-10-04T12:47:00Z"/>
              </w:rPr>
            </w:pPr>
            <w:ins w:id="3065" w:author="Megan Ball" w:date="2020-10-04T12:47:00Z">
              <w:r w:rsidRPr="00075A53">
                <w:t>3.72E-12</w:t>
              </w:r>
            </w:ins>
          </w:p>
        </w:tc>
        <w:tc>
          <w:tcPr>
            <w:tcW w:w="1206" w:type="dxa"/>
            <w:noWrap/>
            <w:hideMark/>
            <w:tcPrChange w:id="3066" w:author="Megan Ball" w:date="2020-10-04T12:48:00Z">
              <w:tcPr>
                <w:tcW w:w="871" w:type="dxa"/>
                <w:noWrap/>
                <w:hideMark/>
              </w:tcPr>
            </w:tcPrChange>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067" w:author="Megan Ball" w:date="2020-10-04T12:47:00Z"/>
              </w:rPr>
            </w:pPr>
            <w:ins w:id="3068" w:author="Megan Ball" w:date="2020-10-04T12:47:00Z">
              <w:r w:rsidRPr="00075A53">
                <w:t>***</w:t>
              </w:r>
            </w:ins>
          </w:p>
        </w:tc>
      </w:tr>
      <w:tr w:rsidR="00075A53" w:rsidRPr="00075A53" w14:paraId="44DB9476" w14:textId="77777777" w:rsidTr="00075A53">
        <w:trPr>
          <w:cnfStyle w:val="000000100000" w:firstRow="0" w:lastRow="0" w:firstColumn="0" w:lastColumn="0" w:oddVBand="0" w:evenVBand="0" w:oddHBand="1" w:evenHBand="0" w:firstRowFirstColumn="0" w:firstRowLastColumn="0" w:lastRowFirstColumn="0" w:lastRowLastColumn="0"/>
          <w:trHeight w:val="300"/>
          <w:ins w:id="3069" w:author="Megan Ball" w:date="2020-10-04T12:47:00Z"/>
          <w:trPrChange w:id="30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071" w:author="Megan Ball" w:date="2020-10-04T12:48:00Z">
              <w:tcPr>
                <w:tcW w:w="5006" w:type="dxa"/>
                <w:noWrap/>
                <w:hideMark/>
              </w:tcPr>
            </w:tcPrChange>
          </w:tcPr>
          <w:p w14:paraId="295AC06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072" w:author="Megan Ball" w:date="2020-10-04T12:47:00Z"/>
              </w:rPr>
            </w:pPr>
            <w:proofErr w:type="spellStart"/>
            <w:ins w:id="3073" w:author="Megan Ball" w:date="2020-10-04T12:47:00Z">
              <w:r w:rsidRPr="00075A53">
                <w:t>countryRwanda</w:t>
              </w:r>
              <w:proofErr w:type="spellEnd"/>
            </w:ins>
          </w:p>
        </w:tc>
        <w:tc>
          <w:tcPr>
            <w:tcW w:w="1170" w:type="dxa"/>
            <w:noWrap/>
            <w:hideMark/>
            <w:tcPrChange w:id="3074" w:author="Megan Ball" w:date="2020-10-04T12:48:00Z">
              <w:tcPr>
                <w:tcW w:w="870" w:type="dxa"/>
                <w:noWrap/>
                <w:hideMark/>
              </w:tcPr>
            </w:tcPrChange>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75" w:author="Megan Ball" w:date="2020-10-04T12:47:00Z"/>
              </w:rPr>
            </w:pPr>
            <w:ins w:id="3076" w:author="Megan Ball" w:date="2020-10-04T12:47:00Z">
              <w:r w:rsidRPr="00075A53">
                <w:t>2.42639</w:t>
              </w:r>
            </w:ins>
          </w:p>
        </w:tc>
        <w:tc>
          <w:tcPr>
            <w:tcW w:w="1170" w:type="dxa"/>
            <w:noWrap/>
            <w:hideMark/>
            <w:tcPrChange w:id="3077" w:author="Megan Ball" w:date="2020-10-04T12:48:00Z">
              <w:tcPr>
                <w:tcW w:w="871" w:type="dxa"/>
                <w:noWrap/>
                <w:hideMark/>
              </w:tcPr>
            </w:tcPrChange>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78" w:author="Megan Ball" w:date="2020-10-04T12:47:00Z"/>
              </w:rPr>
            </w:pPr>
            <w:ins w:id="3079" w:author="Megan Ball" w:date="2020-10-04T12:47:00Z">
              <w:r w:rsidRPr="00075A53">
                <w:t>0.7458</w:t>
              </w:r>
            </w:ins>
          </w:p>
        </w:tc>
        <w:tc>
          <w:tcPr>
            <w:tcW w:w="1080" w:type="dxa"/>
            <w:noWrap/>
            <w:hideMark/>
            <w:tcPrChange w:id="3080" w:author="Megan Ball" w:date="2020-10-04T12:48:00Z">
              <w:tcPr>
                <w:tcW w:w="871" w:type="dxa"/>
                <w:noWrap/>
                <w:hideMark/>
              </w:tcPr>
            </w:tcPrChange>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81" w:author="Megan Ball" w:date="2020-10-04T12:47:00Z"/>
              </w:rPr>
            </w:pPr>
            <w:ins w:id="3082" w:author="Megan Ball" w:date="2020-10-04T12:47:00Z">
              <w:r w:rsidRPr="00075A53">
                <w:t>3.253</w:t>
              </w:r>
            </w:ins>
          </w:p>
        </w:tc>
        <w:tc>
          <w:tcPr>
            <w:tcW w:w="1170" w:type="dxa"/>
            <w:noWrap/>
            <w:hideMark/>
            <w:tcPrChange w:id="3083" w:author="Megan Ball" w:date="2020-10-04T12:48:00Z">
              <w:tcPr>
                <w:tcW w:w="871" w:type="dxa"/>
                <w:noWrap/>
                <w:hideMark/>
              </w:tcPr>
            </w:tcPrChange>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084" w:author="Megan Ball" w:date="2020-10-04T12:47:00Z"/>
              </w:rPr>
            </w:pPr>
            <w:ins w:id="3085" w:author="Megan Ball" w:date="2020-10-04T12:47:00Z">
              <w:r w:rsidRPr="00075A53">
                <w:t>0.001154</w:t>
              </w:r>
            </w:ins>
          </w:p>
        </w:tc>
        <w:tc>
          <w:tcPr>
            <w:tcW w:w="1206" w:type="dxa"/>
            <w:noWrap/>
            <w:hideMark/>
            <w:tcPrChange w:id="3086" w:author="Megan Ball" w:date="2020-10-04T12:48:00Z">
              <w:tcPr>
                <w:tcW w:w="871" w:type="dxa"/>
                <w:noWrap/>
                <w:hideMark/>
              </w:tcPr>
            </w:tcPrChange>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087" w:author="Megan Ball" w:date="2020-10-04T12:47:00Z"/>
              </w:rPr>
            </w:pPr>
            <w:ins w:id="3088" w:author="Megan Ball" w:date="2020-10-04T12:47:00Z">
              <w:r w:rsidRPr="00075A53">
                <w:t>**</w:t>
              </w:r>
            </w:ins>
          </w:p>
        </w:tc>
      </w:tr>
      <w:tr w:rsidR="00075A53" w:rsidRPr="00075A53" w14:paraId="4FFB41B0" w14:textId="77777777" w:rsidTr="00075A53">
        <w:trPr>
          <w:trHeight w:val="300"/>
          <w:ins w:id="3089" w:author="Megan Ball" w:date="2020-10-04T12:47:00Z"/>
          <w:trPrChange w:id="30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091" w:author="Megan Ball" w:date="2020-10-04T12:48:00Z">
              <w:tcPr>
                <w:tcW w:w="5006" w:type="dxa"/>
                <w:noWrap/>
                <w:hideMark/>
              </w:tcPr>
            </w:tcPrChange>
          </w:tcPr>
          <w:p w14:paraId="36DB42E4" w14:textId="77777777" w:rsidR="00075A53" w:rsidRPr="00075A53" w:rsidRDefault="00075A53">
            <w:pPr>
              <w:rPr>
                <w:ins w:id="3092" w:author="Megan Ball" w:date="2020-10-04T12:47:00Z"/>
              </w:rPr>
            </w:pPr>
            <w:proofErr w:type="spellStart"/>
            <w:ins w:id="3093" w:author="Megan Ball" w:date="2020-10-04T12:47:00Z">
              <w:r w:rsidRPr="00075A53">
                <w:t>countrySaint</w:t>
              </w:r>
              <w:proofErr w:type="spellEnd"/>
              <w:r w:rsidRPr="00075A53">
                <w:t xml:space="preserve"> Lucia</w:t>
              </w:r>
            </w:ins>
          </w:p>
        </w:tc>
        <w:tc>
          <w:tcPr>
            <w:tcW w:w="1170" w:type="dxa"/>
            <w:noWrap/>
            <w:hideMark/>
            <w:tcPrChange w:id="3094" w:author="Megan Ball" w:date="2020-10-04T12:48:00Z">
              <w:tcPr>
                <w:tcW w:w="870" w:type="dxa"/>
                <w:noWrap/>
                <w:hideMark/>
              </w:tcPr>
            </w:tcPrChange>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95" w:author="Megan Ball" w:date="2020-10-04T12:47:00Z"/>
              </w:rPr>
            </w:pPr>
            <w:ins w:id="3096" w:author="Megan Ball" w:date="2020-10-04T12:47:00Z">
              <w:r w:rsidRPr="00075A53">
                <w:t>12.01418</w:t>
              </w:r>
            </w:ins>
          </w:p>
        </w:tc>
        <w:tc>
          <w:tcPr>
            <w:tcW w:w="1170" w:type="dxa"/>
            <w:noWrap/>
            <w:hideMark/>
            <w:tcPrChange w:id="3097" w:author="Megan Ball" w:date="2020-10-04T12:48:00Z">
              <w:tcPr>
                <w:tcW w:w="871" w:type="dxa"/>
                <w:noWrap/>
                <w:hideMark/>
              </w:tcPr>
            </w:tcPrChange>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098" w:author="Megan Ball" w:date="2020-10-04T12:47:00Z"/>
              </w:rPr>
            </w:pPr>
            <w:ins w:id="3099" w:author="Megan Ball" w:date="2020-10-04T12:47:00Z">
              <w:r w:rsidRPr="00075A53">
                <w:t>0.75619</w:t>
              </w:r>
            </w:ins>
          </w:p>
        </w:tc>
        <w:tc>
          <w:tcPr>
            <w:tcW w:w="1080" w:type="dxa"/>
            <w:noWrap/>
            <w:hideMark/>
            <w:tcPrChange w:id="3100" w:author="Megan Ball" w:date="2020-10-04T12:48:00Z">
              <w:tcPr>
                <w:tcW w:w="871" w:type="dxa"/>
                <w:noWrap/>
                <w:hideMark/>
              </w:tcPr>
            </w:tcPrChange>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01" w:author="Megan Ball" w:date="2020-10-04T12:47:00Z"/>
              </w:rPr>
            </w:pPr>
            <w:ins w:id="3102" w:author="Megan Ball" w:date="2020-10-04T12:47:00Z">
              <w:r w:rsidRPr="00075A53">
                <w:t>15.888</w:t>
              </w:r>
            </w:ins>
          </w:p>
        </w:tc>
        <w:tc>
          <w:tcPr>
            <w:tcW w:w="1170" w:type="dxa"/>
            <w:noWrap/>
            <w:hideMark/>
            <w:tcPrChange w:id="3103" w:author="Megan Ball" w:date="2020-10-04T12:48:00Z">
              <w:tcPr>
                <w:tcW w:w="871" w:type="dxa"/>
                <w:noWrap/>
                <w:hideMark/>
              </w:tcPr>
            </w:tcPrChange>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04" w:author="Megan Ball" w:date="2020-10-04T12:47:00Z"/>
              </w:rPr>
            </w:pPr>
            <w:ins w:id="3105" w:author="Megan Ball" w:date="2020-10-04T12:47:00Z">
              <w:r w:rsidRPr="00075A53">
                <w:t>&lt; 2e-16</w:t>
              </w:r>
            </w:ins>
          </w:p>
        </w:tc>
        <w:tc>
          <w:tcPr>
            <w:tcW w:w="1206" w:type="dxa"/>
            <w:noWrap/>
            <w:hideMark/>
            <w:tcPrChange w:id="3106" w:author="Megan Ball" w:date="2020-10-04T12:48:00Z">
              <w:tcPr>
                <w:tcW w:w="871" w:type="dxa"/>
                <w:noWrap/>
                <w:hideMark/>
              </w:tcPr>
            </w:tcPrChange>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07" w:author="Megan Ball" w:date="2020-10-04T12:47:00Z"/>
              </w:rPr>
            </w:pPr>
            <w:ins w:id="3108" w:author="Megan Ball" w:date="2020-10-04T12:47:00Z">
              <w:r w:rsidRPr="00075A53">
                <w:t>***</w:t>
              </w:r>
            </w:ins>
          </w:p>
        </w:tc>
      </w:tr>
      <w:tr w:rsidR="00075A53" w:rsidRPr="00075A53" w14:paraId="5CB804AF" w14:textId="77777777" w:rsidTr="00075A53">
        <w:trPr>
          <w:cnfStyle w:val="000000100000" w:firstRow="0" w:lastRow="0" w:firstColumn="0" w:lastColumn="0" w:oddVBand="0" w:evenVBand="0" w:oddHBand="1" w:evenHBand="0" w:firstRowFirstColumn="0" w:firstRowLastColumn="0" w:lastRowFirstColumn="0" w:lastRowLastColumn="0"/>
          <w:trHeight w:val="300"/>
          <w:ins w:id="3109" w:author="Megan Ball" w:date="2020-10-04T12:47:00Z"/>
          <w:trPrChange w:id="31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111" w:author="Megan Ball" w:date="2020-10-04T12:48:00Z">
              <w:tcPr>
                <w:tcW w:w="5006" w:type="dxa"/>
                <w:noWrap/>
                <w:hideMark/>
              </w:tcPr>
            </w:tcPrChange>
          </w:tcPr>
          <w:p w14:paraId="7513D65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112" w:author="Megan Ball" w:date="2020-10-04T12:47:00Z"/>
              </w:rPr>
            </w:pPr>
            <w:proofErr w:type="spellStart"/>
            <w:ins w:id="3113" w:author="Megan Ball" w:date="2020-10-04T12:47:00Z">
              <w:r w:rsidRPr="00075A53">
                <w:t>countrySaint</w:t>
              </w:r>
              <w:proofErr w:type="spellEnd"/>
              <w:r w:rsidRPr="00075A53">
                <w:t xml:space="preserve"> Vincent and the Grenadines</w:t>
              </w:r>
            </w:ins>
          </w:p>
        </w:tc>
        <w:tc>
          <w:tcPr>
            <w:tcW w:w="1170" w:type="dxa"/>
            <w:noWrap/>
            <w:hideMark/>
            <w:tcPrChange w:id="3114" w:author="Megan Ball" w:date="2020-10-04T12:48:00Z">
              <w:tcPr>
                <w:tcW w:w="870" w:type="dxa"/>
                <w:noWrap/>
                <w:hideMark/>
              </w:tcPr>
            </w:tcPrChange>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15" w:author="Megan Ball" w:date="2020-10-04T12:47:00Z"/>
              </w:rPr>
            </w:pPr>
            <w:ins w:id="3116" w:author="Megan Ball" w:date="2020-10-04T12:47:00Z">
              <w:r w:rsidRPr="00075A53">
                <w:t>11.67663</w:t>
              </w:r>
            </w:ins>
          </w:p>
        </w:tc>
        <w:tc>
          <w:tcPr>
            <w:tcW w:w="1170" w:type="dxa"/>
            <w:noWrap/>
            <w:hideMark/>
            <w:tcPrChange w:id="3117" w:author="Megan Ball" w:date="2020-10-04T12:48:00Z">
              <w:tcPr>
                <w:tcW w:w="871" w:type="dxa"/>
                <w:noWrap/>
                <w:hideMark/>
              </w:tcPr>
            </w:tcPrChange>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18" w:author="Megan Ball" w:date="2020-10-04T12:47:00Z"/>
              </w:rPr>
            </w:pPr>
            <w:ins w:id="3119" w:author="Megan Ball" w:date="2020-10-04T12:47:00Z">
              <w:r w:rsidRPr="00075A53">
                <w:t>0.75936</w:t>
              </w:r>
            </w:ins>
          </w:p>
        </w:tc>
        <w:tc>
          <w:tcPr>
            <w:tcW w:w="1080" w:type="dxa"/>
            <w:noWrap/>
            <w:hideMark/>
            <w:tcPrChange w:id="3120" w:author="Megan Ball" w:date="2020-10-04T12:48:00Z">
              <w:tcPr>
                <w:tcW w:w="871" w:type="dxa"/>
                <w:noWrap/>
                <w:hideMark/>
              </w:tcPr>
            </w:tcPrChange>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21" w:author="Megan Ball" w:date="2020-10-04T12:47:00Z"/>
              </w:rPr>
            </w:pPr>
            <w:ins w:id="3122" w:author="Megan Ball" w:date="2020-10-04T12:47:00Z">
              <w:r w:rsidRPr="00075A53">
                <w:t>15.377</w:t>
              </w:r>
            </w:ins>
          </w:p>
        </w:tc>
        <w:tc>
          <w:tcPr>
            <w:tcW w:w="1170" w:type="dxa"/>
            <w:noWrap/>
            <w:hideMark/>
            <w:tcPrChange w:id="3123" w:author="Megan Ball" w:date="2020-10-04T12:48:00Z">
              <w:tcPr>
                <w:tcW w:w="871" w:type="dxa"/>
                <w:noWrap/>
                <w:hideMark/>
              </w:tcPr>
            </w:tcPrChange>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124" w:author="Megan Ball" w:date="2020-10-04T12:47:00Z"/>
              </w:rPr>
            </w:pPr>
            <w:ins w:id="3125" w:author="Megan Ball" w:date="2020-10-04T12:47:00Z">
              <w:r w:rsidRPr="00075A53">
                <w:t>&lt; 2e-16</w:t>
              </w:r>
            </w:ins>
          </w:p>
        </w:tc>
        <w:tc>
          <w:tcPr>
            <w:tcW w:w="1206" w:type="dxa"/>
            <w:noWrap/>
            <w:hideMark/>
            <w:tcPrChange w:id="3126" w:author="Megan Ball" w:date="2020-10-04T12:48:00Z">
              <w:tcPr>
                <w:tcW w:w="871" w:type="dxa"/>
                <w:noWrap/>
                <w:hideMark/>
              </w:tcPr>
            </w:tcPrChange>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127" w:author="Megan Ball" w:date="2020-10-04T12:47:00Z"/>
              </w:rPr>
            </w:pPr>
            <w:ins w:id="3128" w:author="Megan Ball" w:date="2020-10-04T12:47:00Z">
              <w:r w:rsidRPr="00075A53">
                <w:t>***</w:t>
              </w:r>
            </w:ins>
          </w:p>
        </w:tc>
      </w:tr>
      <w:tr w:rsidR="00075A53" w:rsidRPr="00075A53" w14:paraId="78020B55" w14:textId="77777777" w:rsidTr="00075A53">
        <w:trPr>
          <w:trHeight w:val="300"/>
          <w:ins w:id="3129" w:author="Megan Ball" w:date="2020-10-04T12:47:00Z"/>
          <w:trPrChange w:id="31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131" w:author="Megan Ball" w:date="2020-10-04T12:48:00Z">
              <w:tcPr>
                <w:tcW w:w="5006" w:type="dxa"/>
                <w:noWrap/>
                <w:hideMark/>
              </w:tcPr>
            </w:tcPrChange>
          </w:tcPr>
          <w:p w14:paraId="1A988757" w14:textId="77777777" w:rsidR="00075A53" w:rsidRPr="00075A53" w:rsidRDefault="00075A53">
            <w:pPr>
              <w:rPr>
                <w:ins w:id="3132" w:author="Megan Ball" w:date="2020-10-04T12:47:00Z"/>
              </w:rPr>
            </w:pPr>
            <w:proofErr w:type="spellStart"/>
            <w:ins w:id="3133" w:author="Megan Ball" w:date="2020-10-04T12:47:00Z">
              <w:r w:rsidRPr="00075A53">
                <w:t>countrySamoa</w:t>
              </w:r>
              <w:proofErr w:type="spellEnd"/>
            </w:ins>
          </w:p>
        </w:tc>
        <w:tc>
          <w:tcPr>
            <w:tcW w:w="1170" w:type="dxa"/>
            <w:noWrap/>
            <w:hideMark/>
            <w:tcPrChange w:id="3134" w:author="Megan Ball" w:date="2020-10-04T12:48:00Z">
              <w:tcPr>
                <w:tcW w:w="870" w:type="dxa"/>
                <w:noWrap/>
                <w:hideMark/>
              </w:tcPr>
            </w:tcPrChange>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35" w:author="Megan Ball" w:date="2020-10-04T12:47:00Z"/>
              </w:rPr>
            </w:pPr>
            <w:ins w:id="3136" w:author="Megan Ball" w:date="2020-10-04T12:47:00Z">
              <w:r w:rsidRPr="00075A53">
                <w:t>12.01276</w:t>
              </w:r>
            </w:ins>
          </w:p>
        </w:tc>
        <w:tc>
          <w:tcPr>
            <w:tcW w:w="1170" w:type="dxa"/>
            <w:noWrap/>
            <w:hideMark/>
            <w:tcPrChange w:id="3137" w:author="Megan Ball" w:date="2020-10-04T12:48:00Z">
              <w:tcPr>
                <w:tcW w:w="871" w:type="dxa"/>
                <w:noWrap/>
                <w:hideMark/>
              </w:tcPr>
            </w:tcPrChange>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38" w:author="Megan Ball" w:date="2020-10-04T12:47:00Z"/>
              </w:rPr>
            </w:pPr>
            <w:ins w:id="3139" w:author="Megan Ball" w:date="2020-10-04T12:47:00Z">
              <w:r w:rsidRPr="00075A53">
                <w:t>0.75595</w:t>
              </w:r>
            </w:ins>
          </w:p>
        </w:tc>
        <w:tc>
          <w:tcPr>
            <w:tcW w:w="1080" w:type="dxa"/>
            <w:noWrap/>
            <w:hideMark/>
            <w:tcPrChange w:id="3140" w:author="Megan Ball" w:date="2020-10-04T12:48:00Z">
              <w:tcPr>
                <w:tcW w:w="871" w:type="dxa"/>
                <w:noWrap/>
                <w:hideMark/>
              </w:tcPr>
            </w:tcPrChange>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41" w:author="Megan Ball" w:date="2020-10-04T12:47:00Z"/>
              </w:rPr>
            </w:pPr>
            <w:ins w:id="3142" w:author="Megan Ball" w:date="2020-10-04T12:47:00Z">
              <w:r w:rsidRPr="00075A53">
                <w:t>15.891</w:t>
              </w:r>
            </w:ins>
          </w:p>
        </w:tc>
        <w:tc>
          <w:tcPr>
            <w:tcW w:w="1170" w:type="dxa"/>
            <w:noWrap/>
            <w:hideMark/>
            <w:tcPrChange w:id="3143" w:author="Megan Ball" w:date="2020-10-04T12:48:00Z">
              <w:tcPr>
                <w:tcW w:w="871" w:type="dxa"/>
                <w:noWrap/>
                <w:hideMark/>
              </w:tcPr>
            </w:tcPrChange>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44" w:author="Megan Ball" w:date="2020-10-04T12:47:00Z"/>
              </w:rPr>
            </w:pPr>
            <w:ins w:id="3145" w:author="Megan Ball" w:date="2020-10-04T12:47:00Z">
              <w:r w:rsidRPr="00075A53">
                <w:t>&lt; 2e-16</w:t>
              </w:r>
            </w:ins>
          </w:p>
        </w:tc>
        <w:tc>
          <w:tcPr>
            <w:tcW w:w="1206" w:type="dxa"/>
            <w:noWrap/>
            <w:hideMark/>
            <w:tcPrChange w:id="3146" w:author="Megan Ball" w:date="2020-10-04T12:48:00Z">
              <w:tcPr>
                <w:tcW w:w="871" w:type="dxa"/>
                <w:noWrap/>
                <w:hideMark/>
              </w:tcPr>
            </w:tcPrChange>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47" w:author="Megan Ball" w:date="2020-10-04T12:47:00Z"/>
              </w:rPr>
            </w:pPr>
            <w:ins w:id="3148" w:author="Megan Ball" w:date="2020-10-04T12:47:00Z">
              <w:r w:rsidRPr="00075A53">
                <w:t>***</w:t>
              </w:r>
            </w:ins>
          </w:p>
        </w:tc>
      </w:tr>
      <w:tr w:rsidR="00075A53" w:rsidRPr="00075A53" w14:paraId="35084D77" w14:textId="77777777" w:rsidTr="00075A53">
        <w:trPr>
          <w:cnfStyle w:val="000000100000" w:firstRow="0" w:lastRow="0" w:firstColumn="0" w:lastColumn="0" w:oddVBand="0" w:evenVBand="0" w:oddHBand="1" w:evenHBand="0" w:firstRowFirstColumn="0" w:firstRowLastColumn="0" w:lastRowFirstColumn="0" w:lastRowLastColumn="0"/>
          <w:trHeight w:val="300"/>
          <w:ins w:id="3149" w:author="Megan Ball" w:date="2020-10-04T12:47:00Z"/>
          <w:trPrChange w:id="31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151" w:author="Megan Ball" w:date="2020-10-04T12:48:00Z">
              <w:tcPr>
                <w:tcW w:w="5006" w:type="dxa"/>
                <w:noWrap/>
                <w:hideMark/>
              </w:tcPr>
            </w:tcPrChange>
          </w:tcPr>
          <w:p w14:paraId="0179A26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152" w:author="Megan Ball" w:date="2020-10-04T12:47:00Z"/>
              </w:rPr>
            </w:pPr>
            <w:proofErr w:type="spellStart"/>
            <w:ins w:id="3153" w:author="Megan Ball" w:date="2020-10-04T12:47:00Z">
              <w:r w:rsidRPr="00075A53">
                <w:t>countrySao</w:t>
              </w:r>
              <w:proofErr w:type="spellEnd"/>
              <w:r w:rsidRPr="00075A53">
                <w:t xml:space="preserve"> Tome and Principe</w:t>
              </w:r>
            </w:ins>
          </w:p>
        </w:tc>
        <w:tc>
          <w:tcPr>
            <w:tcW w:w="1170" w:type="dxa"/>
            <w:noWrap/>
            <w:hideMark/>
            <w:tcPrChange w:id="3154" w:author="Megan Ball" w:date="2020-10-04T12:48:00Z">
              <w:tcPr>
                <w:tcW w:w="870" w:type="dxa"/>
                <w:noWrap/>
                <w:hideMark/>
              </w:tcPr>
            </w:tcPrChange>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55" w:author="Megan Ball" w:date="2020-10-04T12:47:00Z"/>
              </w:rPr>
            </w:pPr>
            <w:ins w:id="3156" w:author="Megan Ball" w:date="2020-10-04T12:47:00Z">
              <w:r w:rsidRPr="00075A53">
                <w:t>5.81372</w:t>
              </w:r>
            </w:ins>
          </w:p>
        </w:tc>
        <w:tc>
          <w:tcPr>
            <w:tcW w:w="1170" w:type="dxa"/>
            <w:noWrap/>
            <w:hideMark/>
            <w:tcPrChange w:id="3157" w:author="Megan Ball" w:date="2020-10-04T12:48:00Z">
              <w:tcPr>
                <w:tcW w:w="871" w:type="dxa"/>
                <w:noWrap/>
                <w:hideMark/>
              </w:tcPr>
            </w:tcPrChange>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58" w:author="Megan Ball" w:date="2020-10-04T12:47:00Z"/>
              </w:rPr>
            </w:pPr>
            <w:ins w:id="3159" w:author="Megan Ball" w:date="2020-10-04T12:47:00Z">
              <w:r w:rsidRPr="00075A53">
                <w:t>0.74456</w:t>
              </w:r>
            </w:ins>
          </w:p>
        </w:tc>
        <w:tc>
          <w:tcPr>
            <w:tcW w:w="1080" w:type="dxa"/>
            <w:noWrap/>
            <w:hideMark/>
            <w:tcPrChange w:id="3160" w:author="Megan Ball" w:date="2020-10-04T12:48:00Z">
              <w:tcPr>
                <w:tcW w:w="871" w:type="dxa"/>
                <w:noWrap/>
                <w:hideMark/>
              </w:tcPr>
            </w:tcPrChange>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61" w:author="Megan Ball" w:date="2020-10-04T12:47:00Z"/>
              </w:rPr>
            </w:pPr>
            <w:ins w:id="3162" w:author="Megan Ball" w:date="2020-10-04T12:47:00Z">
              <w:r w:rsidRPr="00075A53">
                <w:t>7.808</w:t>
              </w:r>
            </w:ins>
          </w:p>
        </w:tc>
        <w:tc>
          <w:tcPr>
            <w:tcW w:w="1170" w:type="dxa"/>
            <w:noWrap/>
            <w:hideMark/>
            <w:tcPrChange w:id="3163" w:author="Megan Ball" w:date="2020-10-04T12:48:00Z">
              <w:tcPr>
                <w:tcW w:w="871" w:type="dxa"/>
                <w:noWrap/>
                <w:hideMark/>
              </w:tcPr>
            </w:tcPrChange>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64" w:author="Megan Ball" w:date="2020-10-04T12:47:00Z"/>
              </w:rPr>
            </w:pPr>
            <w:ins w:id="3165" w:author="Megan Ball" w:date="2020-10-04T12:47:00Z">
              <w:r w:rsidRPr="00075A53">
                <w:t>8.19E-15</w:t>
              </w:r>
            </w:ins>
          </w:p>
        </w:tc>
        <w:tc>
          <w:tcPr>
            <w:tcW w:w="1206" w:type="dxa"/>
            <w:noWrap/>
            <w:hideMark/>
            <w:tcPrChange w:id="3166" w:author="Megan Ball" w:date="2020-10-04T12:48:00Z">
              <w:tcPr>
                <w:tcW w:w="871" w:type="dxa"/>
                <w:noWrap/>
                <w:hideMark/>
              </w:tcPr>
            </w:tcPrChange>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167" w:author="Megan Ball" w:date="2020-10-04T12:47:00Z"/>
              </w:rPr>
            </w:pPr>
            <w:ins w:id="3168" w:author="Megan Ball" w:date="2020-10-04T12:47:00Z">
              <w:r w:rsidRPr="00075A53">
                <w:t>***</w:t>
              </w:r>
            </w:ins>
          </w:p>
        </w:tc>
      </w:tr>
      <w:tr w:rsidR="00075A53" w:rsidRPr="00075A53" w14:paraId="797D21A8" w14:textId="77777777" w:rsidTr="00075A53">
        <w:trPr>
          <w:trHeight w:val="300"/>
          <w:ins w:id="3169" w:author="Megan Ball" w:date="2020-10-04T12:47:00Z"/>
          <w:trPrChange w:id="31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171" w:author="Megan Ball" w:date="2020-10-04T12:48:00Z">
              <w:tcPr>
                <w:tcW w:w="5006" w:type="dxa"/>
                <w:noWrap/>
                <w:hideMark/>
              </w:tcPr>
            </w:tcPrChange>
          </w:tcPr>
          <w:p w14:paraId="1A90909F" w14:textId="77777777" w:rsidR="00075A53" w:rsidRPr="00075A53" w:rsidRDefault="00075A53">
            <w:pPr>
              <w:rPr>
                <w:ins w:id="3172" w:author="Megan Ball" w:date="2020-10-04T12:47:00Z"/>
              </w:rPr>
            </w:pPr>
            <w:proofErr w:type="spellStart"/>
            <w:ins w:id="3173" w:author="Megan Ball" w:date="2020-10-04T12:47:00Z">
              <w:r w:rsidRPr="00075A53">
                <w:t>countrySaudi</w:t>
              </w:r>
              <w:proofErr w:type="spellEnd"/>
              <w:r w:rsidRPr="00075A53">
                <w:t xml:space="preserve"> Arabia</w:t>
              </w:r>
            </w:ins>
          </w:p>
        </w:tc>
        <w:tc>
          <w:tcPr>
            <w:tcW w:w="1170" w:type="dxa"/>
            <w:noWrap/>
            <w:hideMark/>
            <w:tcPrChange w:id="3174" w:author="Megan Ball" w:date="2020-10-04T12:48:00Z">
              <w:tcPr>
                <w:tcW w:w="870" w:type="dxa"/>
                <w:noWrap/>
                <w:hideMark/>
              </w:tcPr>
            </w:tcPrChange>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75" w:author="Megan Ball" w:date="2020-10-04T12:47:00Z"/>
              </w:rPr>
            </w:pPr>
            <w:ins w:id="3176" w:author="Megan Ball" w:date="2020-10-04T12:47:00Z">
              <w:r w:rsidRPr="00075A53">
                <w:t>11.19463</w:t>
              </w:r>
            </w:ins>
          </w:p>
        </w:tc>
        <w:tc>
          <w:tcPr>
            <w:tcW w:w="1170" w:type="dxa"/>
            <w:noWrap/>
            <w:hideMark/>
            <w:tcPrChange w:id="3177" w:author="Megan Ball" w:date="2020-10-04T12:48:00Z">
              <w:tcPr>
                <w:tcW w:w="871" w:type="dxa"/>
                <w:noWrap/>
                <w:hideMark/>
              </w:tcPr>
            </w:tcPrChange>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78" w:author="Megan Ball" w:date="2020-10-04T12:47:00Z"/>
              </w:rPr>
            </w:pPr>
            <w:ins w:id="3179" w:author="Megan Ball" w:date="2020-10-04T12:47:00Z">
              <w:r w:rsidRPr="00075A53">
                <w:t>0.76215</w:t>
              </w:r>
            </w:ins>
          </w:p>
        </w:tc>
        <w:tc>
          <w:tcPr>
            <w:tcW w:w="1080" w:type="dxa"/>
            <w:noWrap/>
            <w:hideMark/>
            <w:tcPrChange w:id="3180" w:author="Megan Ball" w:date="2020-10-04T12:48:00Z">
              <w:tcPr>
                <w:tcW w:w="871" w:type="dxa"/>
                <w:noWrap/>
                <w:hideMark/>
              </w:tcPr>
            </w:tcPrChange>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181" w:author="Megan Ball" w:date="2020-10-04T12:47:00Z"/>
              </w:rPr>
            </w:pPr>
            <w:ins w:id="3182" w:author="Megan Ball" w:date="2020-10-04T12:47:00Z">
              <w:r w:rsidRPr="00075A53">
                <w:t>14.688</w:t>
              </w:r>
            </w:ins>
          </w:p>
        </w:tc>
        <w:tc>
          <w:tcPr>
            <w:tcW w:w="1170" w:type="dxa"/>
            <w:noWrap/>
            <w:hideMark/>
            <w:tcPrChange w:id="3183" w:author="Megan Ball" w:date="2020-10-04T12:48:00Z">
              <w:tcPr>
                <w:tcW w:w="871" w:type="dxa"/>
                <w:noWrap/>
                <w:hideMark/>
              </w:tcPr>
            </w:tcPrChange>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84" w:author="Megan Ball" w:date="2020-10-04T12:47:00Z"/>
              </w:rPr>
            </w:pPr>
            <w:ins w:id="3185" w:author="Megan Ball" w:date="2020-10-04T12:47:00Z">
              <w:r w:rsidRPr="00075A53">
                <w:t>&lt; 2e-16</w:t>
              </w:r>
            </w:ins>
          </w:p>
        </w:tc>
        <w:tc>
          <w:tcPr>
            <w:tcW w:w="1206" w:type="dxa"/>
            <w:noWrap/>
            <w:hideMark/>
            <w:tcPrChange w:id="3186" w:author="Megan Ball" w:date="2020-10-04T12:48:00Z">
              <w:tcPr>
                <w:tcW w:w="871" w:type="dxa"/>
                <w:noWrap/>
                <w:hideMark/>
              </w:tcPr>
            </w:tcPrChange>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187" w:author="Megan Ball" w:date="2020-10-04T12:47:00Z"/>
              </w:rPr>
            </w:pPr>
            <w:ins w:id="3188" w:author="Megan Ball" w:date="2020-10-04T12:47:00Z">
              <w:r w:rsidRPr="00075A53">
                <w:t>***</w:t>
              </w:r>
            </w:ins>
          </w:p>
        </w:tc>
      </w:tr>
      <w:tr w:rsidR="00075A53" w:rsidRPr="00075A53" w14:paraId="22D26F37" w14:textId="77777777" w:rsidTr="00075A53">
        <w:trPr>
          <w:cnfStyle w:val="000000100000" w:firstRow="0" w:lastRow="0" w:firstColumn="0" w:lastColumn="0" w:oddVBand="0" w:evenVBand="0" w:oddHBand="1" w:evenHBand="0" w:firstRowFirstColumn="0" w:firstRowLastColumn="0" w:lastRowFirstColumn="0" w:lastRowLastColumn="0"/>
          <w:trHeight w:val="300"/>
          <w:ins w:id="3189" w:author="Megan Ball" w:date="2020-10-04T12:47:00Z"/>
          <w:trPrChange w:id="31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191" w:author="Megan Ball" w:date="2020-10-04T12:48:00Z">
              <w:tcPr>
                <w:tcW w:w="5006" w:type="dxa"/>
                <w:noWrap/>
                <w:hideMark/>
              </w:tcPr>
            </w:tcPrChange>
          </w:tcPr>
          <w:p w14:paraId="508117F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192" w:author="Megan Ball" w:date="2020-10-04T12:47:00Z"/>
              </w:rPr>
            </w:pPr>
            <w:proofErr w:type="spellStart"/>
            <w:ins w:id="3193" w:author="Megan Ball" w:date="2020-10-04T12:47:00Z">
              <w:r w:rsidRPr="00075A53">
                <w:t>countrySenegal</w:t>
              </w:r>
              <w:proofErr w:type="spellEnd"/>
            </w:ins>
          </w:p>
        </w:tc>
        <w:tc>
          <w:tcPr>
            <w:tcW w:w="1170" w:type="dxa"/>
            <w:noWrap/>
            <w:hideMark/>
            <w:tcPrChange w:id="3194" w:author="Megan Ball" w:date="2020-10-04T12:48:00Z">
              <w:tcPr>
                <w:tcW w:w="870" w:type="dxa"/>
                <w:noWrap/>
                <w:hideMark/>
              </w:tcPr>
            </w:tcPrChange>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95" w:author="Megan Ball" w:date="2020-10-04T12:47:00Z"/>
              </w:rPr>
            </w:pPr>
            <w:ins w:id="3196" w:author="Megan Ball" w:date="2020-10-04T12:47:00Z">
              <w:r w:rsidRPr="00075A53">
                <w:t>5.19568</w:t>
              </w:r>
            </w:ins>
          </w:p>
        </w:tc>
        <w:tc>
          <w:tcPr>
            <w:tcW w:w="1170" w:type="dxa"/>
            <w:noWrap/>
            <w:hideMark/>
            <w:tcPrChange w:id="3197" w:author="Megan Ball" w:date="2020-10-04T12:48:00Z">
              <w:tcPr>
                <w:tcW w:w="871" w:type="dxa"/>
                <w:noWrap/>
                <w:hideMark/>
              </w:tcPr>
            </w:tcPrChange>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198" w:author="Megan Ball" w:date="2020-10-04T12:47:00Z"/>
              </w:rPr>
            </w:pPr>
            <w:ins w:id="3199" w:author="Megan Ball" w:date="2020-10-04T12:47:00Z">
              <w:r w:rsidRPr="00075A53">
                <w:t>0.74273</w:t>
              </w:r>
            </w:ins>
          </w:p>
        </w:tc>
        <w:tc>
          <w:tcPr>
            <w:tcW w:w="1080" w:type="dxa"/>
            <w:noWrap/>
            <w:hideMark/>
            <w:tcPrChange w:id="3200" w:author="Megan Ball" w:date="2020-10-04T12:48:00Z">
              <w:tcPr>
                <w:tcW w:w="871" w:type="dxa"/>
                <w:noWrap/>
                <w:hideMark/>
              </w:tcPr>
            </w:tcPrChange>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01" w:author="Megan Ball" w:date="2020-10-04T12:47:00Z"/>
              </w:rPr>
            </w:pPr>
            <w:ins w:id="3202" w:author="Megan Ball" w:date="2020-10-04T12:47:00Z">
              <w:r w:rsidRPr="00075A53">
                <w:t>6.995</w:t>
              </w:r>
            </w:ins>
          </w:p>
        </w:tc>
        <w:tc>
          <w:tcPr>
            <w:tcW w:w="1170" w:type="dxa"/>
            <w:noWrap/>
            <w:hideMark/>
            <w:tcPrChange w:id="3203" w:author="Megan Ball" w:date="2020-10-04T12:48:00Z">
              <w:tcPr>
                <w:tcW w:w="871" w:type="dxa"/>
                <w:noWrap/>
                <w:hideMark/>
              </w:tcPr>
            </w:tcPrChange>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04" w:author="Megan Ball" w:date="2020-10-04T12:47:00Z"/>
              </w:rPr>
            </w:pPr>
            <w:ins w:id="3205" w:author="Megan Ball" w:date="2020-10-04T12:47:00Z">
              <w:r w:rsidRPr="00075A53">
                <w:t>3.31E-12</w:t>
              </w:r>
            </w:ins>
          </w:p>
        </w:tc>
        <w:tc>
          <w:tcPr>
            <w:tcW w:w="1206" w:type="dxa"/>
            <w:noWrap/>
            <w:hideMark/>
            <w:tcPrChange w:id="3206" w:author="Megan Ball" w:date="2020-10-04T12:48:00Z">
              <w:tcPr>
                <w:tcW w:w="871" w:type="dxa"/>
                <w:noWrap/>
                <w:hideMark/>
              </w:tcPr>
            </w:tcPrChange>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207" w:author="Megan Ball" w:date="2020-10-04T12:47:00Z"/>
              </w:rPr>
            </w:pPr>
            <w:ins w:id="3208" w:author="Megan Ball" w:date="2020-10-04T12:47:00Z">
              <w:r w:rsidRPr="00075A53">
                <w:t>***</w:t>
              </w:r>
            </w:ins>
          </w:p>
        </w:tc>
      </w:tr>
      <w:tr w:rsidR="00075A53" w:rsidRPr="00075A53" w14:paraId="5BD6272C" w14:textId="77777777" w:rsidTr="00075A53">
        <w:trPr>
          <w:trHeight w:val="300"/>
          <w:ins w:id="3209" w:author="Megan Ball" w:date="2020-10-04T12:47:00Z"/>
          <w:trPrChange w:id="32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211" w:author="Megan Ball" w:date="2020-10-04T12:48:00Z">
              <w:tcPr>
                <w:tcW w:w="5006" w:type="dxa"/>
                <w:noWrap/>
                <w:hideMark/>
              </w:tcPr>
            </w:tcPrChange>
          </w:tcPr>
          <w:p w14:paraId="7E016772" w14:textId="77777777" w:rsidR="00075A53" w:rsidRPr="00075A53" w:rsidRDefault="00075A53">
            <w:pPr>
              <w:rPr>
                <w:ins w:id="3212" w:author="Megan Ball" w:date="2020-10-04T12:47:00Z"/>
              </w:rPr>
            </w:pPr>
            <w:proofErr w:type="spellStart"/>
            <w:ins w:id="3213" w:author="Megan Ball" w:date="2020-10-04T12:47:00Z">
              <w:r w:rsidRPr="00075A53">
                <w:t>countrySerbia</w:t>
              </w:r>
              <w:proofErr w:type="spellEnd"/>
            </w:ins>
          </w:p>
        </w:tc>
        <w:tc>
          <w:tcPr>
            <w:tcW w:w="1170" w:type="dxa"/>
            <w:noWrap/>
            <w:hideMark/>
            <w:tcPrChange w:id="3214" w:author="Megan Ball" w:date="2020-10-04T12:48:00Z">
              <w:tcPr>
                <w:tcW w:w="870" w:type="dxa"/>
                <w:noWrap/>
                <w:hideMark/>
              </w:tcPr>
            </w:tcPrChange>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15" w:author="Megan Ball" w:date="2020-10-04T12:47:00Z"/>
              </w:rPr>
            </w:pPr>
            <w:ins w:id="3216" w:author="Megan Ball" w:date="2020-10-04T12:47:00Z">
              <w:r w:rsidRPr="00075A53">
                <w:t>11.63924</w:t>
              </w:r>
            </w:ins>
          </w:p>
        </w:tc>
        <w:tc>
          <w:tcPr>
            <w:tcW w:w="1170" w:type="dxa"/>
            <w:noWrap/>
            <w:hideMark/>
            <w:tcPrChange w:id="3217" w:author="Megan Ball" w:date="2020-10-04T12:48:00Z">
              <w:tcPr>
                <w:tcW w:w="871" w:type="dxa"/>
                <w:noWrap/>
                <w:hideMark/>
              </w:tcPr>
            </w:tcPrChange>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18" w:author="Megan Ball" w:date="2020-10-04T12:47:00Z"/>
              </w:rPr>
            </w:pPr>
            <w:ins w:id="3219" w:author="Megan Ball" w:date="2020-10-04T12:47:00Z">
              <w:r w:rsidRPr="00075A53">
                <w:t>0.76257</w:t>
              </w:r>
            </w:ins>
          </w:p>
        </w:tc>
        <w:tc>
          <w:tcPr>
            <w:tcW w:w="1080" w:type="dxa"/>
            <w:noWrap/>
            <w:hideMark/>
            <w:tcPrChange w:id="3220" w:author="Megan Ball" w:date="2020-10-04T12:48:00Z">
              <w:tcPr>
                <w:tcW w:w="871" w:type="dxa"/>
                <w:noWrap/>
                <w:hideMark/>
              </w:tcPr>
            </w:tcPrChange>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21" w:author="Megan Ball" w:date="2020-10-04T12:47:00Z"/>
              </w:rPr>
            </w:pPr>
            <w:ins w:id="3222" w:author="Megan Ball" w:date="2020-10-04T12:47:00Z">
              <w:r w:rsidRPr="00075A53">
                <w:t>15.263</w:t>
              </w:r>
            </w:ins>
          </w:p>
        </w:tc>
        <w:tc>
          <w:tcPr>
            <w:tcW w:w="1170" w:type="dxa"/>
            <w:noWrap/>
            <w:hideMark/>
            <w:tcPrChange w:id="3223" w:author="Megan Ball" w:date="2020-10-04T12:48:00Z">
              <w:tcPr>
                <w:tcW w:w="871" w:type="dxa"/>
                <w:noWrap/>
                <w:hideMark/>
              </w:tcPr>
            </w:tcPrChange>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224" w:author="Megan Ball" w:date="2020-10-04T12:47:00Z"/>
              </w:rPr>
            </w:pPr>
            <w:ins w:id="3225" w:author="Megan Ball" w:date="2020-10-04T12:47:00Z">
              <w:r w:rsidRPr="00075A53">
                <w:t>&lt; 2e-16</w:t>
              </w:r>
            </w:ins>
          </w:p>
        </w:tc>
        <w:tc>
          <w:tcPr>
            <w:tcW w:w="1206" w:type="dxa"/>
            <w:noWrap/>
            <w:hideMark/>
            <w:tcPrChange w:id="3226" w:author="Megan Ball" w:date="2020-10-04T12:48:00Z">
              <w:tcPr>
                <w:tcW w:w="871" w:type="dxa"/>
                <w:noWrap/>
                <w:hideMark/>
              </w:tcPr>
            </w:tcPrChange>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227" w:author="Megan Ball" w:date="2020-10-04T12:47:00Z"/>
              </w:rPr>
            </w:pPr>
            <w:ins w:id="3228" w:author="Megan Ball" w:date="2020-10-04T12:47:00Z">
              <w:r w:rsidRPr="00075A53">
                <w:t>***</w:t>
              </w:r>
            </w:ins>
          </w:p>
        </w:tc>
      </w:tr>
      <w:tr w:rsidR="00075A53" w:rsidRPr="00075A53" w14:paraId="3AB16E66" w14:textId="77777777" w:rsidTr="00075A53">
        <w:trPr>
          <w:cnfStyle w:val="000000100000" w:firstRow="0" w:lastRow="0" w:firstColumn="0" w:lastColumn="0" w:oddVBand="0" w:evenVBand="0" w:oddHBand="1" w:evenHBand="0" w:firstRowFirstColumn="0" w:firstRowLastColumn="0" w:lastRowFirstColumn="0" w:lastRowLastColumn="0"/>
          <w:trHeight w:val="300"/>
          <w:ins w:id="3229" w:author="Megan Ball" w:date="2020-10-04T12:47:00Z"/>
          <w:trPrChange w:id="32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231" w:author="Megan Ball" w:date="2020-10-04T12:48:00Z">
              <w:tcPr>
                <w:tcW w:w="5006" w:type="dxa"/>
                <w:noWrap/>
                <w:hideMark/>
              </w:tcPr>
            </w:tcPrChange>
          </w:tcPr>
          <w:p w14:paraId="41A99C0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232" w:author="Megan Ball" w:date="2020-10-04T12:47:00Z"/>
              </w:rPr>
            </w:pPr>
            <w:proofErr w:type="spellStart"/>
            <w:ins w:id="3233" w:author="Megan Ball" w:date="2020-10-04T12:47:00Z">
              <w:r w:rsidRPr="00075A53">
                <w:t>countrySeychelles</w:t>
              </w:r>
              <w:proofErr w:type="spellEnd"/>
            </w:ins>
          </w:p>
        </w:tc>
        <w:tc>
          <w:tcPr>
            <w:tcW w:w="1170" w:type="dxa"/>
            <w:noWrap/>
            <w:hideMark/>
            <w:tcPrChange w:id="3234" w:author="Megan Ball" w:date="2020-10-04T12:48:00Z">
              <w:tcPr>
                <w:tcW w:w="870" w:type="dxa"/>
                <w:noWrap/>
                <w:hideMark/>
              </w:tcPr>
            </w:tcPrChange>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35" w:author="Megan Ball" w:date="2020-10-04T12:47:00Z"/>
              </w:rPr>
            </w:pPr>
            <w:ins w:id="3236" w:author="Megan Ball" w:date="2020-10-04T12:47:00Z">
              <w:r w:rsidRPr="00075A53">
                <w:t>10.57526</w:t>
              </w:r>
            </w:ins>
          </w:p>
        </w:tc>
        <w:tc>
          <w:tcPr>
            <w:tcW w:w="1170" w:type="dxa"/>
            <w:noWrap/>
            <w:hideMark/>
            <w:tcPrChange w:id="3237" w:author="Megan Ball" w:date="2020-10-04T12:48:00Z">
              <w:tcPr>
                <w:tcW w:w="871" w:type="dxa"/>
                <w:noWrap/>
                <w:hideMark/>
              </w:tcPr>
            </w:tcPrChange>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38" w:author="Megan Ball" w:date="2020-10-04T12:47:00Z"/>
              </w:rPr>
            </w:pPr>
            <w:ins w:id="3239" w:author="Megan Ball" w:date="2020-10-04T12:47:00Z">
              <w:r w:rsidRPr="00075A53">
                <w:t>0.75769</w:t>
              </w:r>
            </w:ins>
          </w:p>
        </w:tc>
        <w:tc>
          <w:tcPr>
            <w:tcW w:w="1080" w:type="dxa"/>
            <w:noWrap/>
            <w:hideMark/>
            <w:tcPrChange w:id="3240" w:author="Megan Ball" w:date="2020-10-04T12:48:00Z">
              <w:tcPr>
                <w:tcW w:w="871" w:type="dxa"/>
                <w:noWrap/>
                <w:hideMark/>
              </w:tcPr>
            </w:tcPrChange>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41" w:author="Megan Ball" w:date="2020-10-04T12:47:00Z"/>
              </w:rPr>
            </w:pPr>
            <w:ins w:id="3242" w:author="Megan Ball" w:date="2020-10-04T12:47:00Z">
              <w:r w:rsidRPr="00075A53">
                <w:t>13.957</w:t>
              </w:r>
            </w:ins>
          </w:p>
        </w:tc>
        <w:tc>
          <w:tcPr>
            <w:tcW w:w="1170" w:type="dxa"/>
            <w:noWrap/>
            <w:hideMark/>
            <w:tcPrChange w:id="3243" w:author="Megan Ball" w:date="2020-10-04T12:48:00Z">
              <w:tcPr>
                <w:tcW w:w="871" w:type="dxa"/>
                <w:noWrap/>
                <w:hideMark/>
              </w:tcPr>
            </w:tcPrChange>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244" w:author="Megan Ball" w:date="2020-10-04T12:47:00Z"/>
              </w:rPr>
            </w:pPr>
            <w:ins w:id="3245" w:author="Megan Ball" w:date="2020-10-04T12:47:00Z">
              <w:r w:rsidRPr="00075A53">
                <w:t>&lt; 2e-16</w:t>
              </w:r>
            </w:ins>
          </w:p>
        </w:tc>
        <w:tc>
          <w:tcPr>
            <w:tcW w:w="1206" w:type="dxa"/>
            <w:noWrap/>
            <w:hideMark/>
            <w:tcPrChange w:id="3246" w:author="Megan Ball" w:date="2020-10-04T12:48:00Z">
              <w:tcPr>
                <w:tcW w:w="871" w:type="dxa"/>
                <w:noWrap/>
                <w:hideMark/>
              </w:tcPr>
            </w:tcPrChange>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247" w:author="Megan Ball" w:date="2020-10-04T12:47:00Z"/>
              </w:rPr>
            </w:pPr>
            <w:ins w:id="3248" w:author="Megan Ball" w:date="2020-10-04T12:47:00Z">
              <w:r w:rsidRPr="00075A53">
                <w:t>***</w:t>
              </w:r>
            </w:ins>
          </w:p>
        </w:tc>
      </w:tr>
      <w:tr w:rsidR="00075A53" w:rsidRPr="00075A53" w14:paraId="1B449C72" w14:textId="77777777" w:rsidTr="00075A53">
        <w:trPr>
          <w:trHeight w:val="300"/>
          <w:ins w:id="3249" w:author="Megan Ball" w:date="2020-10-04T12:47:00Z"/>
          <w:trPrChange w:id="32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251" w:author="Megan Ball" w:date="2020-10-04T12:48:00Z">
              <w:tcPr>
                <w:tcW w:w="5006" w:type="dxa"/>
                <w:noWrap/>
                <w:hideMark/>
              </w:tcPr>
            </w:tcPrChange>
          </w:tcPr>
          <w:p w14:paraId="43E50470" w14:textId="77777777" w:rsidR="00075A53" w:rsidRPr="00075A53" w:rsidRDefault="00075A53">
            <w:pPr>
              <w:rPr>
                <w:ins w:id="3252" w:author="Megan Ball" w:date="2020-10-04T12:47:00Z"/>
              </w:rPr>
            </w:pPr>
            <w:proofErr w:type="spellStart"/>
            <w:ins w:id="3253" w:author="Megan Ball" w:date="2020-10-04T12:47:00Z">
              <w:r w:rsidRPr="00075A53">
                <w:t>countrySierra</w:t>
              </w:r>
              <w:proofErr w:type="spellEnd"/>
              <w:r w:rsidRPr="00075A53">
                <w:t xml:space="preserve"> Leone</w:t>
              </w:r>
            </w:ins>
          </w:p>
        </w:tc>
        <w:tc>
          <w:tcPr>
            <w:tcW w:w="1170" w:type="dxa"/>
            <w:noWrap/>
            <w:hideMark/>
            <w:tcPrChange w:id="3254" w:author="Megan Ball" w:date="2020-10-04T12:48:00Z">
              <w:tcPr>
                <w:tcW w:w="870" w:type="dxa"/>
                <w:noWrap/>
                <w:hideMark/>
              </w:tcPr>
            </w:tcPrChange>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55" w:author="Megan Ball" w:date="2020-10-04T12:47:00Z"/>
              </w:rPr>
            </w:pPr>
            <w:ins w:id="3256" w:author="Megan Ball" w:date="2020-10-04T12:47:00Z">
              <w:r w:rsidRPr="00075A53">
                <w:t>11.30503</w:t>
              </w:r>
            </w:ins>
          </w:p>
        </w:tc>
        <w:tc>
          <w:tcPr>
            <w:tcW w:w="1170" w:type="dxa"/>
            <w:noWrap/>
            <w:hideMark/>
            <w:tcPrChange w:id="3257" w:author="Megan Ball" w:date="2020-10-04T12:48:00Z">
              <w:tcPr>
                <w:tcW w:w="871" w:type="dxa"/>
                <w:noWrap/>
                <w:hideMark/>
              </w:tcPr>
            </w:tcPrChange>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58" w:author="Megan Ball" w:date="2020-10-04T12:47:00Z"/>
              </w:rPr>
            </w:pPr>
            <w:ins w:id="3259" w:author="Megan Ball" w:date="2020-10-04T12:47:00Z">
              <w:r w:rsidRPr="00075A53">
                <w:t>0.7419</w:t>
              </w:r>
            </w:ins>
          </w:p>
        </w:tc>
        <w:tc>
          <w:tcPr>
            <w:tcW w:w="1080" w:type="dxa"/>
            <w:noWrap/>
            <w:hideMark/>
            <w:tcPrChange w:id="3260" w:author="Megan Ball" w:date="2020-10-04T12:48:00Z">
              <w:tcPr>
                <w:tcW w:w="871" w:type="dxa"/>
                <w:noWrap/>
                <w:hideMark/>
              </w:tcPr>
            </w:tcPrChange>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61" w:author="Megan Ball" w:date="2020-10-04T12:47:00Z"/>
              </w:rPr>
            </w:pPr>
            <w:ins w:id="3262" w:author="Megan Ball" w:date="2020-10-04T12:47:00Z">
              <w:r w:rsidRPr="00075A53">
                <w:t>-15.238</w:t>
              </w:r>
            </w:ins>
          </w:p>
        </w:tc>
        <w:tc>
          <w:tcPr>
            <w:tcW w:w="1170" w:type="dxa"/>
            <w:noWrap/>
            <w:hideMark/>
            <w:tcPrChange w:id="3263" w:author="Megan Ball" w:date="2020-10-04T12:48:00Z">
              <w:tcPr>
                <w:tcW w:w="871" w:type="dxa"/>
                <w:noWrap/>
                <w:hideMark/>
              </w:tcPr>
            </w:tcPrChange>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264" w:author="Megan Ball" w:date="2020-10-04T12:47:00Z"/>
              </w:rPr>
            </w:pPr>
            <w:ins w:id="3265" w:author="Megan Ball" w:date="2020-10-04T12:47:00Z">
              <w:r w:rsidRPr="00075A53">
                <w:t>&lt; 2e-16</w:t>
              </w:r>
            </w:ins>
          </w:p>
        </w:tc>
        <w:tc>
          <w:tcPr>
            <w:tcW w:w="1206" w:type="dxa"/>
            <w:noWrap/>
            <w:hideMark/>
            <w:tcPrChange w:id="3266" w:author="Megan Ball" w:date="2020-10-04T12:48:00Z">
              <w:tcPr>
                <w:tcW w:w="871" w:type="dxa"/>
                <w:noWrap/>
                <w:hideMark/>
              </w:tcPr>
            </w:tcPrChange>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267" w:author="Megan Ball" w:date="2020-10-04T12:47:00Z"/>
              </w:rPr>
            </w:pPr>
            <w:ins w:id="3268" w:author="Megan Ball" w:date="2020-10-04T12:47:00Z">
              <w:r w:rsidRPr="00075A53">
                <w:t>***</w:t>
              </w:r>
            </w:ins>
          </w:p>
        </w:tc>
      </w:tr>
      <w:tr w:rsidR="00075A53" w:rsidRPr="00075A53" w14:paraId="5EFCBF7C" w14:textId="77777777" w:rsidTr="00075A53">
        <w:trPr>
          <w:cnfStyle w:val="000000100000" w:firstRow="0" w:lastRow="0" w:firstColumn="0" w:lastColumn="0" w:oddVBand="0" w:evenVBand="0" w:oddHBand="1" w:evenHBand="0" w:firstRowFirstColumn="0" w:firstRowLastColumn="0" w:lastRowFirstColumn="0" w:lastRowLastColumn="0"/>
          <w:trHeight w:val="300"/>
          <w:ins w:id="3269" w:author="Megan Ball" w:date="2020-10-04T12:47:00Z"/>
          <w:trPrChange w:id="32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271" w:author="Megan Ball" w:date="2020-10-04T12:48:00Z">
              <w:tcPr>
                <w:tcW w:w="5006" w:type="dxa"/>
                <w:noWrap/>
                <w:hideMark/>
              </w:tcPr>
            </w:tcPrChange>
          </w:tcPr>
          <w:p w14:paraId="32327B2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272" w:author="Megan Ball" w:date="2020-10-04T12:47:00Z"/>
              </w:rPr>
            </w:pPr>
            <w:proofErr w:type="spellStart"/>
            <w:ins w:id="3273" w:author="Megan Ball" w:date="2020-10-04T12:47:00Z">
              <w:r w:rsidRPr="00075A53">
                <w:t>countrySingapore</w:t>
              </w:r>
              <w:proofErr w:type="spellEnd"/>
            </w:ins>
          </w:p>
        </w:tc>
        <w:tc>
          <w:tcPr>
            <w:tcW w:w="1170" w:type="dxa"/>
            <w:noWrap/>
            <w:hideMark/>
            <w:tcPrChange w:id="3274" w:author="Megan Ball" w:date="2020-10-04T12:48:00Z">
              <w:tcPr>
                <w:tcW w:w="870" w:type="dxa"/>
                <w:noWrap/>
                <w:hideMark/>
              </w:tcPr>
            </w:tcPrChange>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75" w:author="Megan Ball" w:date="2020-10-04T12:47:00Z"/>
              </w:rPr>
            </w:pPr>
            <w:ins w:id="3276" w:author="Megan Ball" w:date="2020-10-04T12:47:00Z">
              <w:r w:rsidRPr="00075A53">
                <w:t>18.55412</w:t>
              </w:r>
            </w:ins>
          </w:p>
        </w:tc>
        <w:tc>
          <w:tcPr>
            <w:tcW w:w="1170" w:type="dxa"/>
            <w:noWrap/>
            <w:hideMark/>
            <w:tcPrChange w:id="3277" w:author="Megan Ball" w:date="2020-10-04T12:48:00Z">
              <w:tcPr>
                <w:tcW w:w="871" w:type="dxa"/>
                <w:noWrap/>
                <w:hideMark/>
              </w:tcPr>
            </w:tcPrChange>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78" w:author="Megan Ball" w:date="2020-10-04T12:47:00Z"/>
              </w:rPr>
            </w:pPr>
            <w:ins w:id="3279" w:author="Megan Ball" w:date="2020-10-04T12:47:00Z">
              <w:r w:rsidRPr="00075A53">
                <w:t>0.76964</w:t>
              </w:r>
            </w:ins>
          </w:p>
        </w:tc>
        <w:tc>
          <w:tcPr>
            <w:tcW w:w="1080" w:type="dxa"/>
            <w:noWrap/>
            <w:hideMark/>
            <w:tcPrChange w:id="3280" w:author="Megan Ball" w:date="2020-10-04T12:48:00Z">
              <w:tcPr>
                <w:tcW w:w="871" w:type="dxa"/>
                <w:noWrap/>
                <w:hideMark/>
              </w:tcPr>
            </w:tcPrChange>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281" w:author="Megan Ball" w:date="2020-10-04T12:47:00Z"/>
              </w:rPr>
            </w:pPr>
            <w:ins w:id="3282" w:author="Megan Ball" w:date="2020-10-04T12:47:00Z">
              <w:r w:rsidRPr="00075A53">
                <w:t>24.108</w:t>
              </w:r>
            </w:ins>
          </w:p>
        </w:tc>
        <w:tc>
          <w:tcPr>
            <w:tcW w:w="1170" w:type="dxa"/>
            <w:noWrap/>
            <w:hideMark/>
            <w:tcPrChange w:id="3283" w:author="Megan Ball" w:date="2020-10-04T12:48:00Z">
              <w:tcPr>
                <w:tcW w:w="871" w:type="dxa"/>
                <w:noWrap/>
                <w:hideMark/>
              </w:tcPr>
            </w:tcPrChange>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284" w:author="Megan Ball" w:date="2020-10-04T12:47:00Z"/>
              </w:rPr>
            </w:pPr>
            <w:ins w:id="3285" w:author="Megan Ball" w:date="2020-10-04T12:47:00Z">
              <w:r w:rsidRPr="00075A53">
                <w:t>&lt; 2e-16</w:t>
              </w:r>
            </w:ins>
          </w:p>
        </w:tc>
        <w:tc>
          <w:tcPr>
            <w:tcW w:w="1206" w:type="dxa"/>
            <w:noWrap/>
            <w:hideMark/>
            <w:tcPrChange w:id="3286" w:author="Megan Ball" w:date="2020-10-04T12:48:00Z">
              <w:tcPr>
                <w:tcW w:w="871" w:type="dxa"/>
                <w:noWrap/>
                <w:hideMark/>
              </w:tcPr>
            </w:tcPrChange>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287" w:author="Megan Ball" w:date="2020-10-04T12:47:00Z"/>
              </w:rPr>
            </w:pPr>
            <w:ins w:id="3288" w:author="Megan Ball" w:date="2020-10-04T12:47:00Z">
              <w:r w:rsidRPr="00075A53">
                <w:t>***</w:t>
              </w:r>
            </w:ins>
          </w:p>
        </w:tc>
      </w:tr>
      <w:tr w:rsidR="00075A53" w:rsidRPr="00075A53" w14:paraId="1C678FD2" w14:textId="77777777" w:rsidTr="00075A53">
        <w:trPr>
          <w:trHeight w:val="300"/>
          <w:ins w:id="3289" w:author="Megan Ball" w:date="2020-10-04T12:47:00Z"/>
          <w:trPrChange w:id="32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291" w:author="Megan Ball" w:date="2020-10-04T12:48:00Z">
              <w:tcPr>
                <w:tcW w:w="5006" w:type="dxa"/>
                <w:noWrap/>
                <w:hideMark/>
              </w:tcPr>
            </w:tcPrChange>
          </w:tcPr>
          <w:p w14:paraId="214ADDBA" w14:textId="77777777" w:rsidR="00075A53" w:rsidRPr="00075A53" w:rsidRDefault="00075A53">
            <w:pPr>
              <w:rPr>
                <w:ins w:id="3292" w:author="Megan Ball" w:date="2020-10-04T12:47:00Z"/>
              </w:rPr>
            </w:pPr>
            <w:proofErr w:type="spellStart"/>
            <w:ins w:id="3293" w:author="Megan Ball" w:date="2020-10-04T12:47:00Z">
              <w:r w:rsidRPr="00075A53">
                <w:t>countrySlovakia</w:t>
              </w:r>
              <w:proofErr w:type="spellEnd"/>
            </w:ins>
          </w:p>
        </w:tc>
        <w:tc>
          <w:tcPr>
            <w:tcW w:w="1170" w:type="dxa"/>
            <w:noWrap/>
            <w:hideMark/>
            <w:tcPrChange w:id="3294" w:author="Megan Ball" w:date="2020-10-04T12:48:00Z">
              <w:tcPr>
                <w:tcW w:w="870" w:type="dxa"/>
                <w:noWrap/>
                <w:hideMark/>
              </w:tcPr>
            </w:tcPrChange>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95" w:author="Megan Ball" w:date="2020-10-04T12:47:00Z"/>
              </w:rPr>
            </w:pPr>
            <w:ins w:id="3296" w:author="Megan Ball" w:date="2020-10-04T12:47:00Z">
              <w:r w:rsidRPr="00075A53">
                <w:t>11.76849</w:t>
              </w:r>
            </w:ins>
          </w:p>
        </w:tc>
        <w:tc>
          <w:tcPr>
            <w:tcW w:w="1170" w:type="dxa"/>
            <w:noWrap/>
            <w:hideMark/>
            <w:tcPrChange w:id="3297" w:author="Megan Ball" w:date="2020-10-04T12:48:00Z">
              <w:tcPr>
                <w:tcW w:w="871" w:type="dxa"/>
                <w:noWrap/>
                <w:hideMark/>
              </w:tcPr>
            </w:tcPrChange>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298" w:author="Megan Ball" w:date="2020-10-04T12:47:00Z"/>
              </w:rPr>
            </w:pPr>
            <w:ins w:id="3299" w:author="Megan Ball" w:date="2020-10-04T12:47:00Z">
              <w:r w:rsidRPr="00075A53">
                <w:t>0.76981</w:t>
              </w:r>
            </w:ins>
          </w:p>
        </w:tc>
        <w:tc>
          <w:tcPr>
            <w:tcW w:w="1080" w:type="dxa"/>
            <w:noWrap/>
            <w:hideMark/>
            <w:tcPrChange w:id="3300" w:author="Megan Ball" w:date="2020-10-04T12:48:00Z">
              <w:tcPr>
                <w:tcW w:w="871" w:type="dxa"/>
                <w:noWrap/>
                <w:hideMark/>
              </w:tcPr>
            </w:tcPrChange>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01" w:author="Megan Ball" w:date="2020-10-04T12:47:00Z"/>
              </w:rPr>
            </w:pPr>
            <w:ins w:id="3302" w:author="Megan Ball" w:date="2020-10-04T12:47:00Z">
              <w:r w:rsidRPr="00075A53">
                <w:t>15.288</w:t>
              </w:r>
            </w:ins>
          </w:p>
        </w:tc>
        <w:tc>
          <w:tcPr>
            <w:tcW w:w="1170" w:type="dxa"/>
            <w:noWrap/>
            <w:hideMark/>
            <w:tcPrChange w:id="3303" w:author="Megan Ball" w:date="2020-10-04T12:48:00Z">
              <w:tcPr>
                <w:tcW w:w="871" w:type="dxa"/>
                <w:noWrap/>
                <w:hideMark/>
              </w:tcPr>
            </w:tcPrChange>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304" w:author="Megan Ball" w:date="2020-10-04T12:47:00Z"/>
              </w:rPr>
            </w:pPr>
            <w:ins w:id="3305" w:author="Megan Ball" w:date="2020-10-04T12:47:00Z">
              <w:r w:rsidRPr="00075A53">
                <w:t>&lt; 2e-16</w:t>
              </w:r>
            </w:ins>
          </w:p>
        </w:tc>
        <w:tc>
          <w:tcPr>
            <w:tcW w:w="1206" w:type="dxa"/>
            <w:noWrap/>
            <w:hideMark/>
            <w:tcPrChange w:id="3306" w:author="Megan Ball" w:date="2020-10-04T12:48:00Z">
              <w:tcPr>
                <w:tcW w:w="871" w:type="dxa"/>
                <w:noWrap/>
                <w:hideMark/>
              </w:tcPr>
            </w:tcPrChange>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307" w:author="Megan Ball" w:date="2020-10-04T12:47:00Z"/>
              </w:rPr>
            </w:pPr>
            <w:ins w:id="3308" w:author="Megan Ball" w:date="2020-10-04T12:47:00Z">
              <w:r w:rsidRPr="00075A53">
                <w:t>***</w:t>
              </w:r>
            </w:ins>
          </w:p>
        </w:tc>
      </w:tr>
      <w:tr w:rsidR="00075A53" w:rsidRPr="00075A53" w14:paraId="7E9C0E4E" w14:textId="77777777" w:rsidTr="00075A53">
        <w:trPr>
          <w:cnfStyle w:val="000000100000" w:firstRow="0" w:lastRow="0" w:firstColumn="0" w:lastColumn="0" w:oddVBand="0" w:evenVBand="0" w:oddHBand="1" w:evenHBand="0" w:firstRowFirstColumn="0" w:firstRowLastColumn="0" w:lastRowFirstColumn="0" w:lastRowLastColumn="0"/>
          <w:trHeight w:val="300"/>
          <w:ins w:id="3309" w:author="Megan Ball" w:date="2020-10-04T12:47:00Z"/>
          <w:trPrChange w:id="33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311" w:author="Megan Ball" w:date="2020-10-04T12:48:00Z">
              <w:tcPr>
                <w:tcW w:w="5006" w:type="dxa"/>
                <w:noWrap/>
                <w:hideMark/>
              </w:tcPr>
            </w:tcPrChange>
          </w:tcPr>
          <w:p w14:paraId="4C052BE0"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312" w:author="Megan Ball" w:date="2020-10-04T12:47:00Z"/>
              </w:rPr>
            </w:pPr>
            <w:proofErr w:type="spellStart"/>
            <w:ins w:id="3313" w:author="Megan Ball" w:date="2020-10-04T12:47:00Z">
              <w:r w:rsidRPr="00075A53">
                <w:t>countrySlovenia</w:t>
              </w:r>
              <w:proofErr w:type="spellEnd"/>
            </w:ins>
          </w:p>
        </w:tc>
        <w:tc>
          <w:tcPr>
            <w:tcW w:w="1170" w:type="dxa"/>
            <w:noWrap/>
            <w:hideMark/>
            <w:tcPrChange w:id="3314" w:author="Megan Ball" w:date="2020-10-04T12:48:00Z">
              <w:tcPr>
                <w:tcW w:w="870" w:type="dxa"/>
                <w:noWrap/>
                <w:hideMark/>
              </w:tcPr>
            </w:tcPrChange>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15" w:author="Megan Ball" w:date="2020-10-04T12:47:00Z"/>
              </w:rPr>
            </w:pPr>
            <w:ins w:id="3316" w:author="Megan Ball" w:date="2020-10-04T12:47:00Z">
              <w:r w:rsidRPr="00075A53">
                <w:t>15.2938</w:t>
              </w:r>
            </w:ins>
          </w:p>
        </w:tc>
        <w:tc>
          <w:tcPr>
            <w:tcW w:w="1170" w:type="dxa"/>
            <w:noWrap/>
            <w:hideMark/>
            <w:tcPrChange w:id="3317" w:author="Megan Ball" w:date="2020-10-04T12:48:00Z">
              <w:tcPr>
                <w:tcW w:w="871" w:type="dxa"/>
                <w:noWrap/>
                <w:hideMark/>
              </w:tcPr>
            </w:tcPrChange>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18" w:author="Megan Ball" w:date="2020-10-04T12:47:00Z"/>
              </w:rPr>
            </w:pPr>
            <w:ins w:id="3319" w:author="Megan Ball" w:date="2020-10-04T12:47:00Z">
              <w:r w:rsidRPr="00075A53">
                <w:t>0.79057</w:t>
              </w:r>
            </w:ins>
          </w:p>
        </w:tc>
        <w:tc>
          <w:tcPr>
            <w:tcW w:w="1080" w:type="dxa"/>
            <w:noWrap/>
            <w:hideMark/>
            <w:tcPrChange w:id="3320" w:author="Megan Ball" w:date="2020-10-04T12:48:00Z">
              <w:tcPr>
                <w:tcW w:w="871" w:type="dxa"/>
                <w:noWrap/>
                <w:hideMark/>
              </w:tcPr>
            </w:tcPrChange>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21" w:author="Megan Ball" w:date="2020-10-04T12:47:00Z"/>
              </w:rPr>
            </w:pPr>
            <w:ins w:id="3322" w:author="Megan Ball" w:date="2020-10-04T12:47:00Z">
              <w:r w:rsidRPr="00075A53">
                <w:t>19.345</w:t>
              </w:r>
            </w:ins>
          </w:p>
        </w:tc>
        <w:tc>
          <w:tcPr>
            <w:tcW w:w="1170" w:type="dxa"/>
            <w:noWrap/>
            <w:hideMark/>
            <w:tcPrChange w:id="3323" w:author="Megan Ball" w:date="2020-10-04T12:48:00Z">
              <w:tcPr>
                <w:tcW w:w="871" w:type="dxa"/>
                <w:noWrap/>
                <w:hideMark/>
              </w:tcPr>
            </w:tcPrChange>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324" w:author="Megan Ball" w:date="2020-10-04T12:47:00Z"/>
              </w:rPr>
            </w:pPr>
            <w:ins w:id="3325" w:author="Megan Ball" w:date="2020-10-04T12:47:00Z">
              <w:r w:rsidRPr="00075A53">
                <w:t>&lt; 2e-16</w:t>
              </w:r>
            </w:ins>
          </w:p>
        </w:tc>
        <w:tc>
          <w:tcPr>
            <w:tcW w:w="1206" w:type="dxa"/>
            <w:noWrap/>
            <w:hideMark/>
            <w:tcPrChange w:id="3326" w:author="Megan Ball" w:date="2020-10-04T12:48:00Z">
              <w:tcPr>
                <w:tcW w:w="871" w:type="dxa"/>
                <w:noWrap/>
                <w:hideMark/>
              </w:tcPr>
            </w:tcPrChange>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327" w:author="Megan Ball" w:date="2020-10-04T12:47:00Z"/>
              </w:rPr>
            </w:pPr>
            <w:ins w:id="3328" w:author="Megan Ball" w:date="2020-10-04T12:47:00Z">
              <w:r w:rsidRPr="00075A53">
                <w:t>***</w:t>
              </w:r>
            </w:ins>
          </w:p>
        </w:tc>
      </w:tr>
      <w:tr w:rsidR="00075A53" w:rsidRPr="00075A53" w14:paraId="0BC4280C" w14:textId="77777777" w:rsidTr="00075A53">
        <w:trPr>
          <w:trHeight w:val="300"/>
          <w:ins w:id="3329" w:author="Megan Ball" w:date="2020-10-04T12:47:00Z"/>
          <w:trPrChange w:id="33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331" w:author="Megan Ball" w:date="2020-10-04T12:48:00Z">
              <w:tcPr>
                <w:tcW w:w="5006" w:type="dxa"/>
                <w:noWrap/>
                <w:hideMark/>
              </w:tcPr>
            </w:tcPrChange>
          </w:tcPr>
          <w:p w14:paraId="43DDB53B" w14:textId="77777777" w:rsidR="00075A53" w:rsidRPr="00075A53" w:rsidRDefault="00075A53">
            <w:pPr>
              <w:rPr>
                <w:ins w:id="3332" w:author="Megan Ball" w:date="2020-10-04T12:47:00Z"/>
              </w:rPr>
            </w:pPr>
            <w:proofErr w:type="spellStart"/>
            <w:ins w:id="3333" w:author="Megan Ball" w:date="2020-10-04T12:47:00Z">
              <w:r w:rsidRPr="00075A53">
                <w:t>countrySolomon</w:t>
              </w:r>
              <w:proofErr w:type="spellEnd"/>
              <w:r w:rsidRPr="00075A53">
                <w:t xml:space="preserve"> Islands</w:t>
              </w:r>
            </w:ins>
          </w:p>
        </w:tc>
        <w:tc>
          <w:tcPr>
            <w:tcW w:w="1170" w:type="dxa"/>
            <w:noWrap/>
            <w:hideMark/>
            <w:tcPrChange w:id="3334" w:author="Megan Ball" w:date="2020-10-04T12:48:00Z">
              <w:tcPr>
                <w:tcW w:w="870" w:type="dxa"/>
                <w:noWrap/>
                <w:hideMark/>
              </w:tcPr>
            </w:tcPrChange>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35" w:author="Megan Ball" w:date="2020-10-04T12:47:00Z"/>
              </w:rPr>
            </w:pPr>
            <w:ins w:id="3336" w:author="Megan Ball" w:date="2020-10-04T12:47:00Z">
              <w:r w:rsidRPr="00075A53">
                <w:t>9.08787</w:t>
              </w:r>
            </w:ins>
          </w:p>
        </w:tc>
        <w:tc>
          <w:tcPr>
            <w:tcW w:w="1170" w:type="dxa"/>
            <w:noWrap/>
            <w:hideMark/>
            <w:tcPrChange w:id="3337" w:author="Megan Ball" w:date="2020-10-04T12:48:00Z">
              <w:tcPr>
                <w:tcW w:w="871" w:type="dxa"/>
                <w:noWrap/>
                <w:hideMark/>
              </w:tcPr>
            </w:tcPrChange>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38" w:author="Megan Ball" w:date="2020-10-04T12:47:00Z"/>
              </w:rPr>
            </w:pPr>
            <w:ins w:id="3339" w:author="Megan Ball" w:date="2020-10-04T12:47:00Z">
              <w:r w:rsidRPr="00075A53">
                <w:t>0.74157</w:t>
              </w:r>
            </w:ins>
          </w:p>
        </w:tc>
        <w:tc>
          <w:tcPr>
            <w:tcW w:w="1080" w:type="dxa"/>
            <w:noWrap/>
            <w:hideMark/>
            <w:tcPrChange w:id="3340" w:author="Megan Ball" w:date="2020-10-04T12:48:00Z">
              <w:tcPr>
                <w:tcW w:w="871" w:type="dxa"/>
                <w:noWrap/>
                <w:hideMark/>
              </w:tcPr>
            </w:tcPrChange>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41" w:author="Megan Ball" w:date="2020-10-04T12:47:00Z"/>
              </w:rPr>
            </w:pPr>
            <w:ins w:id="3342" w:author="Megan Ball" w:date="2020-10-04T12:47:00Z">
              <w:r w:rsidRPr="00075A53">
                <w:t>12.255</w:t>
              </w:r>
            </w:ins>
          </w:p>
        </w:tc>
        <w:tc>
          <w:tcPr>
            <w:tcW w:w="1170" w:type="dxa"/>
            <w:noWrap/>
            <w:hideMark/>
            <w:tcPrChange w:id="3343" w:author="Megan Ball" w:date="2020-10-04T12:48:00Z">
              <w:tcPr>
                <w:tcW w:w="871" w:type="dxa"/>
                <w:noWrap/>
                <w:hideMark/>
              </w:tcPr>
            </w:tcPrChange>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344" w:author="Megan Ball" w:date="2020-10-04T12:47:00Z"/>
              </w:rPr>
            </w:pPr>
            <w:ins w:id="3345" w:author="Megan Ball" w:date="2020-10-04T12:47:00Z">
              <w:r w:rsidRPr="00075A53">
                <w:t>&lt; 2e-16</w:t>
              </w:r>
            </w:ins>
          </w:p>
        </w:tc>
        <w:tc>
          <w:tcPr>
            <w:tcW w:w="1206" w:type="dxa"/>
            <w:noWrap/>
            <w:hideMark/>
            <w:tcPrChange w:id="3346" w:author="Megan Ball" w:date="2020-10-04T12:48:00Z">
              <w:tcPr>
                <w:tcW w:w="871" w:type="dxa"/>
                <w:noWrap/>
                <w:hideMark/>
              </w:tcPr>
            </w:tcPrChange>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347" w:author="Megan Ball" w:date="2020-10-04T12:47:00Z"/>
              </w:rPr>
            </w:pPr>
            <w:ins w:id="3348" w:author="Megan Ball" w:date="2020-10-04T12:47:00Z">
              <w:r w:rsidRPr="00075A53">
                <w:t>***</w:t>
              </w:r>
            </w:ins>
          </w:p>
        </w:tc>
      </w:tr>
      <w:tr w:rsidR="00075A53" w:rsidRPr="00075A53" w14:paraId="2A517364" w14:textId="77777777" w:rsidTr="00075A53">
        <w:trPr>
          <w:cnfStyle w:val="000000100000" w:firstRow="0" w:lastRow="0" w:firstColumn="0" w:lastColumn="0" w:oddVBand="0" w:evenVBand="0" w:oddHBand="1" w:evenHBand="0" w:firstRowFirstColumn="0" w:firstRowLastColumn="0" w:lastRowFirstColumn="0" w:lastRowLastColumn="0"/>
          <w:trHeight w:val="300"/>
          <w:ins w:id="3349" w:author="Megan Ball" w:date="2020-10-04T12:47:00Z"/>
          <w:trPrChange w:id="33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351" w:author="Megan Ball" w:date="2020-10-04T12:48:00Z">
              <w:tcPr>
                <w:tcW w:w="5006" w:type="dxa"/>
                <w:noWrap/>
                <w:hideMark/>
              </w:tcPr>
            </w:tcPrChange>
          </w:tcPr>
          <w:p w14:paraId="7F41037C"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352" w:author="Megan Ball" w:date="2020-10-04T12:47:00Z"/>
              </w:rPr>
            </w:pPr>
            <w:proofErr w:type="spellStart"/>
            <w:ins w:id="3353" w:author="Megan Ball" w:date="2020-10-04T12:47:00Z">
              <w:r w:rsidRPr="00075A53">
                <w:t>countrySomalia</w:t>
              </w:r>
              <w:proofErr w:type="spellEnd"/>
            </w:ins>
          </w:p>
        </w:tc>
        <w:tc>
          <w:tcPr>
            <w:tcW w:w="1170" w:type="dxa"/>
            <w:noWrap/>
            <w:hideMark/>
            <w:tcPrChange w:id="3354" w:author="Megan Ball" w:date="2020-10-04T12:48:00Z">
              <w:tcPr>
                <w:tcW w:w="870" w:type="dxa"/>
                <w:noWrap/>
                <w:hideMark/>
              </w:tcPr>
            </w:tcPrChange>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55" w:author="Megan Ball" w:date="2020-10-04T12:47:00Z"/>
              </w:rPr>
            </w:pPr>
            <w:ins w:id="3356" w:author="Megan Ball" w:date="2020-10-04T12:47:00Z">
              <w:r w:rsidRPr="00075A53">
                <w:t>-7.42112</w:t>
              </w:r>
            </w:ins>
          </w:p>
        </w:tc>
        <w:tc>
          <w:tcPr>
            <w:tcW w:w="1170" w:type="dxa"/>
            <w:noWrap/>
            <w:hideMark/>
            <w:tcPrChange w:id="3357" w:author="Megan Ball" w:date="2020-10-04T12:48:00Z">
              <w:tcPr>
                <w:tcW w:w="871" w:type="dxa"/>
                <w:noWrap/>
                <w:hideMark/>
              </w:tcPr>
            </w:tcPrChange>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58" w:author="Megan Ball" w:date="2020-10-04T12:47:00Z"/>
              </w:rPr>
            </w:pPr>
            <w:ins w:id="3359" w:author="Megan Ball" w:date="2020-10-04T12:47:00Z">
              <w:r w:rsidRPr="00075A53">
                <w:t>0.75219</w:t>
              </w:r>
            </w:ins>
          </w:p>
        </w:tc>
        <w:tc>
          <w:tcPr>
            <w:tcW w:w="1080" w:type="dxa"/>
            <w:noWrap/>
            <w:hideMark/>
            <w:tcPrChange w:id="3360" w:author="Megan Ball" w:date="2020-10-04T12:48:00Z">
              <w:tcPr>
                <w:tcW w:w="871" w:type="dxa"/>
                <w:noWrap/>
                <w:hideMark/>
              </w:tcPr>
            </w:tcPrChange>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61" w:author="Megan Ball" w:date="2020-10-04T12:47:00Z"/>
              </w:rPr>
            </w:pPr>
            <w:ins w:id="3362" w:author="Megan Ball" w:date="2020-10-04T12:47:00Z">
              <w:r w:rsidRPr="00075A53">
                <w:t>-9.866</w:t>
              </w:r>
            </w:ins>
          </w:p>
        </w:tc>
        <w:tc>
          <w:tcPr>
            <w:tcW w:w="1170" w:type="dxa"/>
            <w:noWrap/>
            <w:hideMark/>
            <w:tcPrChange w:id="3363" w:author="Megan Ball" w:date="2020-10-04T12:48:00Z">
              <w:tcPr>
                <w:tcW w:w="871" w:type="dxa"/>
                <w:noWrap/>
                <w:hideMark/>
              </w:tcPr>
            </w:tcPrChange>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364" w:author="Megan Ball" w:date="2020-10-04T12:47:00Z"/>
              </w:rPr>
            </w:pPr>
            <w:ins w:id="3365" w:author="Megan Ball" w:date="2020-10-04T12:47:00Z">
              <w:r w:rsidRPr="00075A53">
                <w:t>&lt; 2e-16</w:t>
              </w:r>
            </w:ins>
          </w:p>
        </w:tc>
        <w:tc>
          <w:tcPr>
            <w:tcW w:w="1206" w:type="dxa"/>
            <w:noWrap/>
            <w:hideMark/>
            <w:tcPrChange w:id="3366" w:author="Megan Ball" w:date="2020-10-04T12:48:00Z">
              <w:tcPr>
                <w:tcW w:w="871" w:type="dxa"/>
                <w:noWrap/>
                <w:hideMark/>
              </w:tcPr>
            </w:tcPrChange>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367" w:author="Megan Ball" w:date="2020-10-04T12:47:00Z"/>
              </w:rPr>
            </w:pPr>
            <w:ins w:id="3368" w:author="Megan Ball" w:date="2020-10-04T12:47:00Z">
              <w:r w:rsidRPr="00075A53">
                <w:t>***</w:t>
              </w:r>
            </w:ins>
          </w:p>
        </w:tc>
      </w:tr>
      <w:tr w:rsidR="00075A53" w:rsidRPr="00075A53" w14:paraId="11C62168" w14:textId="77777777" w:rsidTr="00075A53">
        <w:trPr>
          <w:trHeight w:val="300"/>
          <w:ins w:id="3369" w:author="Megan Ball" w:date="2020-10-04T12:47:00Z"/>
          <w:trPrChange w:id="33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371" w:author="Megan Ball" w:date="2020-10-04T12:48:00Z">
              <w:tcPr>
                <w:tcW w:w="5006" w:type="dxa"/>
                <w:noWrap/>
                <w:hideMark/>
              </w:tcPr>
            </w:tcPrChange>
          </w:tcPr>
          <w:p w14:paraId="11C485CB" w14:textId="77777777" w:rsidR="00075A53" w:rsidRPr="00075A53" w:rsidRDefault="00075A53">
            <w:pPr>
              <w:rPr>
                <w:ins w:id="3372" w:author="Megan Ball" w:date="2020-10-04T12:47:00Z"/>
              </w:rPr>
            </w:pPr>
            <w:proofErr w:type="spellStart"/>
            <w:ins w:id="3373" w:author="Megan Ball" w:date="2020-10-04T12:47:00Z">
              <w:r w:rsidRPr="00075A53">
                <w:t>countrySouth</w:t>
              </w:r>
              <w:proofErr w:type="spellEnd"/>
              <w:r w:rsidRPr="00075A53">
                <w:t xml:space="preserve"> Africa</w:t>
              </w:r>
            </w:ins>
          </w:p>
        </w:tc>
        <w:tc>
          <w:tcPr>
            <w:tcW w:w="1170" w:type="dxa"/>
            <w:noWrap/>
            <w:hideMark/>
            <w:tcPrChange w:id="3374" w:author="Megan Ball" w:date="2020-10-04T12:48:00Z">
              <w:tcPr>
                <w:tcW w:w="870" w:type="dxa"/>
                <w:noWrap/>
                <w:hideMark/>
              </w:tcPr>
            </w:tcPrChange>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75" w:author="Megan Ball" w:date="2020-10-04T12:47:00Z"/>
              </w:rPr>
            </w:pPr>
            <w:ins w:id="3376" w:author="Megan Ball" w:date="2020-10-04T12:47:00Z">
              <w:r w:rsidRPr="00075A53">
                <w:t>4.26747</w:t>
              </w:r>
            </w:ins>
          </w:p>
        </w:tc>
        <w:tc>
          <w:tcPr>
            <w:tcW w:w="1170" w:type="dxa"/>
            <w:noWrap/>
            <w:hideMark/>
            <w:tcPrChange w:id="3377" w:author="Megan Ball" w:date="2020-10-04T12:48:00Z">
              <w:tcPr>
                <w:tcW w:w="871" w:type="dxa"/>
                <w:noWrap/>
                <w:hideMark/>
              </w:tcPr>
            </w:tcPrChange>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78" w:author="Megan Ball" w:date="2020-10-04T12:47:00Z"/>
              </w:rPr>
            </w:pPr>
            <w:ins w:id="3379" w:author="Megan Ball" w:date="2020-10-04T12:47:00Z">
              <w:r w:rsidRPr="00075A53">
                <w:t>0.81697</w:t>
              </w:r>
            </w:ins>
          </w:p>
        </w:tc>
        <w:tc>
          <w:tcPr>
            <w:tcW w:w="1080" w:type="dxa"/>
            <w:noWrap/>
            <w:hideMark/>
            <w:tcPrChange w:id="3380" w:author="Megan Ball" w:date="2020-10-04T12:48:00Z">
              <w:tcPr>
                <w:tcW w:w="871" w:type="dxa"/>
                <w:noWrap/>
                <w:hideMark/>
              </w:tcPr>
            </w:tcPrChange>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81" w:author="Megan Ball" w:date="2020-10-04T12:47:00Z"/>
              </w:rPr>
            </w:pPr>
            <w:ins w:id="3382" w:author="Megan Ball" w:date="2020-10-04T12:47:00Z">
              <w:r w:rsidRPr="00075A53">
                <w:t>5.224</w:t>
              </w:r>
            </w:ins>
          </w:p>
        </w:tc>
        <w:tc>
          <w:tcPr>
            <w:tcW w:w="1170" w:type="dxa"/>
            <w:noWrap/>
            <w:hideMark/>
            <w:tcPrChange w:id="3383" w:author="Megan Ball" w:date="2020-10-04T12:48:00Z">
              <w:tcPr>
                <w:tcW w:w="871" w:type="dxa"/>
                <w:noWrap/>
                <w:hideMark/>
              </w:tcPr>
            </w:tcPrChange>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384" w:author="Megan Ball" w:date="2020-10-04T12:47:00Z"/>
              </w:rPr>
            </w:pPr>
            <w:ins w:id="3385" w:author="Megan Ball" w:date="2020-10-04T12:47:00Z">
              <w:r w:rsidRPr="00075A53">
                <w:t>1.89E-07</w:t>
              </w:r>
            </w:ins>
          </w:p>
        </w:tc>
        <w:tc>
          <w:tcPr>
            <w:tcW w:w="1206" w:type="dxa"/>
            <w:noWrap/>
            <w:hideMark/>
            <w:tcPrChange w:id="3386" w:author="Megan Ball" w:date="2020-10-04T12:48:00Z">
              <w:tcPr>
                <w:tcW w:w="871" w:type="dxa"/>
                <w:noWrap/>
                <w:hideMark/>
              </w:tcPr>
            </w:tcPrChange>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387" w:author="Megan Ball" w:date="2020-10-04T12:47:00Z"/>
              </w:rPr>
            </w:pPr>
            <w:ins w:id="3388" w:author="Megan Ball" w:date="2020-10-04T12:47:00Z">
              <w:r w:rsidRPr="00075A53">
                <w:t>***</w:t>
              </w:r>
            </w:ins>
          </w:p>
        </w:tc>
      </w:tr>
      <w:tr w:rsidR="00075A53" w:rsidRPr="00075A53" w14:paraId="5F36BDE2" w14:textId="77777777" w:rsidTr="00075A53">
        <w:trPr>
          <w:cnfStyle w:val="000000100000" w:firstRow="0" w:lastRow="0" w:firstColumn="0" w:lastColumn="0" w:oddVBand="0" w:evenVBand="0" w:oddHBand="1" w:evenHBand="0" w:firstRowFirstColumn="0" w:firstRowLastColumn="0" w:lastRowFirstColumn="0" w:lastRowLastColumn="0"/>
          <w:trHeight w:val="300"/>
          <w:ins w:id="3389" w:author="Megan Ball" w:date="2020-10-04T12:47:00Z"/>
          <w:trPrChange w:id="33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391" w:author="Megan Ball" w:date="2020-10-04T12:48:00Z">
              <w:tcPr>
                <w:tcW w:w="5006" w:type="dxa"/>
                <w:noWrap/>
                <w:hideMark/>
              </w:tcPr>
            </w:tcPrChange>
          </w:tcPr>
          <w:p w14:paraId="78FC56A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392" w:author="Megan Ball" w:date="2020-10-04T12:47:00Z"/>
              </w:rPr>
            </w:pPr>
            <w:proofErr w:type="spellStart"/>
            <w:ins w:id="3393" w:author="Megan Ball" w:date="2020-10-04T12:47:00Z">
              <w:r w:rsidRPr="00075A53">
                <w:t>countrySouth</w:t>
              </w:r>
              <w:proofErr w:type="spellEnd"/>
              <w:r w:rsidRPr="00075A53">
                <w:t xml:space="preserve"> Sudan</w:t>
              </w:r>
            </w:ins>
          </w:p>
        </w:tc>
        <w:tc>
          <w:tcPr>
            <w:tcW w:w="1170" w:type="dxa"/>
            <w:noWrap/>
            <w:hideMark/>
            <w:tcPrChange w:id="3394" w:author="Megan Ball" w:date="2020-10-04T12:48:00Z">
              <w:tcPr>
                <w:tcW w:w="870" w:type="dxa"/>
                <w:noWrap/>
                <w:hideMark/>
              </w:tcPr>
            </w:tcPrChange>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95" w:author="Megan Ball" w:date="2020-10-04T12:47:00Z"/>
              </w:rPr>
            </w:pPr>
            <w:ins w:id="3396" w:author="Megan Ball" w:date="2020-10-04T12:47:00Z">
              <w:r w:rsidRPr="00075A53">
                <w:t>2.17173</w:t>
              </w:r>
            </w:ins>
          </w:p>
        </w:tc>
        <w:tc>
          <w:tcPr>
            <w:tcW w:w="1170" w:type="dxa"/>
            <w:noWrap/>
            <w:hideMark/>
            <w:tcPrChange w:id="3397" w:author="Megan Ball" w:date="2020-10-04T12:48:00Z">
              <w:tcPr>
                <w:tcW w:w="871" w:type="dxa"/>
                <w:noWrap/>
                <w:hideMark/>
              </w:tcPr>
            </w:tcPrChange>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398" w:author="Megan Ball" w:date="2020-10-04T12:47:00Z"/>
              </w:rPr>
            </w:pPr>
            <w:ins w:id="3399" w:author="Megan Ball" w:date="2020-10-04T12:47:00Z">
              <w:r w:rsidRPr="00075A53">
                <w:t>0.774</w:t>
              </w:r>
            </w:ins>
          </w:p>
        </w:tc>
        <w:tc>
          <w:tcPr>
            <w:tcW w:w="1080" w:type="dxa"/>
            <w:noWrap/>
            <w:hideMark/>
            <w:tcPrChange w:id="3400" w:author="Megan Ball" w:date="2020-10-04T12:48:00Z">
              <w:tcPr>
                <w:tcW w:w="871" w:type="dxa"/>
                <w:noWrap/>
                <w:hideMark/>
              </w:tcPr>
            </w:tcPrChange>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01" w:author="Megan Ball" w:date="2020-10-04T12:47:00Z"/>
              </w:rPr>
            </w:pPr>
            <w:ins w:id="3402" w:author="Megan Ball" w:date="2020-10-04T12:47:00Z">
              <w:r w:rsidRPr="00075A53">
                <w:t>2.806</w:t>
              </w:r>
            </w:ins>
          </w:p>
        </w:tc>
        <w:tc>
          <w:tcPr>
            <w:tcW w:w="1170" w:type="dxa"/>
            <w:noWrap/>
            <w:hideMark/>
            <w:tcPrChange w:id="3403" w:author="Megan Ball" w:date="2020-10-04T12:48:00Z">
              <w:tcPr>
                <w:tcW w:w="871" w:type="dxa"/>
                <w:noWrap/>
                <w:hideMark/>
              </w:tcPr>
            </w:tcPrChange>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04" w:author="Megan Ball" w:date="2020-10-04T12:47:00Z"/>
              </w:rPr>
            </w:pPr>
            <w:ins w:id="3405" w:author="Megan Ball" w:date="2020-10-04T12:47:00Z">
              <w:r w:rsidRPr="00075A53">
                <w:t>0.005054</w:t>
              </w:r>
            </w:ins>
          </w:p>
        </w:tc>
        <w:tc>
          <w:tcPr>
            <w:tcW w:w="1206" w:type="dxa"/>
            <w:noWrap/>
            <w:hideMark/>
            <w:tcPrChange w:id="3406" w:author="Megan Ball" w:date="2020-10-04T12:48:00Z">
              <w:tcPr>
                <w:tcW w:w="871" w:type="dxa"/>
                <w:noWrap/>
                <w:hideMark/>
              </w:tcPr>
            </w:tcPrChange>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407" w:author="Megan Ball" w:date="2020-10-04T12:47:00Z"/>
              </w:rPr>
            </w:pPr>
            <w:ins w:id="3408" w:author="Megan Ball" w:date="2020-10-04T12:47:00Z">
              <w:r w:rsidRPr="00075A53">
                <w:t>**</w:t>
              </w:r>
            </w:ins>
          </w:p>
        </w:tc>
      </w:tr>
      <w:tr w:rsidR="00075A53" w:rsidRPr="00075A53" w14:paraId="179F9956" w14:textId="77777777" w:rsidTr="00075A53">
        <w:trPr>
          <w:trHeight w:val="300"/>
          <w:ins w:id="3409" w:author="Megan Ball" w:date="2020-10-04T12:47:00Z"/>
          <w:trPrChange w:id="34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411" w:author="Megan Ball" w:date="2020-10-04T12:48:00Z">
              <w:tcPr>
                <w:tcW w:w="5006" w:type="dxa"/>
                <w:noWrap/>
                <w:hideMark/>
              </w:tcPr>
            </w:tcPrChange>
          </w:tcPr>
          <w:p w14:paraId="521F7FE3" w14:textId="77777777" w:rsidR="00075A53" w:rsidRPr="00075A53" w:rsidRDefault="00075A53">
            <w:pPr>
              <w:rPr>
                <w:ins w:id="3412" w:author="Megan Ball" w:date="2020-10-04T12:47:00Z"/>
              </w:rPr>
            </w:pPr>
            <w:proofErr w:type="spellStart"/>
            <w:ins w:id="3413" w:author="Megan Ball" w:date="2020-10-04T12:47:00Z">
              <w:r w:rsidRPr="00075A53">
                <w:t>countrySpain</w:t>
              </w:r>
              <w:proofErr w:type="spellEnd"/>
            </w:ins>
          </w:p>
        </w:tc>
        <w:tc>
          <w:tcPr>
            <w:tcW w:w="1170" w:type="dxa"/>
            <w:noWrap/>
            <w:hideMark/>
            <w:tcPrChange w:id="3414" w:author="Megan Ball" w:date="2020-10-04T12:48:00Z">
              <w:tcPr>
                <w:tcW w:w="870" w:type="dxa"/>
                <w:noWrap/>
                <w:hideMark/>
              </w:tcPr>
            </w:tcPrChange>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15" w:author="Megan Ball" w:date="2020-10-04T12:47:00Z"/>
              </w:rPr>
            </w:pPr>
            <w:ins w:id="3416" w:author="Megan Ball" w:date="2020-10-04T12:47:00Z">
              <w:r w:rsidRPr="00075A53">
                <w:t>17.73013</w:t>
              </w:r>
            </w:ins>
          </w:p>
        </w:tc>
        <w:tc>
          <w:tcPr>
            <w:tcW w:w="1170" w:type="dxa"/>
            <w:noWrap/>
            <w:hideMark/>
            <w:tcPrChange w:id="3417" w:author="Megan Ball" w:date="2020-10-04T12:48:00Z">
              <w:tcPr>
                <w:tcW w:w="871" w:type="dxa"/>
                <w:noWrap/>
                <w:hideMark/>
              </w:tcPr>
            </w:tcPrChange>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18" w:author="Megan Ball" w:date="2020-10-04T12:47:00Z"/>
              </w:rPr>
            </w:pPr>
            <w:ins w:id="3419" w:author="Megan Ball" w:date="2020-10-04T12:47:00Z">
              <w:r w:rsidRPr="00075A53">
                <w:t>0.78916</w:t>
              </w:r>
            </w:ins>
          </w:p>
        </w:tc>
        <w:tc>
          <w:tcPr>
            <w:tcW w:w="1080" w:type="dxa"/>
            <w:noWrap/>
            <w:hideMark/>
            <w:tcPrChange w:id="3420" w:author="Megan Ball" w:date="2020-10-04T12:48:00Z">
              <w:tcPr>
                <w:tcW w:w="871" w:type="dxa"/>
                <w:noWrap/>
                <w:hideMark/>
              </w:tcPr>
            </w:tcPrChange>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21" w:author="Megan Ball" w:date="2020-10-04T12:47:00Z"/>
              </w:rPr>
            </w:pPr>
            <w:ins w:id="3422" w:author="Megan Ball" w:date="2020-10-04T12:47:00Z">
              <w:r w:rsidRPr="00075A53">
                <w:t>22.467</w:t>
              </w:r>
            </w:ins>
          </w:p>
        </w:tc>
        <w:tc>
          <w:tcPr>
            <w:tcW w:w="1170" w:type="dxa"/>
            <w:noWrap/>
            <w:hideMark/>
            <w:tcPrChange w:id="3423" w:author="Megan Ball" w:date="2020-10-04T12:48:00Z">
              <w:tcPr>
                <w:tcW w:w="871" w:type="dxa"/>
                <w:noWrap/>
                <w:hideMark/>
              </w:tcPr>
            </w:tcPrChange>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424" w:author="Megan Ball" w:date="2020-10-04T12:47:00Z"/>
              </w:rPr>
            </w:pPr>
            <w:ins w:id="3425" w:author="Megan Ball" w:date="2020-10-04T12:47:00Z">
              <w:r w:rsidRPr="00075A53">
                <w:t>&lt; 2e-16</w:t>
              </w:r>
            </w:ins>
          </w:p>
        </w:tc>
        <w:tc>
          <w:tcPr>
            <w:tcW w:w="1206" w:type="dxa"/>
            <w:noWrap/>
            <w:hideMark/>
            <w:tcPrChange w:id="3426" w:author="Megan Ball" w:date="2020-10-04T12:48:00Z">
              <w:tcPr>
                <w:tcW w:w="871" w:type="dxa"/>
                <w:noWrap/>
                <w:hideMark/>
              </w:tcPr>
            </w:tcPrChange>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427" w:author="Megan Ball" w:date="2020-10-04T12:47:00Z"/>
              </w:rPr>
            </w:pPr>
            <w:ins w:id="3428" w:author="Megan Ball" w:date="2020-10-04T12:47:00Z">
              <w:r w:rsidRPr="00075A53">
                <w:t>***</w:t>
              </w:r>
            </w:ins>
          </w:p>
        </w:tc>
      </w:tr>
      <w:tr w:rsidR="00075A53" w:rsidRPr="00075A53" w14:paraId="3A1CDD47" w14:textId="77777777" w:rsidTr="00075A53">
        <w:trPr>
          <w:cnfStyle w:val="000000100000" w:firstRow="0" w:lastRow="0" w:firstColumn="0" w:lastColumn="0" w:oddVBand="0" w:evenVBand="0" w:oddHBand="1" w:evenHBand="0" w:firstRowFirstColumn="0" w:firstRowLastColumn="0" w:lastRowFirstColumn="0" w:lastRowLastColumn="0"/>
          <w:trHeight w:val="300"/>
          <w:ins w:id="3429" w:author="Megan Ball" w:date="2020-10-04T12:47:00Z"/>
          <w:trPrChange w:id="34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431" w:author="Megan Ball" w:date="2020-10-04T12:48:00Z">
              <w:tcPr>
                <w:tcW w:w="5006" w:type="dxa"/>
                <w:noWrap/>
                <w:hideMark/>
              </w:tcPr>
            </w:tcPrChange>
          </w:tcPr>
          <w:p w14:paraId="60CA3382"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432" w:author="Megan Ball" w:date="2020-10-04T12:47:00Z"/>
              </w:rPr>
            </w:pPr>
            <w:proofErr w:type="spellStart"/>
            <w:ins w:id="3433" w:author="Megan Ball" w:date="2020-10-04T12:47:00Z">
              <w:r w:rsidRPr="00075A53">
                <w:t>countrySri</w:t>
              </w:r>
              <w:proofErr w:type="spellEnd"/>
              <w:r w:rsidRPr="00075A53">
                <w:t xml:space="preserve"> Lanka</w:t>
              </w:r>
            </w:ins>
          </w:p>
        </w:tc>
        <w:tc>
          <w:tcPr>
            <w:tcW w:w="1170" w:type="dxa"/>
            <w:noWrap/>
            <w:hideMark/>
            <w:tcPrChange w:id="3434" w:author="Megan Ball" w:date="2020-10-04T12:48:00Z">
              <w:tcPr>
                <w:tcW w:w="870" w:type="dxa"/>
                <w:noWrap/>
                <w:hideMark/>
              </w:tcPr>
            </w:tcPrChange>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35" w:author="Megan Ball" w:date="2020-10-04T12:47:00Z"/>
              </w:rPr>
            </w:pPr>
            <w:ins w:id="3436" w:author="Megan Ball" w:date="2020-10-04T12:47:00Z">
              <w:r w:rsidRPr="00075A53">
                <w:t>11.31826</w:t>
              </w:r>
            </w:ins>
          </w:p>
        </w:tc>
        <w:tc>
          <w:tcPr>
            <w:tcW w:w="1170" w:type="dxa"/>
            <w:noWrap/>
            <w:hideMark/>
            <w:tcPrChange w:id="3437" w:author="Megan Ball" w:date="2020-10-04T12:48:00Z">
              <w:tcPr>
                <w:tcW w:w="871" w:type="dxa"/>
                <w:noWrap/>
                <w:hideMark/>
              </w:tcPr>
            </w:tcPrChange>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38" w:author="Megan Ball" w:date="2020-10-04T12:47:00Z"/>
              </w:rPr>
            </w:pPr>
            <w:ins w:id="3439" w:author="Megan Ball" w:date="2020-10-04T12:47:00Z">
              <w:r w:rsidRPr="00075A53">
                <w:t>0.76021</w:t>
              </w:r>
            </w:ins>
          </w:p>
        </w:tc>
        <w:tc>
          <w:tcPr>
            <w:tcW w:w="1080" w:type="dxa"/>
            <w:noWrap/>
            <w:hideMark/>
            <w:tcPrChange w:id="3440" w:author="Megan Ball" w:date="2020-10-04T12:48:00Z">
              <w:tcPr>
                <w:tcW w:w="871" w:type="dxa"/>
                <w:noWrap/>
                <w:hideMark/>
              </w:tcPr>
            </w:tcPrChange>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41" w:author="Megan Ball" w:date="2020-10-04T12:47:00Z"/>
              </w:rPr>
            </w:pPr>
            <w:ins w:id="3442" w:author="Megan Ball" w:date="2020-10-04T12:47:00Z">
              <w:r w:rsidRPr="00075A53">
                <w:t>14.888</w:t>
              </w:r>
            </w:ins>
          </w:p>
        </w:tc>
        <w:tc>
          <w:tcPr>
            <w:tcW w:w="1170" w:type="dxa"/>
            <w:noWrap/>
            <w:hideMark/>
            <w:tcPrChange w:id="3443" w:author="Megan Ball" w:date="2020-10-04T12:48:00Z">
              <w:tcPr>
                <w:tcW w:w="871" w:type="dxa"/>
                <w:noWrap/>
                <w:hideMark/>
              </w:tcPr>
            </w:tcPrChange>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444" w:author="Megan Ball" w:date="2020-10-04T12:47:00Z"/>
              </w:rPr>
            </w:pPr>
            <w:ins w:id="3445" w:author="Megan Ball" w:date="2020-10-04T12:47:00Z">
              <w:r w:rsidRPr="00075A53">
                <w:t>&lt; 2e-16</w:t>
              </w:r>
            </w:ins>
          </w:p>
        </w:tc>
        <w:tc>
          <w:tcPr>
            <w:tcW w:w="1206" w:type="dxa"/>
            <w:noWrap/>
            <w:hideMark/>
            <w:tcPrChange w:id="3446" w:author="Megan Ball" w:date="2020-10-04T12:48:00Z">
              <w:tcPr>
                <w:tcW w:w="871" w:type="dxa"/>
                <w:noWrap/>
                <w:hideMark/>
              </w:tcPr>
            </w:tcPrChange>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447" w:author="Megan Ball" w:date="2020-10-04T12:47:00Z"/>
              </w:rPr>
            </w:pPr>
            <w:ins w:id="3448" w:author="Megan Ball" w:date="2020-10-04T12:47:00Z">
              <w:r w:rsidRPr="00075A53">
                <w:t>***</w:t>
              </w:r>
            </w:ins>
          </w:p>
        </w:tc>
      </w:tr>
      <w:tr w:rsidR="00075A53" w:rsidRPr="00075A53" w14:paraId="2A6DFF0A" w14:textId="77777777" w:rsidTr="00075A53">
        <w:trPr>
          <w:trHeight w:val="300"/>
          <w:ins w:id="3449" w:author="Megan Ball" w:date="2020-10-04T12:47:00Z"/>
          <w:trPrChange w:id="34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451" w:author="Megan Ball" w:date="2020-10-04T12:48:00Z">
              <w:tcPr>
                <w:tcW w:w="5006" w:type="dxa"/>
                <w:noWrap/>
                <w:hideMark/>
              </w:tcPr>
            </w:tcPrChange>
          </w:tcPr>
          <w:p w14:paraId="0061CB82" w14:textId="77777777" w:rsidR="00075A53" w:rsidRPr="00075A53" w:rsidRDefault="00075A53">
            <w:pPr>
              <w:rPr>
                <w:ins w:id="3452" w:author="Megan Ball" w:date="2020-10-04T12:47:00Z"/>
              </w:rPr>
            </w:pPr>
            <w:proofErr w:type="spellStart"/>
            <w:ins w:id="3453" w:author="Megan Ball" w:date="2020-10-04T12:47:00Z">
              <w:r w:rsidRPr="00075A53">
                <w:t>countrySudan</w:t>
              </w:r>
              <w:proofErr w:type="spellEnd"/>
            </w:ins>
          </w:p>
        </w:tc>
        <w:tc>
          <w:tcPr>
            <w:tcW w:w="1170" w:type="dxa"/>
            <w:noWrap/>
            <w:hideMark/>
            <w:tcPrChange w:id="3454" w:author="Megan Ball" w:date="2020-10-04T12:48:00Z">
              <w:tcPr>
                <w:tcW w:w="870" w:type="dxa"/>
                <w:noWrap/>
                <w:hideMark/>
              </w:tcPr>
            </w:tcPrChange>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55" w:author="Megan Ball" w:date="2020-10-04T12:47:00Z"/>
              </w:rPr>
            </w:pPr>
            <w:ins w:id="3456" w:author="Megan Ball" w:date="2020-10-04T12:47:00Z">
              <w:r w:rsidRPr="00075A53">
                <w:t>4.76263</w:t>
              </w:r>
            </w:ins>
          </w:p>
        </w:tc>
        <w:tc>
          <w:tcPr>
            <w:tcW w:w="1170" w:type="dxa"/>
            <w:noWrap/>
            <w:hideMark/>
            <w:tcPrChange w:id="3457" w:author="Megan Ball" w:date="2020-10-04T12:48:00Z">
              <w:tcPr>
                <w:tcW w:w="871" w:type="dxa"/>
                <w:noWrap/>
                <w:hideMark/>
              </w:tcPr>
            </w:tcPrChange>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58" w:author="Megan Ball" w:date="2020-10-04T12:47:00Z"/>
              </w:rPr>
            </w:pPr>
            <w:ins w:id="3459" w:author="Megan Ball" w:date="2020-10-04T12:47:00Z">
              <w:r w:rsidRPr="00075A53">
                <w:t>0.7455</w:t>
              </w:r>
            </w:ins>
          </w:p>
        </w:tc>
        <w:tc>
          <w:tcPr>
            <w:tcW w:w="1080" w:type="dxa"/>
            <w:noWrap/>
            <w:hideMark/>
            <w:tcPrChange w:id="3460" w:author="Megan Ball" w:date="2020-10-04T12:48:00Z">
              <w:tcPr>
                <w:tcW w:w="871" w:type="dxa"/>
                <w:noWrap/>
                <w:hideMark/>
              </w:tcPr>
            </w:tcPrChange>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61" w:author="Megan Ball" w:date="2020-10-04T12:47:00Z"/>
              </w:rPr>
            </w:pPr>
            <w:ins w:id="3462" w:author="Megan Ball" w:date="2020-10-04T12:47:00Z">
              <w:r w:rsidRPr="00075A53">
                <w:t>6.388</w:t>
              </w:r>
            </w:ins>
          </w:p>
        </w:tc>
        <w:tc>
          <w:tcPr>
            <w:tcW w:w="1170" w:type="dxa"/>
            <w:noWrap/>
            <w:hideMark/>
            <w:tcPrChange w:id="3463" w:author="Megan Ball" w:date="2020-10-04T12:48:00Z">
              <w:tcPr>
                <w:tcW w:w="871" w:type="dxa"/>
                <w:noWrap/>
                <w:hideMark/>
              </w:tcPr>
            </w:tcPrChange>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64" w:author="Megan Ball" w:date="2020-10-04T12:47:00Z"/>
              </w:rPr>
            </w:pPr>
            <w:ins w:id="3465" w:author="Megan Ball" w:date="2020-10-04T12:47:00Z">
              <w:r w:rsidRPr="00075A53">
                <w:t>1.96E-10</w:t>
              </w:r>
            </w:ins>
          </w:p>
        </w:tc>
        <w:tc>
          <w:tcPr>
            <w:tcW w:w="1206" w:type="dxa"/>
            <w:noWrap/>
            <w:hideMark/>
            <w:tcPrChange w:id="3466" w:author="Megan Ball" w:date="2020-10-04T12:48:00Z">
              <w:tcPr>
                <w:tcW w:w="871" w:type="dxa"/>
                <w:noWrap/>
                <w:hideMark/>
              </w:tcPr>
            </w:tcPrChange>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467" w:author="Megan Ball" w:date="2020-10-04T12:47:00Z"/>
              </w:rPr>
            </w:pPr>
            <w:ins w:id="3468" w:author="Megan Ball" w:date="2020-10-04T12:47:00Z">
              <w:r w:rsidRPr="00075A53">
                <w:t>***</w:t>
              </w:r>
            </w:ins>
          </w:p>
        </w:tc>
      </w:tr>
      <w:tr w:rsidR="00075A53" w:rsidRPr="00075A53" w14:paraId="2EB250CD" w14:textId="77777777" w:rsidTr="00075A53">
        <w:trPr>
          <w:cnfStyle w:val="000000100000" w:firstRow="0" w:lastRow="0" w:firstColumn="0" w:lastColumn="0" w:oddVBand="0" w:evenVBand="0" w:oddHBand="1" w:evenHBand="0" w:firstRowFirstColumn="0" w:firstRowLastColumn="0" w:lastRowFirstColumn="0" w:lastRowLastColumn="0"/>
          <w:trHeight w:val="300"/>
          <w:ins w:id="3469" w:author="Megan Ball" w:date="2020-10-04T12:47:00Z"/>
          <w:trPrChange w:id="34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471" w:author="Megan Ball" w:date="2020-10-04T12:48:00Z">
              <w:tcPr>
                <w:tcW w:w="5006" w:type="dxa"/>
                <w:noWrap/>
                <w:hideMark/>
              </w:tcPr>
            </w:tcPrChange>
          </w:tcPr>
          <w:p w14:paraId="58DDE58B"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472" w:author="Megan Ball" w:date="2020-10-04T12:47:00Z"/>
              </w:rPr>
            </w:pPr>
            <w:proofErr w:type="spellStart"/>
            <w:ins w:id="3473" w:author="Megan Ball" w:date="2020-10-04T12:47:00Z">
              <w:r w:rsidRPr="00075A53">
                <w:t>countrySuriname</w:t>
              </w:r>
              <w:proofErr w:type="spellEnd"/>
            </w:ins>
          </w:p>
        </w:tc>
        <w:tc>
          <w:tcPr>
            <w:tcW w:w="1170" w:type="dxa"/>
            <w:noWrap/>
            <w:hideMark/>
            <w:tcPrChange w:id="3474" w:author="Megan Ball" w:date="2020-10-04T12:48:00Z">
              <w:tcPr>
                <w:tcW w:w="870" w:type="dxa"/>
                <w:noWrap/>
                <w:hideMark/>
              </w:tcPr>
            </w:tcPrChange>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75" w:author="Megan Ball" w:date="2020-10-04T12:47:00Z"/>
              </w:rPr>
            </w:pPr>
            <w:ins w:id="3476" w:author="Megan Ball" w:date="2020-10-04T12:47:00Z">
              <w:r w:rsidRPr="00075A53">
                <w:t>9.79701</w:t>
              </w:r>
            </w:ins>
          </w:p>
        </w:tc>
        <w:tc>
          <w:tcPr>
            <w:tcW w:w="1170" w:type="dxa"/>
            <w:noWrap/>
            <w:hideMark/>
            <w:tcPrChange w:id="3477" w:author="Megan Ball" w:date="2020-10-04T12:48:00Z">
              <w:tcPr>
                <w:tcW w:w="871" w:type="dxa"/>
                <w:noWrap/>
                <w:hideMark/>
              </w:tcPr>
            </w:tcPrChange>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78" w:author="Megan Ball" w:date="2020-10-04T12:47:00Z"/>
              </w:rPr>
            </w:pPr>
            <w:ins w:id="3479" w:author="Megan Ball" w:date="2020-10-04T12:47:00Z">
              <w:r w:rsidRPr="00075A53">
                <w:t>0.75271</w:t>
              </w:r>
            </w:ins>
          </w:p>
        </w:tc>
        <w:tc>
          <w:tcPr>
            <w:tcW w:w="1080" w:type="dxa"/>
            <w:noWrap/>
            <w:hideMark/>
            <w:tcPrChange w:id="3480" w:author="Megan Ball" w:date="2020-10-04T12:48:00Z">
              <w:tcPr>
                <w:tcW w:w="871" w:type="dxa"/>
                <w:noWrap/>
                <w:hideMark/>
              </w:tcPr>
            </w:tcPrChange>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481" w:author="Megan Ball" w:date="2020-10-04T12:47:00Z"/>
              </w:rPr>
            </w:pPr>
            <w:ins w:id="3482" w:author="Megan Ball" w:date="2020-10-04T12:47:00Z">
              <w:r w:rsidRPr="00075A53">
                <w:t>13.016</w:t>
              </w:r>
            </w:ins>
          </w:p>
        </w:tc>
        <w:tc>
          <w:tcPr>
            <w:tcW w:w="1170" w:type="dxa"/>
            <w:noWrap/>
            <w:hideMark/>
            <w:tcPrChange w:id="3483" w:author="Megan Ball" w:date="2020-10-04T12:48:00Z">
              <w:tcPr>
                <w:tcW w:w="871" w:type="dxa"/>
                <w:noWrap/>
                <w:hideMark/>
              </w:tcPr>
            </w:tcPrChange>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484" w:author="Megan Ball" w:date="2020-10-04T12:47:00Z"/>
              </w:rPr>
            </w:pPr>
            <w:ins w:id="3485" w:author="Megan Ball" w:date="2020-10-04T12:47:00Z">
              <w:r w:rsidRPr="00075A53">
                <w:t>&lt; 2e-16</w:t>
              </w:r>
            </w:ins>
          </w:p>
        </w:tc>
        <w:tc>
          <w:tcPr>
            <w:tcW w:w="1206" w:type="dxa"/>
            <w:noWrap/>
            <w:hideMark/>
            <w:tcPrChange w:id="3486" w:author="Megan Ball" w:date="2020-10-04T12:48:00Z">
              <w:tcPr>
                <w:tcW w:w="871" w:type="dxa"/>
                <w:noWrap/>
                <w:hideMark/>
              </w:tcPr>
            </w:tcPrChange>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487" w:author="Megan Ball" w:date="2020-10-04T12:47:00Z"/>
              </w:rPr>
            </w:pPr>
            <w:ins w:id="3488" w:author="Megan Ball" w:date="2020-10-04T12:47:00Z">
              <w:r w:rsidRPr="00075A53">
                <w:t>***</w:t>
              </w:r>
            </w:ins>
          </w:p>
        </w:tc>
      </w:tr>
      <w:tr w:rsidR="00075A53" w:rsidRPr="00075A53" w14:paraId="1F99FBE5" w14:textId="77777777" w:rsidTr="00075A53">
        <w:trPr>
          <w:trHeight w:val="300"/>
          <w:ins w:id="3489" w:author="Megan Ball" w:date="2020-10-04T12:47:00Z"/>
          <w:trPrChange w:id="34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491" w:author="Megan Ball" w:date="2020-10-04T12:48:00Z">
              <w:tcPr>
                <w:tcW w:w="5006" w:type="dxa"/>
                <w:noWrap/>
                <w:hideMark/>
              </w:tcPr>
            </w:tcPrChange>
          </w:tcPr>
          <w:p w14:paraId="09D287F1" w14:textId="77777777" w:rsidR="00075A53" w:rsidRPr="00075A53" w:rsidRDefault="00075A53">
            <w:pPr>
              <w:rPr>
                <w:ins w:id="3492" w:author="Megan Ball" w:date="2020-10-04T12:47:00Z"/>
              </w:rPr>
            </w:pPr>
            <w:proofErr w:type="spellStart"/>
            <w:ins w:id="3493" w:author="Megan Ball" w:date="2020-10-04T12:47:00Z">
              <w:r w:rsidRPr="00075A53">
                <w:t>countrySwaziland</w:t>
              </w:r>
              <w:proofErr w:type="spellEnd"/>
            </w:ins>
          </w:p>
        </w:tc>
        <w:tc>
          <w:tcPr>
            <w:tcW w:w="1170" w:type="dxa"/>
            <w:noWrap/>
            <w:hideMark/>
            <w:tcPrChange w:id="3494" w:author="Megan Ball" w:date="2020-10-04T12:48:00Z">
              <w:tcPr>
                <w:tcW w:w="870" w:type="dxa"/>
                <w:noWrap/>
                <w:hideMark/>
              </w:tcPr>
            </w:tcPrChange>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95" w:author="Megan Ball" w:date="2020-10-04T12:47:00Z"/>
              </w:rPr>
            </w:pPr>
            <w:ins w:id="3496" w:author="Megan Ball" w:date="2020-10-04T12:47:00Z">
              <w:r w:rsidRPr="00075A53">
                <w:t>6.55044</w:t>
              </w:r>
            </w:ins>
          </w:p>
        </w:tc>
        <w:tc>
          <w:tcPr>
            <w:tcW w:w="1170" w:type="dxa"/>
            <w:noWrap/>
            <w:hideMark/>
            <w:tcPrChange w:id="3497" w:author="Megan Ball" w:date="2020-10-04T12:48:00Z">
              <w:tcPr>
                <w:tcW w:w="871" w:type="dxa"/>
                <w:noWrap/>
                <w:hideMark/>
              </w:tcPr>
            </w:tcPrChange>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498" w:author="Megan Ball" w:date="2020-10-04T12:47:00Z"/>
              </w:rPr>
            </w:pPr>
            <w:ins w:id="3499" w:author="Megan Ball" w:date="2020-10-04T12:47:00Z">
              <w:r w:rsidRPr="00075A53">
                <w:t>0.91041</w:t>
              </w:r>
            </w:ins>
          </w:p>
        </w:tc>
        <w:tc>
          <w:tcPr>
            <w:tcW w:w="1080" w:type="dxa"/>
            <w:noWrap/>
            <w:hideMark/>
            <w:tcPrChange w:id="3500" w:author="Megan Ball" w:date="2020-10-04T12:48:00Z">
              <w:tcPr>
                <w:tcW w:w="871" w:type="dxa"/>
                <w:noWrap/>
                <w:hideMark/>
              </w:tcPr>
            </w:tcPrChange>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01" w:author="Megan Ball" w:date="2020-10-04T12:47:00Z"/>
              </w:rPr>
            </w:pPr>
            <w:ins w:id="3502" w:author="Megan Ball" w:date="2020-10-04T12:47:00Z">
              <w:r w:rsidRPr="00075A53">
                <w:t>7.195</w:t>
              </w:r>
            </w:ins>
          </w:p>
        </w:tc>
        <w:tc>
          <w:tcPr>
            <w:tcW w:w="1170" w:type="dxa"/>
            <w:noWrap/>
            <w:hideMark/>
            <w:tcPrChange w:id="3503" w:author="Megan Ball" w:date="2020-10-04T12:48:00Z">
              <w:tcPr>
                <w:tcW w:w="871" w:type="dxa"/>
                <w:noWrap/>
                <w:hideMark/>
              </w:tcPr>
            </w:tcPrChange>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04" w:author="Megan Ball" w:date="2020-10-04T12:47:00Z"/>
              </w:rPr>
            </w:pPr>
            <w:ins w:id="3505" w:author="Megan Ball" w:date="2020-10-04T12:47:00Z">
              <w:r w:rsidRPr="00075A53">
                <w:t>8.02E-13</w:t>
              </w:r>
            </w:ins>
          </w:p>
        </w:tc>
        <w:tc>
          <w:tcPr>
            <w:tcW w:w="1206" w:type="dxa"/>
            <w:noWrap/>
            <w:hideMark/>
            <w:tcPrChange w:id="3506" w:author="Megan Ball" w:date="2020-10-04T12:48:00Z">
              <w:tcPr>
                <w:tcW w:w="871" w:type="dxa"/>
                <w:noWrap/>
                <w:hideMark/>
              </w:tcPr>
            </w:tcPrChange>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507" w:author="Megan Ball" w:date="2020-10-04T12:47:00Z"/>
              </w:rPr>
            </w:pPr>
            <w:ins w:id="3508" w:author="Megan Ball" w:date="2020-10-04T12:47:00Z">
              <w:r w:rsidRPr="00075A53">
                <w:t>***</w:t>
              </w:r>
            </w:ins>
          </w:p>
        </w:tc>
      </w:tr>
      <w:tr w:rsidR="00075A53" w:rsidRPr="00075A53" w14:paraId="0FEA9E35" w14:textId="77777777" w:rsidTr="00075A53">
        <w:trPr>
          <w:cnfStyle w:val="000000100000" w:firstRow="0" w:lastRow="0" w:firstColumn="0" w:lastColumn="0" w:oddVBand="0" w:evenVBand="0" w:oddHBand="1" w:evenHBand="0" w:firstRowFirstColumn="0" w:firstRowLastColumn="0" w:lastRowFirstColumn="0" w:lastRowLastColumn="0"/>
          <w:trHeight w:val="300"/>
          <w:ins w:id="3509" w:author="Megan Ball" w:date="2020-10-04T12:47:00Z"/>
          <w:trPrChange w:id="35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511" w:author="Megan Ball" w:date="2020-10-04T12:48:00Z">
              <w:tcPr>
                <w:tcW w:w="5006" w:type="dxa"/>
                <w:noWrap/>
                <w:hideMark/>
              </w:tcPr>
            </w:tcPrChange>
          </w:tcPr>
          <w:p w14:paraId="71614067"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512" w:author="Megan Ball" w:date="2020-10-04T12:47:00Z"/>
              </w:rPr>
            </w:pPr>
            <w:proofErr w:type="spellStart"/>
            <w:ins w:id="3513" w:author="Megan Ball" w:date="2020-10-04T12:47:00Z">
              <w:r w:rsidRPr="00075A53">
                <w:t>countrySweden</w:t>
              </w:r>
              <w:proofErr w:type="spellEnd"/>
            </w:ins>
          </w:p>
        </w:tc>
        <w:tc>
          <w:tcPr>
            <w:tcW w:w="1170" w:type="dxa"/>
            <w:noWrap/>
            <w:hideMark/>
            <w:tcPrChange w:id="3514" w:author="Megan Ball" w:date="2020-10-04T12:48:00Z">
              <w:tcPr>
                <w:tcW w:w="870" w:type="dxa"/>
                <w:noWrap/>
                <w:hideMark/>
              </w:tcPr>
            </w:tcPrChange>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15" w:author="Megan Ball" w:date="2020-10-04T12:47:00Z"/>
              </w:rPr>
            </w:pPr>
            <w:ins w:id="3516" w:author="Megan Ball" w:date="2020-10-04T12:47:00Z">
              <w:r w:rsidRPr="00075A53">
                <w:t>18.36865</w:t>
              </w:r>
            </w:ins>
          </w:p>
        </w:tc>
        <w:tc>
          <w:tcPr>
            <w:tcW w:w="1170" w:type="dxa"/>
            <w:noWrap/>
            <w:hideMark/>
            <w:tcPrChange w:id="3517" w:author="Megan Ball" w:date="2020-10-04T12:48:00Z">
              <w:tcPr>
                <w:tcW w:w="871" w:type="dxa"/>
                <w:noWrap/>
                <w:hideMark/>
              </w:tcPr>
            </w:tcPrChange>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18" w:author="Megan Ball" w:date="2020-10-04T12:47:00Z"/>
              </w:rPr>
            </w:pPr>
            <w:ins w:id="3519" w:author="Megan Ball" w:date="2020-10-04T12:47:00Z">
              <w:r w:rsidRPr="00075A53">
                <w:t>0.78511</w:t>
              </w:r>
            </w:ins>
          </w:p>
        </w:tc>
        <w:tc>
          <w:tcPr>
            <w:tcW w:w="1080" w:type="dxa"/>
            <w:noWrap/>
            <w:hideMark/>
            <w:tcPrChange w:id="3520" w:author="Megan Ball" w:date="2020-10-04T12:48:00Z">
              <w:tcPr>
                <w:tcW w:w="871" w:type="dxa"/>
                <w:noWrap/>
                <w:hideMark/>
              </w:tcPr>
            </w:tcPrChange>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21" w:author="Megan Ball" w:date="2020-10-04T12:47:00Z"/>
              </w:rPr>
            </w:pPr>
            <w:ins w:id="3522" w:author="Megan Ball" w:date="2020-10-04T12:47:00Z">
              <w:r w:rsidRPr="00075A53">
                <w:t>23.396</w:t>
              </w:r>
            </w:ins>
          </w:p>
        </w:tc>
        <w:tc>
          <w:tcPr>
            <w:tcW w:w="1170" w:type="dxa"/>
            <w:noWrap/>
            <w:hideMark/>
            <w:tcPrChange w:id="3523" w:author="Megan Ball" w:date="2020-10-04T12:48:00Z">
              <w:tcPr>
                <w:tcW w:w="871" w:type="dxa"/>
                <w:noWrap/>
                <w:hideMark/>
              </w:tcPr>
            </w:tcPrChange>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524" w:author="Megan Ball" w:date="2020-10-04T12:47:00Z"/>
              </w:rPr>
            </w:pPr>
            <w:ins w:id="3525" w:author="Megan Ball" w:date="2020-10-04T12:47:00Z">
              <w:r w:rsidRPr="00075A53">
                <w:t>&lt; 2e-16</w:t>
              </w:r>
            </w:ins>
          </w:p>
        </w:tc>
        <w:tc>
          <w:tcPr>
            <w:tcW w:w="1206" w:type="dxa"/>
            <w:noWrap/>
            <w:hideMark/>
            <w:tcPrChange w:id="3526" w:author="Megan Ball" w:date="2020-10-04T12:48:00Z">
              <w:tcPr>
                <w:tcW w:w="871" w:type="dxa"/>
                <w:noWrap/>
                <w:hideMark/>
              </w:tcPr>
            </w:tcPrChange>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527" w:author="Megan Ball" w:date="2020-10-04T12:47:00Z"/>
              </w:rPr>
            </w:pPr>
            <w:ins w:id="3528" w:author="Megan Ball" w:date="2020-10-04T12:47:00Z">
              <w:r w:rsidRPr="00075A53">
                <w:t>***</w:t>
              </w:r>
            </w:ins>
          </w:p>
        </w:tc>
      </w:tr>
      <w:tr w:rsidR="00075A53" w:rsidRPr="00075A53" w14:paraId="06F33762" w14:textId="77777777" w:rsidTr="00075A53">
        <w:trPr>
          <w:trHeight w:val="300"/>
          <w:ins w:id="3529" w:author="Megan Ball" w:date="2020-10-04T12:47:00Z"/>
          <w:trPrChange w:id="35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531" w:author="Megan Ball" w:date="2020-10-04T12:48:00Z">
              <w:tcPr>
                <w:tcW w:w="5006" w:type="dxa"/>
                <w:noWrap/>
                <w:hideMark/>
              </w:tcPr>
            </w:tcPrChange>
          </w:tcPr>
          <w:p w14:paraId="36C4045D" w14:textId="77777777" w:rsidR="00075A53" w:rsidRPr="00075A53" w:rsidRDefault="00075A53">
            <w:pPr>
              <w:rPr>
                <w:ins w:id="3532" w:author="Megan Ball" w:date="2020-10-04T12:47:00Z"/>
              </w:rPr>
            </w:pPr>
            <w:proofErr w:type="spellStart"/>
            <w:ins w:id="3533" w:author="Megan Ball" w:date="2020-10-04T12:47:00Z">
              <w:r w:rsidRPr="00075A53">
                <w:t>countrySwitzerland</w:t>
              </w:r>
              <w:proofErr w:type="spellEnd"/>
            </w:ins>
          </w:p>
        </w:tc>
        <w:tc>
          <w:tcPr>
            <w:tcW w:w="1170" w:type="dxa"/>
            <w:noWrap/>
            <w:hideMark/>
            <w:tcPrChange w:id="3534" w:author="Megan Ball" w:date="2020-10-04T12:48:00Z">
              <w:tcPr>
                <w:tcW w:w="870" w:type="dxa"/>
                <w:noWrap/>
                <w:hideMark/>
              </w:tcPr>
            </w:tcPrChange>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35" w:author="Megan Ball" w:date="2020-10-04T12:47:00Z"/>
              </w:rPr>
            </w:pPr>
            <w:ins w:id="3536" w:author="Megan Ball" w:date="2020-10-04T12:47:00Z">
              <w:r w:rsidRPr="00075A53">
                <w:t>18.42635</w:t>
              </w:r>
            </w:ins>
          </w:p>
        </w:tc>
        <w:tc>
          <w:tcPr>
            <w:tcW w:w="1170" w:type="dxa"/>
            <w:noWrap/>
            <w:hideMark/>
            <w:tcPrChange w:id="3537" w:author="Megan Ball" w:date="2020-10-04T12:48:00Z">
              <w:tcPr>
                <w:tcW w:w="871" w:type="dxa"/>
                <w:noWrap/>
                <w:hideMark/>
              </w:tcPr>
            </w:tcPrChange>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38" w:author="Megan Ball" w:date="2020-10-04T12:47:00Z"/>
              </w:rPr>
            </w:pPr>
            <w:ins w:id="3539" w:author="Megan Ball" w:date="2020-10-04T12:47:00Z">
              <w:r w:rsidRPr="00075A53">
                <w:t>0.78158</w:t>
              </w:r>
            </w:ins>
          </w:p>
        </w:tc>
        <w:tc>
          <w:tcPr>
            <w:tcW w:w="1080" w:type="dxa"/>
            <w:noWrap/>
            <w:hideMark/>
            <w:tcPrChange w:id="3540" w:author="Megan Ball" w:date="2020-10-04T12:48:00Z">
              <w:tcPr>
                <w:tcW w:w="871" w:type="dxa"/>
                <w:noWrap/>
                <w:hideMark/>
              </w:tcPr>
            </w:tcPrChange>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41" w:author="Megan Ball" w:date="2020-10-04T12:47:00Z"/>
              </w:rPr>
            </w:pPr>
            <w:ins w:id="3542" w:author="Megan Ball" w:date="2020-10-04T12:47:00Z">
              <w:r w:rsidRPr="00075A53">
                <w:t>23.576</w:t>
              </w:r>
            </w:ins>
          </w:p>
        </w:tc>
        <w:tc>
          <w:tcPr>
            <w:tcW w:w="1170" w:type="dxa"/>
            <w:noWrap/>
            <w:hideMark/>
            <w:tcPrChange w:id="3543" w:author="Megan Ball" w:date="2020-10-04T12:48:00Z">
              <w:tcPr>
                <w:tcW w:w="871" w:type="dxa"/>
                <w:noWrap/>
                <w:hideMark/>
              </w:tcPr>
            </w:tcPrChange>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544" w:author="Megan Ball" w:date="2020-10-04T12:47:00Z"/>
              </w:rPr>
            </w:pPr>
            <w:ins w:id="3545" w:author="Megan Ball" w:date="2020-10-04T12:47:00Z">
              <w:r w:rsidRPr="00075A53">
                <w:t>&lt; 2e-16</w:t>
              </w:r>
            </w:ins>
          </w:p>
        </w:tc>
        <w:tc>
          <w:tcPr>
            <w:tcW w:w="1206" w:type="dxa"/>
            <w:noWrap/>
            <w:hideMark/>
            <w:tcPrChange w:id="3546" w:author="Megan Ball" w:date="2020-10-04T12:48:00Z">
              <w:tcPr>
                <w:tcW w:w="871" w:type="dxa"/>
                <w:noWrap/>
                <w:hideMark/>
              </w:tcPr>
            </w:tcPrChange>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547" w:author="Megan Ball" w:date="2020-10-04T12:47:00Z"/>
              </w:rPr>
            </w:pPr>
            <w:ins w:id="3548" w:author="Megan Ball" w:date="2020-10-04T12:47:00Z">
              <w:r w:rsidRPr="00075A53">
                <w:t>***</w:t>
              </w:r>
            </w:ins>
          </w:p>
        </w:tc>
      </w:tr>
      <w:tr w:rsidR="00075A53" w:rsidRPr="00075A53" w14:paraId="56234E2F" w14:textId="77777777" w:rsidTr="00075A53">
        <w:trPr>
          <w:cnfStyle w:val="000000100000" w:firstRow="0" w:lastRow="0" w:firstColumn="0" w:lastColumn="0" w:oddVBand="0" w:evenVBand="0" w:oddHBand="1" w:evenHBand="0" w:firstRowFirstColumn="0" w:firstRowLastColumn="0" w:lastRowFirstColumn="0" w:lastRowLastColumn="0"/>
          <w:trHeight w:val="300"/>
          <w:ins w:id="3549" w:author="Megan Ball" w:date="2020-10-04T12:47:00Z"/>
          <w:trPrChange w:id="35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551" w:author="Megan Ball" w:date="2020-10-04T12:48:00Z">
              <w:tcPr>
                <w:tcW w:w="5006" w:type="dxa"/>
                <w:noWrap/>
                <w:hideMark/>
              </w:tcPr>
            </w:tcPrChange>
          </w:tcPr>
          <w:p w14:paraId="3BA05948"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552" w:author="Megan Ball" w:date="2020-10-04T12:47:00Z"/>
              </w:rPr>
            </w:pPr>
            <w:proofErr w:type="spellStart"/>
            <w:ins w:id="3553" w:author="Megan Ball" w:date="2020-10-04T12:47:00Z">
              <w:r w:rsidRPr="00075A53">
                <w:t>countrySyrian</w:t>
              </w:r>
              <w:proofErr w:type="spellEnd"/>
              <w:r w:rsidRPr="00075A53">
                <w:t xml:space="preserve"> Arab Republic</w:t>
              </w:r>
            </w:ins>
          </w:p>
        </w:tc>
        <w:tc>
          <w:tcPr>
            <w:tcW w:w="1170" w:type="dxa"/>
            <w:noWrap/>
            <w:hideMark/>
            <w:tcPrChange w:id="3554" w:author="Megan Ball" w:date="2020-10-04T12:48:00Z">
              <w:tcPr>
                <w:tcW w:w="870" w:type="dxa"/>
                <w:noWrap/>
                <w:hideMark/>
              </w:tcPr>
            </w:tcPrChange>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55" w:author="Megan Ball" w:date="2020-10-04T12:47:00Z"/>
              </w:rPr>
            </w:pPr>
            <w:ins w:id="3556" w:author="Megan Ball" w:date="2020-10-04T12:47:00Z">
              <w:r w:rsidRPr="00075A53">
                <w:t>10.42405</w:t>
              </w:r>
            </w:ins>
          </w:p>
        </w:tc>
        <w:tc>
          <w:tcPr>
            <w:tcW w:w="1170" w:type="dxa"/>
            <w:noWrap/>
            <w:hideMark/>
            <w:tcPrChange w:id="3557" w:author="Megan Ball" w:date="2020-10-04T12:48:00Z">
              <w:tcPr>
                <w:tcW w:w="871" w:type="dxa"/>
                <w:noWrap/>
                <w:hideMark/>
              </w:tcPr>
            </w:tcPrChange>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58" w:author="Megan Ball" w:date="2020-10-04T12:47:00Z"/>
              </w:rPr>
            </w:pPr>
            <w:ins w:id="3559" w:author="Megan Ball" w:date="2020-10-04T12:47:00Z">
              <w:r w:rsidRPr="00075A53">
                <w:t>0.74751</w:t>
              </w:r>
            </w:ins>
          </w:p>
        </w:tc>
        <w:tc>
          <w:tcPr>
            <w:tcW w:w="1080" w:type="dxa"/>
            <w:noWrap/>
            <w:hideMark/>
            <w:tcPrChange w:id="3560" w:author="Megan Ball" w:date="2020-10-04T12:48:00Z">
              <w:tcPr>
                <w:tcW w:w="871" w:type="dxa"/>
                <w:noWrap/>
                <w:hideMark/>
              </w:tcPr>
            </w:tcPrChange>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61" w:author="Megan Ball" w:date="2020-10-04T12:47:00Z"/>
              </w:rPr>
            </w:pPr>
            <w:ins w:id="3562" w:author="Megan Ball" w:date="2020-10-04T12:47:00Z">
              <w:r w:rsidRPr="00075A53">
                <w:t>13.945</w:t>
              </w:r>
            </w:ins>
          </w:p>
        </w:tc>
        <w:tc>
          <w:tcPr>
            <w:tcW w:w="1170" w:type="dxa"/>
            <w:noWrap/>
            <w:hideMark/>
            <w:tcPrChange w:id="3563" w:author="Megan Ball" w:date="2020-10-04T12:48:00Z">
              <w:tcPr>
                <w:tcW w:w="871" w:type="dxa"/>
                <w:noWrap/>
                <w:hideMark/>
              </w:tcPr>
            </w:tcPrChange>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564" w:author="Megan Ball" w:date="2020-10-04T12:47:00Z"/>
              </w:rPr>
            </w:pPr>
            <w:ins w:id="3565" w:author="Megan Ball" w:date="2020-10-04T12:47:00Z">
              <w:r w:rsidRPr="00075A53">
                <w:t>&lt; 2e-16</w:t>
              </w:r>
            </w:ins>
          </w:p>
        </w:tc>
        <w:tc>
          <w:tcPr>
            <w:tcW w:w="1206" w:type="dxa"/>
            <w:noWrap/>
            <w:hideMark/>
            <w:tcPrChange w:id="3566" w:author="Megan Ball" w:date="2020-10-04T12:48:00Z">
              <w:tcPr>
                <w:tcW w:w="871" w:type="dxa"/>
                <w:noWrap/>
                <w:hideMark/>
              </w:tcPr>
            </w:tcPrChange>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567" w:author="Megan Ball" w:date="2020-10-04T12:47:00Z"/>
              </w:rPr>
            </w:pPr>
            <w:ins w:id="3568" w:author="Megan Ball" w:date="2020-10-04T12:47:00Z">
              <w:r w:rsidRPr="00075A53">
                <w:t>***</w:t>
              </w:r>
            </w:ins>
          </w:p>
        </w:tc>
      </w:tr>
      <w:tr w:rsidR="00075A53" w:rsidRPr="00075A53" w14:paraId="11A5734B" w14:textId="77777777" w:rsidTr="00075A53">
        <w:trPr>
          <w:trHeight w:val="300"/>
          <w:ins w:id="3569" w:author="Megan Ball" w:date="2020-10-04T12:47:00Z"/>
          <w:trPrChange w:id="35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571" w:author="Megan Ball" w:date="2020-10-04T12:48:00Z">
              <w:tcPr>
                <w:tcW w:w="5006" w:type="dxa"/>
                <w:noWrap/>
                <w:hideMark/>
              </w:tcPr>
            </w:tcPrChange>
          </w:tcPr>
          <w:p w14:paraId="237B3FDC" w14:textId="77777777" w:rsidR="00075A53" w:rsidRPr="00075A53" w:rsidRDefault="00075A53">
            <w:pPr>
              <w:rPr>
                <w:ins w:id="3572" w:author="Megan Ball" w:date="2020-10-04T12:47:00Z"/>
              </w:rPr>
            </w:pPr>
            <w:proofErr w:type="spellStart"/>
            <w:ins w:id="3573" w:author="Megan Ball" w:date="2020-10-04T12:47:00Z">
              <w:r w:rsidRPr="00075A53">
                <w:t>countryTajikistan</w:t>
              </w:r>
              <w:proofErr w:type="spellEnd"/>
            </w:ins>
          </w:p>
        </w:tc>
        <w:tc>
          <w:tcPr>
            <w:tcW w:w="1170" w:type="dxa"/>
            <w:noWrap/>
            <w:hideMark/>
            <w:tcPrChange w:id="3574" w:author="Megan Ball" w:date="2020-10-04T12:48:00Z">
              <w:tcPr>
                <w:tcW w:w="870" w:type="dxa"/>
                <w:noWrap/>
                <w:hideMark/>
              </w:tcPr>
            </w:tcPrChange>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75" w:author="Megan Ball" w:date="2020-10-04T12:47:00Z"/>
              </w:rPr>
            </w:pPr>
            <w:ins w:id="3576" w:author="Megan Ball" w:date="2020-10-04T12:47:00Z">
              <w:r w:rsidRPr="00075A53">
                <w:t>6.57562</w:t>
              </w:r>
            </w:ins>
          </w:p>
        </w:tc>
        <w:tc>
          <w:tcPr>
            <w:tcW w:w="1170" w:type="dxa"/>
            <w:noWrap/>
            <w:hideMark/>
            <w:tcPrChange w:id="3577" w:author="Megan Ball" w:date="2020-10-04T12:48:00Z">
              <w:tcPr>
                <w:tcW w:w="871" w:type="dxa"/>
                <w:noWrap/>
                <w:hideMark/>
              </w:tcPr>
            </w:tcPrChange>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78" w:author="Megan Ball" w:date="2020-10-04T12:47:00Z"/>
              </w:rPr>
            </w:pPr>
            <w:ins w:id="3579" w:author="Megan Ball" w:date="2020-10-04T12:47:00Z">
              <w:r w:rsidRPr="00075A53">
                <w:t>0.74606</w:t>
              </w:r>
            </w:ins>
          </w:p>
        </w:tc>
        <w:tc>
          <w:tcPr>
            <w:tcW w:w="1080" w:type="dxa"/>
            <w:noWrap/>
            <w:hideMark/>
            <w:tcPrChange w:id="3580" w:author="Megan Ball" w:date="2020-10-04T12:48:00Z">
              <w:tcPr>
                <w:tcW w:w="871" w:type="dxa"/>
                <w:noWrap/>
                <w:hideMark/>
              </w:tcPr>
            </w:tcPrChange>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581" w:author="Megan Ball" w:date="2020-10-04T12:47:00Z"/>
              </w:rPr>
            </w:pPr>
            <w:ins w:id="3582" w:author="Megan Ball" w:date="2020-10-04T12:47:00Z">
              <w:r w:rsidRPr="00075A53">
                <w:t>8.814</w:t>
              </w:r>
            </w:ins>
          </w:p>
        </w:tc>
        <w:tc>
          <w:tcPr>
            <w:tcW w:w="1170" w:type="dxa"/>
            <w:noWrap/>
            <w:hideMark/>
            <w:tcPrChange w:id="3583" w:author="Megan Ball" w:date="2020-10-04T12:48:00Z">
              <w:tcPr>
                <w:tcW w:w="871" w:type="dxa"/>
                <w:noWrap/>
                <w:hideMark/>
              </w:tcPr>
            </w:tcPrChange>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584" w:author="Megan Ball" w:date="2020-10-04T12:47:00Z"/>
              </w:rPr>
            </w:pPr>
            <w:ins w:id="3585" w:author="Megan Ball" w:date="2020-10-04T12:47:00Z">
              <w:r w:rsidRPr="00075A53">
                <w:t>&lt; 2e-16</w:t>
              </w:r>
            </w:ins>
          </w:p>
        </w:tc>
        <w:tc>
          <w:tcPr>
            <w:tcW w:w="1206" w:type="dxa"/>
            <w:noWrap/>
            <w:hideMark/>
            <w:tcPrChange w:id="3586" w:author="Megan Ball" w:date="2020-10-04T12:48:00Z">
              <w:tcPr>
                <w:tcW w:w="871" w:type="dxa"/>
                <w:noWrap/>
                <w:hideMark/>
              </w:tcPr>
            </w:tcPrChange>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587" w:author="Megan Ball" w:date="2020-10-04T12:47:00Z"/>
              </w:rPr>
            </w:pPr>
            <w:ins w:id="3588" w:author="Megan Ball" w:date="2020-10-04T12:47:00Z">
              <w:r w:rsidRPr="00075A53">
                <w:t>***</w:t>
              </w:r>
            </w:ins>
          </w:p>
        </w:tc>
      </w:tr>
      <w:tr w:rsidR="00075A53" w:rsidRPr="00075A53" w14:paraId="2A82B643" w14:textId="77777777" w:rsidTr="00075A53">
        <w:trPr>
          <w:cnfStyle w:val="000000100000" w:firstRow="0" w:lastRow="0" w:firstColumn="0" w:lastColumn="0" w:oddVBand="0" w:evenVBand="0" w:oddHBand="1" w:evenHBand="0" w:firstRowFirstColumn="0" w:firstRowLastColumn="0" w:lastRowFirstColumn="0" w:lastRowLastColumn="0"/>
          <w:trHeight w:val="300"/>
          <w:ins w:id="3589" w:author="Megan Ball" w:date="2020-10-04T12:47:00Z"/>
          <w:trPrChange w:id="35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591" w:author="Megan Ball" w:date="2020-10-04T12:48:00Z">
              <w:tcPr>
                <w:tcW w:w="5006" w:type="dxa"/>
                <w:noWrap/>
                <w:hideMark/>
              </w:tcPr>
            </w:tcPrChange>
          </w:tcPr>
          <w:p w14:paraId="1344CD87"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592" w:author="Megan Ball" w:date="2020-10-04T12:47:00Z"/>
              </w:rPr>
            </w:pPr>
            <w:proofErr w:type="spellStart"/>
            <w:ins w:id="3593" w:author="Megan Ball" w:date="2020-10-04T12:47:00Z">
              <w:r w:rsidRPr="00075A53">
                <w:t>countryThailand</w:t>
              </w:r>
              <w:proofErr w:type="spellEnd"/>
            </w:ins>
          </w:p>
        </w:tc>
        <w:tc>
          <w:tcPr>
            <w:tcW w:w="1170" w:type="dxa"/>
            <w:noWrap/>
            <w:hideMark/>
            <w:tcPrChange w:id="3594" w:author="Megan Ball" w:date="2020-10-04T12:48:00Z">
              <w:tcPr>
                <w:tcW w:w="870" w:type="dxa"/>
                <w:noWrap/>
                <w:hideMark/>
              </w:tcPr>
            </w:tcPrChange>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95" w:author="Megan Ball" w:date="2020-10-04T12:47:00Z"/>
              </w:rPr>
            </w:pPr>
            <w:ins w:id="3596" w:author="Megan Ball" w:date="2020-10-04T12:47:00Z">
              <w:r w:rsidRPr="00075A53">
                <w:t>11.6217</w:t>
              </w:r>
            </w:ins>
          </w:p>
        </w:tc>
        <w:tc>
          <w:tcPr>
            <w:tcW w:w="1170" w:type="dxa"/>
            <w:noWrap/>
            <w:hideMark/>
            <w:tcPrChange w:id="3597" w:author="Megan Ball" w:date="2020-10-04T12:48:00Z">
              <w:tcPr>
                <w:tcW w:w="871" w:type="dxa"/>
                <w:noWrap/>
                <w:hideMark/>
              </w:tcPr>
            </w:tcPrChange>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598" w:author="Megan Ball" w:date="2020-10-04T12:47:00Z"/>
              </w:rPr>
            </w:pPr>
            <w:ins w:id="3599" w:author="Megan Ball" w:date="2020-10-04T12:47:00Z">
              <w:r w:rsidRPr="00075A53">
                <w:t>0.75582</w:t>
              </w:r>
            </w:ins>
          </w:p>
        </w:tc>
        <w:tc>
          <w:tcPr>
            <w:tcW w:w="1080" w:type="dxa"/>
            <w:noWrap/>
            <w:hideMark/>
            <w:tcPrChange w:id="3600" w:author="Megan Ball" w:date="2020-10-04T12:48:00Z">
              <w:tcPr>
                <w:tcW w:w="871" w:type="dxa"/>
                <w:noWrap/>
                <w:hideMark/>
              </w:tcPr>
            </w:tcPrChange>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01" w:author="Megan Ball" w:date="2020-10-04T12:47:00Z"/>
              </w:rPr>
            </w:pPr>
            <w:ins w:id="3602" w:author="Megan Ball" w:date="2020-10-04T12:47:00Z">
              <w:r w:rsidRPr="00075A53">
                <w:t>15.376</w:t>
              </w:r>
            </w:ins>
          </w:p>
        </w:tc>
        <w:tc>
          <w:tcPr>
            <w:tcW w:w="1170" w:type="dxa"/>
            <w:noWrap/>
            <w:hideMark/>
            <w:tcPrChange w:id="3603" w:author="Megan Ball" w:date="2020-10-04T12:48:00Z">
              <w:tcPr>
                <w:tcW w:w="871" w:type="dxa"/>
                <w:noWrap/>
                <w:hideMark/>
              </w:tcPr>
            </w:tcPrChange>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604" w:author="Megan Ball" w:date="2020-10-04T12:47:00Z"/>
              </w:rPr>
            </w:pPr>
            <w:ins w:id="3605" w:author="Megan Ball" w:date="2020-10-04T12:47:00Z">
              <w:r w:rsidRPr="00075A53">
                <w:t>&lt; 2e-16</w:t>
              </w:r>
            </w:ins>
          </w:p>
        </w:tc>
        <w:tc>
          <w:tcPr>
            <w:tcW w:w="1206" w:type="dxa"/>
            <w:noWrap/>
            <w:hideMark/>
            <w:tcPrChange w:id="3606" w:author="Megan Ball" w:date="2020-10-04T12:48:00Z">
              <w:tcPr>
                <w:tcW w:w="871" w:type="dxa"/>
                <w:noWrap/>
                <w:hideMark/>
              </w:tcPr>
            </w:tcPrChange>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607" w:author="Megan Ball" w:date="2020-10-04T12:47:00Z"/>
              </w:rPr>
            </w:pPr>
            <w:ins w:id="3608" w:author="Megan Ball" w:date="2020-10-04T12:47:00Z">
              <w:r w:rsidRPr="00075A53">
                <w:t>***</w:t>
              </w:r>
            </w:ins>
          </w:p>
        </w:tc>
      </w:tr>
      <w:tr w:rsidR="00075A53" w:rsidRPr="00075A53" w14:paraId="6C9D6626" w14:textId="77777777" w:rsidTr="00075A53">
        <w:trPr>
          <w:trHeight w:val="300"/>
          <w:ins w:id="3609" w:author="Megan Ball" w:date="2020-10-04T12:47:00Z"/>
          <w:trPrChange w:id="36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611" w:author="Megan Ball" w:date="2020-10-04T12:48:00Z">
              <w:tcPr>
                <w:tcW w:w="5006" w:type="dxa"/>
                <w:noWrap/>
                <w:hideMark/>
              </w:tcPr>
            </w:tcPrChange>
          </w:tcPr>
          <w:p w14:paraId="7396E734" w14:textId="77777777" w:rsidR="00075A53" w:rsidRPr="00075A53" w:rsidRDefault="00075A53">
            <w:pPr>
              <w:rPr>
                <w:ins w:id="3612" w:author="Megan Ball" w:date="2020-10-04T12:47:00Z"/>
              </w:rPr>
            </w:pPr>
            <w:proofErr w:type="spellStart"/>
            <w:ins w:id="3613" w:author="Megan Ball" w:date="2020-10-04T12:47:00Z">
              <w:r w:rsidRPr="00075A53">
                <w:t>countryThe</w:t>
              </w:r>
              <w:proofErr w:type="spellEnd"/>
              <w:r w:rsidRPr="00075A53">
                <w:t xml:space="preserve"> former Yugoslav </w:t>
              </w:r>
              <w:proofErr w:type="gramStart"/>
              <w:r w:rsidRPr="00075A53">
                <w:t>republic of Macedonia</w:t>
              </w:r>
              <w:proofErr w:type="gramEnd"/>
            </w:ins>
          </w:p>
        </w:tc>
        <w:tc>
          <w:tcPr>
            <w:tcW w:w="1170" w:type="dxa"/>
            <w:noWrap/>
            <w:hideMark/>
            <w:tcPrChange w:id="3614" w:author="Megan Ball" w:date="2020-10-04T12:48:00Z">
              <w:tcPr>
                <w:tcW w:w="870" w:type="dxa"/>
                <w:noWrap/>
                <w:hideMark/>
              </w:tcPr>
            </w:tcPrChange>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15" w:author="Megan Ball" w:date="2020-10-04T12:47:00Z"/>
              </w:rPr>
            </w:pPr>
            <w:ins w:id="3616" w:author="Megan Ball" w:date="2020-10-04T12:47:00Z">
              <w:r w:rsidRPr="00075A53">
                <w:t>13.2499</w:t>
              </w:r>
            </w:ins>
          </w:p>
        </w:tc>
        <w:tc>
          <w:tcPr>
            <w:tcW w:w="1170" w:type="dxa"/>
            <w:noWrap/>
            <w:hideMark/>
            <w:tcPrChange w:id="3617" w:author="Megan Ball" w:date="2020-10-04T12:48:00Z">
              <w:tcPr>
                <w:tcW w:w="871" w:type="dxa"/>
                <w:noWrap/>
                <w:hideMark/>
              </w:tcPr>
            </w:tcPrChange>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18" w:author="Megan Ball" w:date="2020-10-04T12:47:00Z"/>
              </w:rPr>
            </w:pPr>
            <w:ins w:id="3619" w:author="Megan Ball" w:date="2020-10-04T12:47:00Z">
              <w:r w:rsidRPr="00075A53">
                <w:t>0.75759</w:t>
              </w:r>
            </w:ins>
          </w:p>
        </w:tc>
        <w:tc>
          <w:tcPr>
            <w:tcW w:w="1080" w:type="dxa"/>
            <w:noWrap/>
            <w:hideMark/>
            <w:tcPrChange w:id="3620" w:author="Megan Ball" w:date="2020-10-04T12:48:00Z">
              <w:tcPr>
                <w:tcW w:w="871" w:type="dxa"/>
                <w:noWrap/>
                <w:hideMark/>
              </w:tcPr>
            </w:tcPrChange>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21" w:author="Megan Ball" w:date="2020-10-04T12:47:00Z"/>
              </w:rPr>
            </w:pPr>
            <w:ins w:id="3622" w:author="Megan Ball" w:date="2020-10-04T12:47:00Z">
              <w:r w:rsidRPr="00075A53">
                <w:t>17.49</w:t>
              </w:r>
            </w:ins>
          </w:p>
        </w:tc>
        <w:tc>
          <w:tcPr>
            <w:tcW w:w="1170" w:type="dxa"/>
            <w:noWrap/>
            <w:hideMark/>
            <w:tcPrChange w:id="3623" w:author="Megan Ball" w:date="2020-10-04T12:48:00Z">
              <w:tcPr>
                <w:tcW w:w="871" w:type="dxa"/>
                <w:noWrap/>
                <w:hideMark/>
              </w:tcPr>
            </w:tcPrChange>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624" w:author="Megan Ball" w:date="2020-10-04T12:47:00Z"/>
              </w:rPr>
            </w:pPr>
            <w:ins w:id="3625" w:author="Megan Ball" w:date="2020-10-04T12:47:00Z">
              <w:r w:rsidRPr="00075A53">
                <w:t>&lt; 2e-16</w:t>
              </w:r>
            </w:ins>
          </w:p>
        </w:tc>
        <w:tc>
          <w:tcPr>
            <w:tcW w:w="1206" w:type="dxa"/>
            <w:noWrap/>
            <w:hideMark/>
            <w:tcPrChange w:id="3626" w:author="Megan Ball" w:date="2020-10-04T12:48:00Z">
              <w:tcPr>
                <w:tcW w:w="871" w:type="dxa"/>
                <w:noWrap/>
                <w:hideMark/>
              </w:tcPr>
            </w:tcPrChange>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627" w:author="Megan Ball" w:date="2020-10-04T12:47:00Z"/>
              </w:rPr>
            </w:pPr>
            <w:ins w:id="3628" w:author="Megan Ball" w:date="2020-10-04T12:47:00Z">
              <w:r w:rsidRPr="00075A53">
                <w:t>***</w:t>
              </w:r>
            </w:ins>
          </w:p>
        </w:tc>
      </w:tr>
      <w:tr w:rsidR="00075A53" w:rsidRPr="00075A53" w14:paraId="5474B988" w14:textId="77777777" w:rsidTr="00075A53">
        <w:trPr>
          <w:cnfStyle w:val="000000100000" w:firstRow="0" w:lastRow="0" w:firstColumn="0" w:lastColumn="0" w:oddVBand="0" w:evenVBand="0" w:oddHBand="1" w:evenHBand="0" w:firstRowFirstColumn="0" w:firstRowLastColumn="0" w:lastRowFirstColumn="0" w:lastRowLastColumn="0"/>
          <w:trHeight w:val="300"/>
          <w:ins w:id="3629" w:author="Megan Ball" w:date="2020-10-04T12:47:00Z"/>
          <w:trPrChange w:id="36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631" w:author="Megan Ball" w:date="2020-10-04T12:48:00Z">
              <w:tcPr>
                <w:tcW w:w="5006" w:type="dxa"/>
                <w:noWrap/>
                <w:hideMark/>
              </w:tcPr>
            </w:tcPrChange>
          </w:tcPr>
          <w:p w14:paraId="6D649DEA"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632" w:author="Megan Ball" w:date="2020-10-04T12:47:00Z"/>
              </w:rPr>
            </w:pPr>
            <w:proofErr w:type="spellStart"/>
            <w:ins w:id="3633" w:author="Megan Ball" w:date="2020-10-04T12:47:00Z">
              <w:r w:rsidRPr="00075A53">
                <w:t>countryTimor-Leste</w:t>
              </w:r>
              <w:proofErr w:type="spellEnd"/>
            </w:ins>
          </w:p>
        </w:tc>
        <w:tc>
          <w:tcPr>
            <w:tcW w:w="1170" w:type="dxa"/>
            <w:noWrap/>
            <w:hideMark/>
            <w:tcPrChange w:id="3634" w:author="Megan Ball" w:date="2020-10-04T12:48:00Z">
              <w:tcPr>
                <w:tcW w:w="870" w:type="dxa"/>
                <w:noWrap/>
                <w:hideMark/>
              </w:tcPr>
            </w:tcPrChange>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35" w:author="Megan Ball" w:date="2020-10-04T12:47:00Z"/>
              </w:rPr>
            </w:pPr>
            <w:ins w:id="3636" w:author="Megan Ball" w:date="2020-10-04T12:47:00Z">
              <w:r w:rsidRPr="00075A53">
                <w:t>4.76573</w:t>
              </w:r>
            </w:ins>
          </w:p>
        </w:tc>
        <w:tc>
          <w:tcPr>
            <w:tcW w:w="1170" w:type="dxa"/>
            <w:noWrap/>
            <w:hideMark/>
            <w:tcPrChange w:id="3637" w:author="Megan Ball" w:date="2020-10-04T12:48:00Z">
              <w:tcPr>
                <w:tcW w:w="871" w:type="dxa"/>
                <w:noWrap/>
                <w:hideMark/>
              </w:tcPr>
            </w:tcPrChange>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38" w:author="Megan Ball" w:date="2020-10-04T12:47:00Z"/>
              </w:rPr>
            </w:pPr>
            <w:ins w:id="3639" w:author="Megan Ball" w:date="2020-10-04T12:47:00Z">
              <w:r w:rsidRPr="00075A53">
                <w:t>0.74579</w:t>
              </w:r>
            </w:ins>
          </w:p>
        </w:tc>
        <w:tc>
          <w:tcPr>
            <w:tcW w:w="1080" w:type="dxa"/>
            <w:noWrap/>
            <w:hideMark/>
            <w:tcPrChange w:id="3640" w:author="Megan Ball" w:date="2020-10-04T12:48:00Z">
              <w:tcPr>
                <w:tcW w:w="871" w:type="dxa"/>
                <w:noWrap/>
                <w:hideMark/>
              </w:tcPr>
            </w:tcPrChange>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41" w:author="Megan Ball" w:date="2020-10-04T12:47:00Z"/>
              </w:rPr>
            </w:pPr>
            <w:ins w:id="3642" w:author="Megan Ball" w:date="2020-10-04T12:47:00Z">
              <w:r w:rsidRPr="00075A53">
                <w:t>6.39</w:t>
              </w:r>
            </w:ins>
          </w:p>
        </w:tc>
        <w:tc>
          <w:tcPr>
            <w:tcW w:w="1170" w:type="dxa"/>
            <w:noWrap/>
            <w:hideMark/>
            <w:tcPrChange w:id="3643" w:author="Megan Ball" w:date="2020-10-04T12:48:00Z">
              <w:tcPr>
                <w:tcW w:w="871" w:type="dxa"/>
                <w:noWrap/>
                <w:hideMark/>
              </w:tcPr>
            </w:tcPrChange>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44" w:author="Megan Ball" w:date="2020-10-04T12:47:00Z"/>
              </w:rPr>
            </w:pPr>
            <w:ins w:id="3645" w:author="Megan Ball" w:date="2020-10-04T12:47:00Z">
              <w:r w:rsidRPr="00075A53">
                <w:t>1.94E-10</w:t>
              </w:r>
            </w:ins>
          </w:p>
        </w:tc>
        <w:tc>
          <w:tcPr>
            <w:tcW w:w="1206" w:type="dxa"/>
            <w:noWrap/>
            <w:hideMark/>
            <w:tcPrChange w:id="3646" w:author="Megan Ball" w:date="2020-10-04T12:48:00Z">
              <w:tcPr>
                <w:tcW w:w="871" w:type="dxa"/>
                <w:noWrap/>
                <w:hideMark/>
              </w:tcPr>
            </w:tcPrChange>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647" w:author="Megan Ball" w:date="2020-10-04T12:47:00Z"/>
              </w:rPr>
            </w:pPr>
            <w:ins w:id="3648" w:author="Megan Ball" w:date="2020-10-04T12:47:00Z">
              <w:r w:rsidRPr="00075A53">
                <w:t>***</w:t>
              </w:r>
            </w:ins>
          </w:p>
        </w:tc>
      </w:tr>
      <w:tr w:rsidR="00075A53" w:rsidRPr="00075A53" w14:paraId="23693B60" w14:textId="77777777" w:rsidTr="00075A53">
        <w:trPr>
          <w:trHeight w:val="300"/>
          <w:ins w:id="3649" w:author="Megan Ball" w:date="2020-10-04T12:47:00Z"/>
          <w:trPrChange w:id="36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651" w:author="Megan Ball" w:date="2020-10-04T12:48:00Z">
              <w:tcPr>
                <w:tcW w:w="5006" w:type="dxa"/>
                <w:noWrap/>
                <w:hideMark/>
              </w:tcPr>
            </w:tcPrChange>
          </w:tcPr>
          <w:p w14:paraId="1CFE768B" w14:textId="77777777" w:rsidR="00075A53" w:rsidRPr="00075A53" w:rsidRDefault="00075A53">
            <w:pPr>
              <w:rPr>
                <w:ins w:id="3652" w:author="Megan Ball" w:date="2020-10-04T12:47:00Z"/>
              </w:rPr>
            </w:pPr>
            <w:proofErr w:type="spellStart"/>
            <w:ins w:id="3653" w:author="Megan Ball" w:date="2020-10-04T12:47:00Z">
              <w:r w:rsidRPr="00075A53">
                <w:lastRenderedPageBreak/>
                <w:t>countryTogo</w:t>
              </w:r>
              <w:proofErr w:type="spellEnd"/>
            </w:ins>
          </w:p>
        </w:tc>
        <w:tc>
          <w:tcPr>
            <w:tcW w:w="1170" w:type="dxa"/>
            <w:noWrap/>
            <w:hideMark/>
            <w:tcPrChange w:id="3654" w:author="Megan Ball" w:date="2020-10-04T12:48:00Z">
              <w:tcPr>
                <w:tcW w:w="870" w:type="dxa"/>
                <w:noWrap/>
                <w:hideMark/>
              </w:tcPr>
            </w:tcPrChange>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55" w:author="Megan Ball" w:date="2020-10-04T12:47:00Z"/>
              </w:rPr>
            </w:pPr>
            <w:ins w:id="3656" w:author="Megan Ball" w:date="2020-10-04T12:47:00Z">
              <w:r w:rsidRPr="00075A53">
                <w:t>-1.39206</w:t>
              </w:r>
            </w:ins>
          </w:p>
        </w:tc>
        <w:tc>
          <w:tcPr>
            <w:tcW w:w="1170" w:type="dxa"/>
            <w:noWrap/>
            <w:hideMark/>
            <w:tcPrChange w:id="3657" w:author="Megan Ball" w:date="2020-10-04T12:48:00Z">
              <w:tcPr>
                <w:tcW w:w="871" w:type="dxa"/>
                <w:noWrap/>
                <w:hideMark/>
              </w:tcPr>
            </w:tcPrChange>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58" w:author="Megan Ball" w:date="2020-10-04T12:47:00Z"/>
              </w:rPr>
            </w:pPr>
            <w:ins w:id="3659" w:author="Megan Ball" w:date="2020-10-04T12:47:00Z">
              <w:r w:rsidRPr="00075A53">
                <w:t>0.74965</w:t>
              </w:r>
            </w:ins>
          </w:p>
        </w:tc>
        <w:tc>
          <w:tcPr>
            <w:tcW w:w="1080" w:type="dxa"/>
            <w:noWrap/>
            <w:hideMark/>
            <w:tcPrChange w:id="3660" w:author="Megan Ball" w:date="2020-10-04T12:48:00Z">
              <w:tcPr>
                <w:tcW w:w="871" w:type="dxa"/>
                <w:noWrap/>
                <w:hideMark/>
              </w:tcPr>
            </w:tcPrChange>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61" w:author="Megan Ball" w:date="2020-10-04T12:47:00Z"/>
              </w:rPr>
            </w:pPr>
            <w:ins w:id="3662" w:author="Megan Ball" w:date="2020-10-04T12:47:00Z">
              <w:r w:rsidRPr="00075A53">
                <w:t>-1.857</w:t>
              </w:r>
            </w:ins>
          </w:p>
        </w:tc>
        <w:tc>
          <w:tcPr>
            <w:tcW w:w="1170" w:type="dxa"/>
            <w:noWrap/>
            <w:hideMark/>
            <w:tcPrChange w:id="3663" w:author="Megan Ball" w:date="2020-10-04T12:48:00Z">
              <w:tcPr>
                <w:tcW w:w="871" w:type="dxa"/>
                <w:noWrap/>
                <w:hideMark/>
              </w:tcPr>
            </w:tcPrChange>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64" w:author="Megan Ball" w:date="2020-10-04T12:47:00Z"/>
              </w:rPr>
            </w:pPr>
            <w:ins w:id="3665" w:author="Megan Ball" w:date="2020-10-04T12:47:00Z">
              <w:r w:rsidRPr="00075A53">
                <w:t>0.063426</w:t>
              </w:r>
            </w:ins>
          </w:p>
        </w:tc>
        <w:tc>
          <w:tcPr>
            <w:tcW w:w="1206" w:type="dxa"/>
            <w:noWrap/>
            <w:hideMark/>
            <w:tcPrChange w:id="3666" w:author="Megan Ball" w:date="2020-10-04T12:48:00Z">
              <w:tcPr>
                <w:tcW w:w="871" w:type="dxa"/>
                <w:noWrap/>
                <w:hideMark/>
              </w:tcPr>
            </w:tcPrChange>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667" w:author="Megan Ball" w:date="2020-10-04T12:47:00Z"/>
              </w:rPr>
            </w:pPr>
            <w:ins w:id="3668" w:author="Megan Ball" w:date="2020-10-04T12:47:00Z">
              <w:r w:rsidRPr="00075A53">
                <w:t>.</w:t>
              </w:r>
            </w:ins>
          </w:p>
        </w:tc>
      </w:tr>
      <w:tr w:rsidR="00075A53" w:rsidRPr="00075A53" w14:paraId="0B8CA6B2" w14:textId="77777777" w:rsidTr="00075A53">
        <w:trPr>
          <w:cnfStyle w:val="000000100000" w:firstRow="0" w:lastRow="0" w:firstColumn="0" w:lastColumn="0" w:oddVBand="0" w:evenVBand="0" w:oddHBand="1" w:evenHBand="0" w:firstRowFirstColumn="0" w:firstRowLastColumn="0" w:lastRowFirstColumn="0" w:lastRowLastColumn="0"/>
          <w:trHeight w:val="300"/>
          <w:ins w:id="3669" w:author="Megan Ball" w:date="2020-10-04T12:47:00Z"/>
          <w:trPrChange w:id="36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671" w:author="Megan Ball" w:date="2020-10-04T12:48:00Z">
              <w:tcPr>
                <w:tcW w:w="5006" w:type="dxa"/>
                <w:noWrap/>
                <w:hideMark/>
              </w:tcPr>
            </w:tcPrChange>
          </w:tcPr>
          <w:p w14:paraId="1717911E"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672" w:author="Megan Ball" w:date="2020-10-04T12:47:00Z"/>
              </w:rPr>
            </w:pPr>
            <w:proofErr w:type="spellStart"/>
            <w:ins w:id="3673" w:author="Megan Ball" w:date="2020-10-04T12:47:00Z">
              <w:r w:rsidRPr="00075A53">
                <w:t>countryTonga</w:t>
              </w:r>
              <w:proofErr w:type="spellEnd"/>
            </w:ins>
          </w:p>
        </w:tc>
        <w:tc>
          <w:tcPr>
            <w:tcW w:w="1170" w:type="dxa"/>
            <w:noWrap/>
            <w:hideMark/>
            <w:tcPrChange w:id="3674" w:author="Megan Ball" w:date="2020-10-04T12:48:00Z">
              <w:tcPr>
                <w:tcW w:w="870" w:type="dxa"/>
                <w:noWrap/>
                <w:hideMark/>
              </w:tcPr>
            </w:tcPrChange>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75" w:author="Megan Ball" w:date="2020-10-04T12:47:00Z"/>
              </w:rPr>
            </w:pPr>
            <w:ins w:id="3676" w:author="Megan Ball" w:date="2020-10-04T12:47:00Z">
              <w:r w:rsidRPr="00075A53">
                <w:t>9.90355</w:t>
              </w:r>
            </w:ins>
          </w:p>
        </w:tc>
        <w:tc>
          <w:tcPr>
            <w:tcW w:w="1170" w:type="dxa"/>
            <w:noWrap/>
            <w:hideMark/>
            <w:tcPrChange w:id="3677" w:author="Megan Ball" w:date="2020-10-04T12:48:00Z">
              <w:tcPr>
                <w:tcW w:w="871" w:type="dxa"/>
                <w:noWrap/>
                <w:hideMark/>
              </w:tcPr>
            </w:tcPrChange>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78" w:author="Megan Ball" w:date="2020-10-04T12:47:00Z"/>
              </w:rPr>
            </w:pPr>
            <w:ins w:id="3679" w:author="Megan Ball" w:date="2020-10-04T12:47:00Z">
              <w:r w:rsidRPr="00075A53">
                <w:t>0.76751</w:t>
              </w:r>
            </w:ins>
          </w:p>
        </w:tc>
        <w:tc>
          <w:tcPr>
            <w:tcW w:w="1080" w:type="dxa"/>
            <w:noWrap/>
            <w:hideMark/>
            <w:tcPrChange w:id="3680" w:author="Megan Ball" w:date="2020-10-04T12:48:00Z">
              <w:tcPr>
                <w:tcW w:w="871" w:type="dxa"/>
                <w:noWrap/>
                <w:hideMark/>
              </w:tcPr>
            </w:tcPrChange>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681" w:author="Megan Ball" w:date="2020-10-04T12:47:00Z"/>
              </w:rPr>
            </w:pPr>
            <w:ins w:id="3682" w:author="Megan Ball" w:date="2020-10-04T12:47:00Z">
              <w:r w:rsidRPr="00075A53">
                <w:t>12.904</w:t>
              </w:r>
            </w:ins>
          </w:p>
        </w:tc>
        <w:tc>
          <w:tcPr>
            <w:tcW w:w="1170" w:type="dxa"/>
            <w:noWrap/>
            <w:hideMark/>
            <w:tcPrChange w:id="3683" w:author="Megan Ball" w:date="2020-10-04T12:48:00Z">
              <w:tcPr>
                <w:tcW w:w="871" w:type="dxa"/>
                <w:noWrap/>
                <w:hideMark/>
              </w:tcPr>
            </w:tcPrChange>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684" w:author="Megan Ball" w:date="2020-10-04T12:47:00Z"/>
              </w:rPr>
            </w:pPr>
            <w:ins w:id="3685" w:author="Megan Ball" w:date="2020-10-04T12:47:00Z">
              <w:r w:rsidRPr="00075A53">
                <w:t>&lt; 2e-16</w:t>
              </w:r>
            </w:ins>
          </w:p>
        </w:tc>
        <w:tc>
          <w:tcPr>
            <w:tcW w:w="1206" w:type="dxa"/>
            <w:noWrap/>
            <w:hideMark/>
            <w:tcPrChange w:id="3686" w:author="Megan Ball" w:date="2020-10-04T12:48:00Z">
              <w:tcPr>
                <w:tcW w:w="871" w:type="dxa"/>
                <w:noWrap/>
                <w:hideMark/>
              </w:tcPr>
            </w:tcPrChange>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687" w:author="Megan Ball" w:date="2020-10-04T12:47:00Z"/>
              </w:rPr>
            </w:pPr>
            <w:ins w:id="3688" w:author="Megan Ball" w:date="2020-10-04T12:47:00Z">
              <w:r w:rsidRPr="00075A53">
                <w:t>***</w:t>
              </w:r>
            </w:ins>
          </w:p>
        </w:tc>
      </w:tr>
      <w:tr w:rsidR="00075A53" w:rsidRPr="00075A53" w14:paraId="115D2B7E" w14:textId="77777777" w:rsidTr="00075A53">
        <w:trPr>
          <w:trHeight w:val="300"/>
          <w:ins w:id="3689" w:author="Megan Ball" w:date="2020-10-04T12:47:00Z"/>
          <w:trPrChange w:id="369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691" w:author="Megan Ball" w:date="2020-10-04T12:48:00Z">
              <w:tcPr>
                <w:tcW w:w="5006" w:type="dxa"/>
                <w:noWrap/>
                <w:hideMark/>
              </w:tcPr>
            </w:tcPrChange>
          </w:tcPr>
          <w:p w14:paraId="2DE39F75" w14:textId="77777777" w:rsidR="00075A53" w:rsidRPr="00075A53" w:rsidRDefault="00075A53">
            <w:pPr>
              <w:rPr>
                <w:ins w:id="3692" w:author="Megan Ball" w:date="2020-10-04T12:47:00Z"/>
              </w:rPr>
            </w:pPr>
            <w:proofErr w:type="spellStart"/>
            <w:ins w:id="3693" w:author="Megan Ball" w:date="2020-10-04T12:47:00Z">
              <w:r w:rsidRPr="00075A53">
                <w:t>countryTrinidad</w:t>
              </w:r>
              <w:proofErr w:type="spellEnd"/>
              <w:r w:rsidRPr="00075A53">
                <w:t xml:space="preserve"> and Tobago</w:t>
              </w:r>
            </w:ins>
          </w:p>
        </w:tc>
        <w:tc>
          <w:tcPr>
            <w:tcW w:w="1170" w:type="dxa"/>
            <w:noWrap/>
            <w:hideMark/>
            <w:tcPrChange w:id="3694" w:author="Megan Ball" w:date="2020-10-04T12:48:00Z">
              <w:tcPr>
                <w:tcW w:w="870" w:type="dxa"/>
                <w:noWrap/>
                <w:hideMark/>
              </w:tcPr>
            </w:tcPrChange>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95" w:author="Megan Ball" w:date="2020-10-04T12:47:00Z"/>
              </w:rPr>
            </w:pPr>
            <w:ins w:id="3696" w:author="Megan Ball" w:date="2020-10-04T12:47:00Z">
              <w:r w:rsidRPr="00075A53">
                <w:t>9.69877</w:t>
              </w:r>
            </w:ins>
          </w:p>
        </w:tc>
        <w:tc>
          <w:tcPr>
            <w:tcW w:w="1170" w:type="dxa"/>
            <w:noWrap/>
            <w:hideMark/>
            <w:tcPrChange w:id="3697" w:author="Megan Ball" w:date="2020-10-04T12:48:00Z">
              <w:tcPr>
                <w:tcW w:w="871" w:type="dxa"/>
                <w:noWrap/>
                <w:hideMark/>
              </w:tcPr>
            </w:tcPrChange>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698" w:author="Megan Ball" w:date="2020-10-04T12:47:00Z"/>
              </w:rPr>
            </w:pPr>
            <w:ins w:id="3699" w:author="Megan Ball" w:date="2020-10-04T12:47:00Z">
              <w:r w:rsidRPr="00075A53">
                <w:t>0.75663</w:t>
              </w:r>
            </w:ins>
          </w:p>
        </w:tc>
        <w:tc>
          <w:tcPr>
            <w:tcW w:w="1080" w:type="dxa"/>
            <w:noWrap/>
            <w:hideMark/>
            <w:tcPrChange w:id="3700" w:author="Megan Ball" w:date="2020-10-04T12:48:00Z">
              <w:tcPr>
                <w:tcW w:w="871" w:type="dxa"/>
                <w:noWrap/>
                <w:hideMark/>
              </w:tcPr>
            </w:tcPrChange>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01" w:author="Megan Ball" w:date="2020-10-04T12:47:00Z"/>
              </w:rPr>
            </w:pPr>
            <w:ins w:id="3702" w:author="Megan Ball" w:date="2020-10-04T12:47:00Z">
              <w:r w:rsidRPr="00075A53">
                <w:t>12.818</w:t>
              </w:r>
            </w:ins>
          </w:p>
        </w:tc>
        <w:tc>
          <w:tcPr>
            <w:tcW w:w="1170" w:type="dxa"/>
            <w:noWrap/>
            <w:hideMark/>
            <w:tcPrChange w:id="3703" w:author="Megan Ball" w:date="2020-10-04T12:48:00Z">
              <w:tcPr>
                <w:tcW w:w="871" w:type="dxa"/>
                <w:noWrap/>
                <w:hideMark/>
              </w:tcPr>
            </w:tcPrChange>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704" w:author="Megan Ball" w:date="2020-10-04T12:47:00Z"/>
              </w:rPr>
            </w:pPr>
            <w:ins w:id="3705" w:author="Megan Ball" w:date="2020-10-04T12:47:00Z">
              <w:r w:rsidRPr="00075A53">
                <w:t>&lt; 2e-16</w:t>
              </w:r>
            </w:ins>
          </w:p>
        </w:tc>
        <w:tc>
          <w:tcPr>
            <w:tcW w:w="1206" w:type="dxa"/>
            <w:noWrap/>
            <w:hideMark/>
            <w:tcPrChange w:id="3706" w:author="Megan Ball" w:date="2020-10-04T12:48:00Z">
              <w:tcPr>
                <w:tcW w:w="871" w:type="dxa"/>
                <w:noWrap/>
                <w:hideMark/>
              </w:tcPr>
            </w:tcPrChange>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707" w:author="Megan Ball" w:date="2020-10-04T12:47:00Z"/>
              </w:rPr>
            </w:pPr>
            <w:ins w:id="3708" w:author="Megan Ball" w:date="2020-10-04T12:47:00Z">
              <w:r w:rsidRPr="00075A53">
                <w:t>***</w:t>
              </w:r>
            </w:ins>
          </w:p>
        </w:tc>
      </w:tr>
      <w:tr w:rsidR="00075A53" w:rsidRPr="00075A53" w14:paraId="603F1E33" w14:textId="77777777" w:rsidTr="00075A53">
        <w:trPr>
          <w:cnfStyle w:val="000000100000" w:firstRow="0" w:lastRow="0" w:firstColumn="0" w:lastColumn="0" w:oddVBand="0" w:evenVBand="0" w:oddHBand="1" w:evenHBand="0" w:firstRowFirstColumn="0" w:firstRowLastColumn="0" w:lastRowFirstColumn="0" w:lastRowLastColumn="0"/>
          <w:trHeight w:val="300"/>
          <w:ins w:id="3709" w:author="Megan Ball" w:date="2020-10-04T12:47:00Z"/>
          <w:trPrChange w:id="371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711" w:author="Megan Ball" w:date="2020-10-04T12:48:00Z">
              <w:tcPr>
                <w:tcW w:w="5006" w:type="dxa"/>
                <w:noWrap/>
                <w:hideMark/>
              </w:tcPr>
            </w:tcPrChange>
          </w:tcPr>
          <w:p w14:paraId="3E5A2D6E"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712" w:author="Megan Ball" w:date="2020-10-04T12:47:00Z"/>
              </w:rPr>
            </w:pPr>
            <w:proofErr w:type="spellStart"/>
            <w:ins w:id="3713" w:author="Megan Ball" w:date="2020-10-04T12:47:00Z">
              <w:r w:rsidRPr="00075A53">
                <w:t>countryTunisia</w:t>
              </w:r>
              <w:proofErr w:type="spellEnd"/>
            </w:ins>
          </w:p>
        </w:tc>
        <w:tc>
          <w:tcPr>
            <w:tcW w:w="1170" w:type="dxa"/>
            <w:noWrap/>
            <w:hideMark/>
            <w:tcPrChange w:id="3714" w:author="Megan Ball" w:date="2020-10-04T12:48:00Z">
              <w:tcPr>
                <w:tcW w:w="870" w:type="dxa"/>
                <w:noWrap/>
                <w:hideMark/>
              </w:tcPr>
            </w:tcPrChange>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15" w:author="Megan Ball" w:date="2020-10-04T12:47:00Z"/>
              </w:rPr>
            </w:pPr>
            <w:ins w:id="3716" w:author="Megan Ball" w:date="2020-10-04T12:47:00Z">
              <w:r w:rsidRPr="00075A53">
                <w:t>11.84464</w:t>
              </w:r>
            </w:ins>
          </w:p>
        </w:tc>
        <w:tc>
          <w:tcPr>
            <w:tcW w:w="1170" w:type="dxa"/>
            <w:noWrap/>
            <w:hideMark/>
            <w:tcPrChange w:id="3717" w:author="Megan Ball" w:date="2020-10-04T12:48:00Z">
              <w:tcPr>
                <w:tcW w:w="871" w:type="dxa"/>
                <w:noWrap/>
                <w:hideMark/>
              </w:tcPr>
            </w:tcPrChange>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18" w:author="Megan Ball" w:date="2020-10-04T12:47:00Z"/>
              </w:rPr>
            </w:pPr>
            <w:ins w:id="3719" w:author="Megan Ball" w:date="2020-10-04T12:47:00Z">
              <w:r w:rsidRPr="00075A53">
                <w:t>0.76612</w:t>
              </w:r>
            </w:ins>
          </w:p>
        </w:tc>
        <w:tc>
          <w:tcPr>
            <w:tcW w:w="1080" w:type="dxa"/>
            <w:noWrap/>
            <w:hideMark/>
            <w:tcPrChange w:id="3720" w:author="Megan Ball" w:date="2020-10-04T12:48:00Z">
              <w:tcPr>
                <w:tcW w:w="871" w:type="dxa"/>
                <w:noWrap/>
                <w:hideMark/>
              </w:tcPr>
            </w:tcPrChange>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21" w:author="Megan Ball" w:date="2020-10-04T12:47:00Z"/>
              </w:rPr>
            </w:pPr>
            <w:ins w:id="3722" w:author="Megan Ball" w:date="2020-10-04T12:47:00Z">
              <w:r w:rsidRPr="00075A53">
                <w:t>15.461</w:t>
              </w:r>
            </w:ins>
          </w:p>
        </w:tc>
        <w:tc>
          <w:tcPr>
            <w:tcW w:w="1170" w:type="dxa"/>
            <w:noWrap/>
            <w:hideMark/>
            <w:tcPrChange w:id="3723" w:author="Megan Ball" w:date="2020-10-04T12:48:00Z">
              <w:tcPr>
                <w:tcW w:w="871" w:type="dxa"/>
                <w:noWrap/>
                <w:hideMark/>
              </w:tcPr>
            </w:tcPrChange>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724" w:author="Megan Ball" w:date="2020-10-04T12:47:00Z"/>
              </w:rPr>
            </w:pPr>
            <w:ins w:id="3725" w:author="Megan Ball" w:date="2020-10-04T12:47:00Z">
              <w:r w:rsidRPr="00075A53">
                <w:t>&lt; 2e-16</w:t>
              </w:r>
            </w:ins>
          </w:p>
        </w:tc>
        <w:tc>
          <w:tcPr>
            <w:tcW w:w="1206" w:type="dxa"/>
            <w:noWrap/>
            <w:hideMark/>
            <w:tcPrChange w:id="3726" w:author="Megan Ball" w:date="2020-10-04T12:48:00Z">
              <w:tcPr>
                <w:tcW w:w="871" w:type="dxa"/>
                <w:noWrap/>
                <w:hideMark/>
              </w:tcPr>
            </w:tcPrChange>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727" w:author="Megan Ball" w:date="2020-10-04T12:47:00Z"/>
              </w:rPr>
            </w:pPr>
            <w:ins w:id="3728" w:author="Megan Ball" w:date="2020-10-04T12:47:00Z">
              <w:r w:rsidRPr="00075A53">
                <w:t>***</w:t>
              </w:r>
            </w:ins>
          </w:p>
        </w:tc>
      </w:tr>
      <w:tr w:rsidR="00075A53" w:rsidRPr="00075A53" w14:paraId="159FE1F6" w14:textId="77777777" w:rsidTr="00075A53">
        <w:trPr>
          <w:trHeight w:val="300"/>
          <w:ins w:id="3729" w:author="Megan Ball" w:date="2020-10-04T12:47:00Z"/>
          <w:trPrChange w:id="373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731" w:author="Megan Ball" w:date="2020-10-04T12:48:00Z">
              <w:tcPr>
                <w:tcW w:w="5006" w:type="dxa"/>
                <w:noWrap/>
                <w:hideMark/>
              </w:tcPr>
            </w:tcPrChange>
          </w:tcPr>
          <w:p w14:paraId="707678BF" w14:textId="77777777" w:rsidR="00075A53" w:rsidRPr="00075A53" w:rsidRDefault="00075A53">
            <w:pPr>
              <w:rPr>
                <w:ins w:id="3732" w:author="Megan Ball" w:date="2020-10-04T12:47:00Z"/>
              </w:rPr>
            </w:pPr>
            <w:proofErr w:type="spellStart"/>
            <w:ins w:id="3733" w:author="Megan Ball" w:date="2020-10-04T12:47:00Z">
              <w:r w:rsidRPr="00075A53">
                <w:t>countryTurkey</w:t>
              </w:r>
              <w:proofErr w:type="spellEnd"/>
            </w:ins>
          </w:p>
        </w:tc>
        <w:tc>
          <w:tcPr>
            <w:tcW w:w="1170" w:type="dxa"/>
            <w:noWrap/>
            <w:hideMark/>
            <w:tcPrChange w:id="3734" w:author="Megan Ball" w:date="2020-10-04T12:48:00Z">
              <w:tcPr>
                <w:tcW w:w="870" w:type="dxa"/>
                <w:noWrap/>
                <w:hideMark/>
              </w:tcPr>
            </w:tcPrChange>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35" w:author="Megan Ball" w:date="2020-10-04T12:47:00Z"/>
              </w:rPr>
            </w:pPr>
            <w:ins w:id="3736" w:author="Megan Ball" w:date="2020-10-04T12:47:00Z">
              <w:r w:rsidRPr="00075A53">
                <w:t>12.22228</w:t>
              </w:r>
            </w:ins>
          </w:p>
        </w:tc>
        <w:tc>
          <w:tcPr>
            <w:tcW w:w="1170" w:type="dxa"/>
            <w:noWrap/>
            <w:hideMark/>
            <w:tcPrChange w:id="3737" w:author="Megan Ball" w:date="2020-10-04T12:48:00Z">
              <w:tcPr>
                <w:tcW w:w="871" w:type="dxa"/>
                <w:noWrap/>
                <w:hideMark/>
              </w:tcPr>
            </w:tcPrChange>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38" w:author="Megan Ball" w:date="2020-10-04T12:47:00Z"/>
              </w:rPr>
            </w:pPr>
            <w:ins w:id="3739" w:author="Megan Ball" w:date="2020-10-04T12:47:00Z">
              <w:r w:rsidRPr="00075A53">
                <w:t>0.75655</w:t>
              </w:r>
            </w:ins>
          </w:p>
        </w:tc>
        <w:tc>
          <w:tcPr>
            <w:tcW w:w="1080" w:type="dxa"/>
            <w:noWrap/>
            <w:hideMark/>
            <w:tcPrChange w:id="3740" w:author="Megan Ball" w:date="2020-10-04T12:48:00Z">
              <w:tcPr>
                <w:tcW w:w="871" w:type="dxa"/>
                <w:noWrap/>
                <w:hideMark/>
              </w:tcPr>
            </w:tcPrChange>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41" w:author="Megan Ball" w:date="2020-10-04T12:47:00Z"/>
              </w:rPr>
            </w:pPr>
            <w:ins w:id="3742" w:author="Megan Ball" w:date="2020-10-04T12:47:00Z">
              <w:r w:rsidRPr="00075A53">
                <w:t>16.155</w:t>
              </w:r>
            </w:ins>
          </w:p>
        </w:tc>
        <w:tc>
          <w:tcPr>
            <w:tcW w:w="1170" w:type="dxa"/>
            <w:noWrap/>
            <w:hideMark/>
            <w:tcPrChange w:id="3743" w:author="Megan Ball" w:date="2020-10-04T12:48:00Z">
              <w:tcPr>
                <w:tcW w:w="871" w:type="dxa"/>
                <w:noWrap/>
                <w:hideMark/>
              </w:tcPr>
            </w:tcPrChange>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744" w:author="Megan Ball" w:date="2020-10-04T12:47:00Z"/>
              </w:rPr>
            </w:pPr>
            <w:ins w:id="3745" w:author="Megan Ball" w:date="2020-10-04T12:47:00Z">
              <w:r w:rsidRPr="00075A53">
                <w:t>&lt; 2e-16</w:t>
              </w:r>
            </w:ins>
          </w:p>
        </w:tc>
        <w:tc>
          <w:tcPr>
            <w:tcW w:w="1206" w:type="dxa"/>
            <w:noWrap/>
            <w:hideMark/>
            <w:tcPrChange w:id="3746" w:author="Megan Ball" w:date="2020-10-04T12:48:00Z">
              <w:tcPr>
                <w:tcW w:w="871" w:type="dxa"/>
                <w:noWrap/>
                <w:hideMark/>
              </w:tcPr>
            </w:tcPrChange>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747" w:author="Megan Ball" w:date="2020-10-04T12:47:00Z"/>
              </w:rPr>
            </w:pPr>
            <w:ins w:id="3748" w:author="Megan Ball" w:date="2020-10-04T12:47:00Z">
              <w:r w:rsidRPr="00075A53">
                <w:t>***</w:t>
              </w:r>
            </w:ins>
          </w:p>
        </w:tc>
      </w:tr>
      <w:tr w:rsidR="00075A53" w:rsidRPr="00075A53" w14:paraId="6EAB7F81" w14:textId="77777777" w:rsidTr="00075A53">
        <w:trPr>
          <w:cnfStyle w:val="000000100000" w:firstRow="0" w:lastRow="0" w:firstColumn="0" w:lastColumn="0" w:oddVBand="0" w:evenVBand="0" w:oddHBand="1" w:evenHBand="0" w:firstRowFirstColumn="0" w:firstRowLastColumn="0" w:lastRowFirstColumn="0" w:lastRowLastColumn="0"/>
          <w:trHeight w:val="300"/>
          <w:ins w:id="3749" w:author="Megan Ball" w:date="2020-10-04T12:47:00Z"/>
          <w:trPrChange w:id="375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751" w:author="Megan Ball" w:date="2020-10-04T12:48:00Z">
              <w:tcPr>
                <w:tcW w:w="5006" w:type="dxa"/>
                <w:noWrap/>
                <w:hideMark/>
              </w:tcPr>
            </w:tcPrChange>
          </w:tcPr>
          <w:p w14:paraId="31AC4C7F"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752" w:author="Megan Ball" w:date="2020-10-04T12:47:00Z"/>
              </w:rPr>
            </w:pPr>
            <w:proofErr w:type="spellStart"/>
            <w:ins w:id="3753" w:author="Megan Ball" w:date="2020-10-04T12:47:00Z">
              <w:r w:rsidRPr="00075A53">
                <w:t>countryTurkmenistan</w:t>
              </w:r>
              <w:proofErr w:type="spellEnd"/>
            </w:ins>
          </w:p>
        </w:tc>
        <w:tc>
          <w:tcPr>
            <w:tcW w:w="1170" w:type="dxa"/>
            <w:noWrap/>
            <w:hideMark/>
            <w:tcPrChange w:id="3754" w:author="Megan Ball" w:date="2020-10-04T12:48:00Z">
              <w:tcPr>
                <w:tcW w:w="870" w:type="dxa"/>
                <w:noWrap/>
                <w:hideMark/>
              </w:tcPr>
            </w:tcPrChange>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55" w:author="Megan Ball" w:date="2020-10-04T12:47:00Z"/>
              </w:rPr>
            </w:pPr>
            <w:ins w:id="3756" w:author="Megan Ball" w:date="2020-10-04T12:47:00Z">
              <w:r w:rsidRPr="00075A53">
                <w:t>5.96213</w:t>
              </w:r>
            </w:ins>
          </w:p>
        </w:tc>
        <w:tc>
          <w:tcPr>
            <w:tcW w:w="1170" w:type="dxa"/>
            <w:noWrap/>
            <w:hideMark/>
            <w:tcPrChange w:id="3757" w:author="Megan Ball" w:date="2020-10-04T12:48:00Z">
              <w:tcPr>
                <w:tcW w:w="871" w:type="dxa"/>
                <w:noWrap/>
                <w:hideMark/>
              </w:tcPr>
            </w:tcPrChange>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58" w:author="Megan Ball" w:date="2020-10-04T12:47:00Z"/>
              </w:rPr>
            </w:pPr>
            <w:ins w:id="3759" w:author="Megan Ball" w:date="2020-10-04T12:47:00Z">
              <w:r w:rsidRPr="00075A53">
                <w:t>0.75435</w:t>
              </w:r>
            </w:ins>
          </w:p>
        </w:tc>
        <w:tc>
          <w:tcPr>
            <w:tcW w:w="1080" w:type="dxa"/>
            <w:noWrap/>
            <w:hideMark/>
            <w:tcPrChange w:id="3760" w:author="Megan Ball" w:date="2020-10-04T12:48:00Z">
              <w:tcPr>
                <w:tcW w:w="871" w:type="dxa"/>
                <w:noWrap/>
                <w:hideMark/>
              </w:tcPr>
            </w:tcPrChange>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61" w:author="Megan Ball" w:date="2020-10-04T12:47:00Z"/>
              </w:rPr>
            </w:pPr>
            <w:ins w:id="3762" w:author="Megan Ball" w:date="2020-10-04T12:47:00Z">
              <w:r w:rsidRPr="00075A53">
                <w:t>7.904</w:t>
              </w:r>
            </w:ins>
          </w:p>
        </w:tc>
        <w:tc>
          <w:tcPr>
            <w:tcW w:w="1170" w:type="dxa"/>
            <w:noWrap/>
            <w:hideMark/>
            <w:tcPrChange w:id="3763" w:author="Megan Ball" w:date="2020-10-04T12:48:00Z">
              <w:tcPr>
                <w:tcW w:w="871" w:type="dxa"/>
                <w:noWrap/>
                <w:hideMark/>
              </w:tcPr>
            </w:tcPrChange>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64" w:author="Megan Ball" w:date="2020-10-04T12:47:00Z"/>
              </w:rPr>
            </w:pPr>
            <w:ins w:id="3765" w:author="Megan Ball" w:date="2020-10-04T12:47:00Z">
              <w:r w:rsidRPr="00075A53">
                <w:t>3.89E-15</w:t>
              </w:r>
            </w:ins>
          </w:p>
        </w:tc>
        <w:tc>
          <w:tcPr>
            <w:tcW w:w="1206" w:type="dxa"/>
            <w:noWrap/>
            <w:hideMark/>
            <w:tcPrChange w:id="3766" w:author="Megan Ball" w:date="2020-10-04T12:48:00Z">
              <w:tcPr>
                <w:tcW w:w="871" w:type="dxa"/>
                <w:noWrap/>
                <w:hideMark/>
              </w:tcPr>
            </w:tcPrChange>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767" w:author="Megan Ball" w:date="2020-10-04T12:47:00Z"/>
              </w:rPr>
            </w:pPr>
            <w:ins w:id="3768" w:author="Megan Ball" w:date="2020-10-04T12:47:00Z">
              <w:r w:rsidRPr="00075A53">
                <w:t>***</w:t>
              </w:r>
            </w:ins>
          </w:p>
        </w:tc>
      </w:tr>
      <w:tr w:rsidR="00075A53" w:rsidRPr="00075A53" w14:paraId="54217ACC" w14:textId="77777777" w:rsidTr="00075A53">
        <w:trPr>
          <w:trHeight w:val="300"/>
          <w:ins w:id="3769" w:author="Megan Ball" w:date="2020-10-04T12:47:00Z"/>
          <w:trPrChange w:id="3770"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771" w:author="Megan Ball" w:date="2020-10-04T12:48:00Z">
              <w:tcPr>
                <w:tcW w:w="5006" w:type="dxa"/>
                <w:noWrap/>
                <w:hideMark/>
              </w:tcPr>
            </w:tcPrChange>
          </w:tcPr>
          <w:p w14:paraId="44475945" w14:textId="77777777" w:rsidR="00075A53" w:rsidRPr="00075A53" w:rsidRDefault="00075A53">
            <w:pPr>
              <w:rPr>
                <w:ins w:id="3772" w:author="Megan Ball" w:date="2020-10-04T12:47:00Z"/>
              </w:rPr>
            </w:pPr>
            <w:proofErr w:type="spellStart"/>
            <w:ins w:id="3773" w:author="Megan Ball" w:date="2020-10-04T12:47:00Z">
              <w:r w:rsidRPr="00075A53">
                <w:t>countryUganda</w:t>
              </w:r>
              <w:proofErr w:type="spellEnd"/>
            </w:ins>
          </w:p>
        </w:tc>
        <w:tc>
          <w:tcPr>
            <w:tcW w:w="1170" w:type="dxa"/>
            <w:noWrap/>
            <w:hideMark/>
            <w:tcPrChange w:id="3774" w:author="Megan Ball" w:date="2020-10-04T12:48:00Z">
              <w:tcPr>
                <w:tcW w:w="870" w:type="dxa"/>
                <w:noWrap/>
                <w:hideMark/>
              </w:tcPr>
            </w:tcPrChange>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75" w:author="Megan Ball" w:date="2020-10-04T12:47:00Z"/>
              </w:rPr>
            </w:pPr>
            <w:ins w:id="3776" w:author="Megan Ball" w:date="2020-10-04T12:47:00Z">
              <w:r w:rsidRPr="00075A53">
                <w:t>-0.5828</w:t>
              </w:r>
            </w:ins>
          </w:p>
        </w:tc>
        <w:tc>
          <w:tcPr>
            <w:tcW w:w="1170" w:type="dxa"/>
            <w:noWrap/>
            <w:hideMark/>
            <w:tcPrChange w:id="3777" w:author="Megan Ball" w:date="2020-10-04T12:48:00Z">
              <w:tcPr>
                <w:tcW w:w="871" w:type="dxa"/>
                <w:noWrap/>
                <w:hideMark/>
              </w:tcPr>
            </w:tcPrChange>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78" w:author="Megan Ball" w:date="2020-10-04T12:47:00Z"/>
              </w:rPr>
            </w:pPr>
            <w:ins w:id="3779" w:author="Megan Ball" w:date="2020-10-04T12:47:00Z">
              <w:r w:rsidRPr="00075A53">
                <w:t>0.75706</w:t>
              </w:r>
            </w:ins>
          </w:p>
        </w:tc>
        <w:tc>
          <w:tcPr>
            <w:tcW w:w="1080" w:type="dxa"/>
            <w:noWrap/>
            <w:hideMark/>
            <w:tcPrChange w:id="3780" w:author="Megan Ball" w:date="2020-10-04T12:48:00Z">
              <w:tcPr>
                <w:tcW w:w="871" w:type="dxa"/>
                <w:noWrap/>
                <w:hideMark/>
              </w:tcPr>
            </w:tcPrChange>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81" w:author="Megan Ball" w:date="2020-10-04T12:47:00Z"/>
              </w:rPr>
            </w:pPr>
            <w:ins w:id="3782" w:author="Megan Ball" w:date="2020-10-04T12:47:00Z">
              <w:r w:rsidRPr="00075A53">
                <w:t>-0.77</w:t>
              </w:r>
            </w:ins>
          </w:p>
        </w:tc>
        <w:tc>
          <w:tcPr>
            <w:tcW w:w="1170" w:type="dxa"/>
            <w:noWrap/>
            <w:hideMark/>
            <w:tcPrChange w:id="3783" w:author="Megan Ball" w:date="2020-10-04T12:48:00Z">
              <w:tcPr>
                <w:tcW w:w="871" w:type="dxa"/>
                <w:noWrap/>
                <w:hideMark/>
              </w:tcPr>
            </w:tcPrChange>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84" w:author="Megan Ball" w:date="2020-10-04T12:47:00Z"/>
              </w:rPr>
            </w:pPr>
            <w:ins w:id="3785" w:author="Megan Ball" w:date="2020-10-04T12:47:00Z">
              <w:r w:rsidRPr="00075A53">
                <w:t>0.441471</w:t>
              </w:r>
            </w:ins>
          </w:p>
        </w:tc>
        <w:tc>
          <w:tcPr>
            <w:tcW w:w="1206" w:type="dxa"/>
            <w:noWrap/>
            <w:hideMark/>
            <w:tcPrChange w:id="3786" w:author="Megan Ball" w:date="2020-10-04T12:48:00Z">
              <w:tcPr>
                <w:tcW w:w="871" w:type="dxa"/>
                <w:noWrap/>
                <w:hideMark/>
              </w:tcPr>
            </w:tcPrChange>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787" w:author="Megan Ball" w:date="2020-10-04T12:47:00Z"/>
              </w:rPr>
            </w:pPr>
          </w:p>
        </w:tc>
      </w:tr>
      <w:tr w:rsidR="00075A53" w:rsidRPr="00075A53" w14:paraId="23171B5D" w14:textId="77777777" w:rsidTr="00075A53">
        <w:trPr>
          <w:cnfStyle w:val="000000100000" w:firstRow="0" w:lastRow="0" w:firstColumn="0" w:lastColumn="0" w:oddVBand="0" w:evenVBand="0" w:oddHBand="1" w:evenHBand="0" w:firstRowFirstColumn="0" w:firstRowLastColumn="0" w:lastRowFirstColumn="0" w:lastRowLastColumn="0"/>
          <w:trHeight w:val="300"/>
          <w:ins w:id="3788" w:author="Megan Ball" w:date="2020-10-04T12:47:00Z"/>
          <w:trPrChange w:id="378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790" w:author="Megan Ball" w:date="2020-10-04T12:48:00Z">
              <w:tcPr>
                <w:tcW w:w="5006" w:type="dxa"/>
                <w:noWrap/>
                <w:hideMark/>
              </w:tcPr>
            </w:tcPrChange>
          </w:tcPr>
          <w:p w14:paraId="2370BDA7"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791" w:author="Megan Ball" w:date="2020-10-04T12:47:00Z"/>
              </w:rPr>
            </w:pPr>
            <w:proofErr w:type="spellStart"/>
            <w:ins w:id="3792" w:author="Megan Ball" w:date="2020-10-04T12:47:00Z">
              <w:r w:rsidRPr="00075A53">
                <w:t>countryUkraine</w:t>
              </w:r>
              <w:proofErr w:type="spellEnd"/>
            </w:ins>
          </w:p>
        </w:tc>
        <w:tc>
          <w:tcPr>
            <w:tcW w:w="1170" w:type="dxa"/>
            <w:noWrap/>
            <w:hideMark/>
            <w:tcPrChange w:id="3793" w:author="Megan Ball" w:date="2020-10-04T12:48:00Z">
              <w:tcPr>
                <w:tcW w:w="870" w:type="dxa"/>
                <w:noWrap/>
                <w:hideMark/>
              </w:tcPr>
            </w:tcPrChange>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94" w:author="Megan Ball" w:date="2020-10-04T12:47:00Z"/>
              </w:rPr>
            </w:pPr>
            <w:ins w:id="3795" w:author="Megan Ball" w:date="2020-10-04T12:47:00Z">
              <w:r w:rsidRPr="00075A53">
                <w:t>7.22489</w:t>
              </w:r>
            </w:ins>
          </w:p>
        </w:tc>
        <w:tc>
          <w:tcPr>
            <w:tcW w:w="1170" w:type="dxa"/>
            <w:noWrap/>
            <w:hideMark/>
            <w:tcPrChange w:id="3796" w:author="Megan Ball" w:date="2020-10-04T12:48:00Z">
              <w:tcPr>
                <w:tcW w:w="871" w:type="dxa"/>
                <w:noWrap/>
                <w:hideMark/>
              </w:tcPr>
            </w:tcPrChange>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797" w:author="Megan Ball" w:date="2020-10-04T12:47:00Z"/>
              </w:rPr>
            </w:pPr>
            <w:ins w:id="3798" w:author="Megan Ball" w:date="2020-10-04T12:47:00Z">
              <w:r w:rsidRPr="00075A53">
                <w:t>0.77121</w:t>
              </w:r>
            </w:ins>
          </w:p>
        </w:tc>
        <w:tc>
          <w:tcPr>
            <w:tcW w:w="1080" w:type="dxa"/>
            <w:noWrap/>
            <w:hideMark/>
            <w:tcPrChange w:id="3799" w:author="Megan Ball" w:date="2020-10-04T12:48:00Z">
              <w:tcPr>
                <w:tcW w:w="871" w:type="dxa"/>
                <w:noWrap/>
                <w:hideMark/>
              </w:tcPr>
            </w:tcPrChange>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00" w:author="Megan Ball" w:date="2020-10-04T12:47:00Z"/>
              </w:rPr>
            </w:pPr>
            <w:ins w:id="3801" w:author="Megan Ball" w:date="2020-10-04T12:47:00Z">
              <w:r w:rsidRPr="00075A53">
                <w:t>9.368</w:t>
              </w:r>
            </w:ins>
          </w:p>
        </w:tc>
        <w:tc>
          <w:tcPr>
            <w:tcW w:w="1170" w:type="dxa"/>
            <w:noWrap/>
            <w:hideMark/>
            <w:tcPrChange w:id="3802" w:author="Megan Ball" w:date="2020-10-04T12:48:00Z">
              <w:tcPr>
                <w:tcW w:w="871" w:type="dxa"/>
                <w:noWrap/>
                <w:hideMark/>
              </w:tcPr>
            </w:tcPrChange>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03" w:author="Megan Ball" w:date="2020-10-04T12:47:00Z"/>
              </w:rPr>
            </w:pPr>
            <w:ins w:id="3804" w:author="Megan Ball" w:date="2020-10-04T12:47:00Z">
              <w:r w:rsidRPr="00075A53">
                <w:t>&lt; 2e-16</w:t>
              </w:r>
            </w:ins>
          </w:p>
        </w:tc>
        <w:tc>
          <w:tcPr>
            <w:tcW w:w="1206" w:type="dxa"/>
            <w:noWrap/>
            <w:hideMark/>
            <w:tcPrChange w:id="3805" w:author="Megan Ball" w:date="2020-10-04T12:48:00Z">
              <w:tcPr>
                <w:tcW w:w="871" w:type="dxa"/>
                <w:noWrap/>
                <w:hideMark/>
              </w:tcPr>
            </w:tcPrChange>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06" w:author="Megan Ball" w:date="2020-10-04T12:47:00Z"/>
              </w:rPr>
            </w:pPr>
            <w:ins w:id="3807" w:author="Megan Ball" w:date="2020-10-04T12:47:00Z">
              <w:r w:rsidRPr="00075A53">
                <w:t>***</w:t>
              </w:r>
            </w:ins>
          </w:p>
        </w:tc>
      </w:tr>
      <w:tr w:rsidR="00075A53" w:rsidRPr="00075A53" w14:paraId="253DC53E" w14:textId="77777777" w:rsidTr="00075A53">
        <w:trPr>
          <w:trHeight w:val="300"/>
          <w:ins w:id="3808" w:author="Megan Ball" w:date="2020-10-04T12:47:00Z"/>
          <w:trPrChange w:id="380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10" w:author="Megan Ball" w:date="2020-10-04T12:48:00Z">
              <w:tcPr>
                <w:tcW w:w="5006" w:type="dxa"/>
                <w:noWrap/>
                <w:hideMark/>
              </w:tcPr>
            </w:tcPrChange>
          </w:tcPr>
          <w:p w14:paraId="488183F2" w14:textId="77777777" w:rsidR="00075A53" w:rsidRPr="00075A53" w:rsidRDefault="00075A53">
            <w:pPr>
              <w:rPr>
                <w:ins w:id="3811" w:author="Megan Ball" w:date="2020-10-04T12:47:00Z"/>
              </w:rPr>
            </w:pPr>
            <w:proofErr w:type="spellStart"/>
            <w:ins w:id="3812" w:author="Megan Ball" w:date="2020-10-04T12:47:00Z">
              <w:r w:rsidRPr="00075A53">
                <w:t>countryUnited</w:t>
              </w:r>
              <w:proofErr w:type="spellEnd"/>
              <w:r w:rsidRPr="00075A53">
                <w:t xml:space="preserve"> Arab Emirates</w:t>
              </w:r>
            </w:ins>
          </w:p>
        </w:tc>
        <w:tc>
          <w:tcPr>
            <w:tcW w:w="1170" w:type="dxa"/>
            <w:noWrap/>
            <w:hideMark/>
            <w:tcPrChange w:id="3813" w:author="Megan Ball" w:date="2020-10-04T12:48:00Z">
              <w:tcPr>
                <w:tcW w:w="870" w:type="dxa"/>
                <w:noWrap/>
                <w:hideMark/>
              </w:tcPr>
            </w:tcPrChange>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14" w:author="Megan Ball" w:date="2020-10-04T12:47:00Z"/>
              </w:rPr>
            </w:pPr>
            <w:ins w:id="3815" w:author="Megan Ball" w:date="2020-10-04T12:47:00Z">
              <w:r w:rsidRPr="00075A53">
                <w:t>13.62142</w:t>
              </w:r>
            </w:ins>
          </w:p>
        </w:tc>
        <w:tc>
          <w:tcPr>
            <w:tcW w:w="1170" w:type="dxa"/>
            <w:noWrap/>
            <w:hideMark/>
            <w:tcPrChange w:id="3816" w:author="Megan Ball" w:date="2020-10-04T12:48:00Z">
              <w:tcPr>
                <w:tcW w:w="871" w:type="dxa"/>
                <w:noWrap/>
                <w:hideMark/>
              </w:tcPr>
            </w:tcPrChange>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17" w:author="Megan Ball" w:date="2020-10-04T12:47:00Z"/>
              </w:rPr>
            </w:pPr>
            <w:ins w:id="3818" w:author="Megan Ball" w:date="2020-10-04T12:47:00Z">
              <w:r w:rsidRPr="00075A53">
                <w:t>0.76136</w:t>
              </w:r>
            </w:ins>
          </w:p>
        </w:tc>
        <w:tc>
          <w:tcPr>
            <w:tcW w:w="1080" w:type="dxa"/>
            <w:noWrap/>
            <w:hideMark/>
            <w:tcPrChange w:id="3819" w:author="Megan Ball" w:date="2020-10-04T12:48:00Z">
              <w:tcPr>
                <w:tcW w:w="871" w:type="dxa"/>
                <w:noWrap/>
                <w:hideMark/>
              </w:tcPr>
            </w:tcPrChange>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20" w:author="Megan Ball" w:date="2020-10-04T12:47:00Z"/>
              </w:rPr>
            </w:pPr>
            <w:ins w:id="3821" w:author="Megan Ball" w:date="2020-10-04T12:47:00Z">
              <w:r w:rsidRPr="00075A53">
                <w:t>17.891</w:t>
              </w:r>
            </w:ins>
          </w:p>
        </w:tc>
        <w:tc>
          <w:tcPr>
            <w:tcW w:w="1170" w:type="dxa"/>
            <w:noWrap/>
            <w:hideMark/>
            <w:tcPrChange w:id="3822" w:author="Megan Ball" w:date="2020-10-04T12:48:00Z">
              <w:tcPr>
                <w:tcW w:w="871" w:type="dxa"/>
                <w:noWrap/>
                <w:hideMark/>
              </w:tcPr>
            </w:tcPrChange>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823" w:author="Megan Ball" w:date="2020-10-04T12:47:00Z"/>
              </w:rPr>
            </w:pPr>
            <w:ins w:id="3824" w:author="Megan Ball" w:date="2020-10-04T12:47:00Z">
              <w:r w:rsidRPr="00075A53">
                <w:t>&lt; 2e-16</w:t>
              </w:r>
            </w:ins>
          </w:p>
        </w:tc>
        <w:tc>
          <w:tcPr>
            <w:tcW w:w="1206" w:type="dxa"/>
            <w:noWrap/>
            <w:hideMark/>
            <w:tcPrChange w:id="3825" w:author="Megan Ball" w:date="2020-10-04T12:48:00Z">
              <w:tcPr>
                <w:tcW w:w="871" w:type="dxa"/>
                <w:noWrap/>
                <w:hideMark/>
              </w:tcPr>
            </w:tcPrChange>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826" w:author="Megan Ball" w:date="2020-10-04T12:47:00Z"/>
              </w:rPr>
            </w:pPr>
            <w:ins w:id="3827" w:author="Megan Ball" w:date="2020-10-04T12:47:00Z">
              <w:r w:rsidRPr="00075A53">
                <w:t>***</w:t>
              </w:r>
            </w:ins>
          </w:p>
        </w:tc>
      </w:tr>
      <w:tr w:rsidR="00075A53" w:rsidRPr="00075A53" w14:paraId="484A7DF7" w14:textId="77777777" w:rsidTr="00075A53">
        <w:trPr>
          <w:cnfStyle w:val="000000100000" w:firstRow="0" w:lastRow="0" w:firstColumn="0" w:lastColumn="0" w:oddVBand="0" w:evenVBand="0" w:oddHBand="1" w:evenHBand="0" w:firstRowFirstColumn="0" w:firstRowLastColumn="0" w:lastRowFirstColumn="0" w:lastRowLastColumn="0"/>
          <w:trHeight w:val="300"/>
          <w:ins w:id="3828" w:author="Megan Ball" w:date="2020-10-04T12:47:00Z"/>
          <w:trPrChange w:id="382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30" w:author="Megan Ball" w:date="2020-10-04T12:48:00Z">
              <w:tcPr>
                <w:tcW w:w="5006" w:type="dxa"/>
                <w:noWrap/>
                <w:hideMark/>
              </w:tcPr>
            </w:tcPrChange>
          </w:tcPr>
          <w:p w14:paraId="4DC4A3D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831" w:author="Megan Ball" w:date="2020-10-04T12:47:00Z"/>
              </w:rPr>
            </w:pPr>
            <w:proofErr w:type="spellStart"/>
            <w:ins w:id="3832" w:author="Megan Ball" w:date="2020-10-04T12:47:00Z">
              <w:r w:rsidRPr="00075A53">
                <w:t>countryUnited</w:t>
              </w:r>
              <w:proofErr w:type="spellEnd"/>
              <w:r w:rsidRPr="00075A53">
                <w:t xml:space="preserve"> Kingdom of Great Britain and Northern Ireland</w:t>
              </w:r>
            </w:ins>
          </w:p>
        </w:tc>
        <w:tc>
          <w:tcPr>
            <w:tcW w:w="1170" w:type="dxa"/>
            <w:noWrap/>
            <w:hideMark/>
            <w:tcPrChange w:id="3833" w:author="Megan Ball" w:date="2020-10-04T12:48:00Z">
              <w:tcPr>
                <w:tcW w:w="870" w:type="dxa"/>
                <w:noWrap/>
                <w:hideMark/>
              </w:tcPr>
            </w:tcPrChange>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34" w:author="Megan Ball" w:date="2020-10-04T12:47:00Z"/>
              </w:rPr>
            </w:pPr>
            <w:ins w:id="3835" w:author="Megan Ball" w:date="2020-10-04T12:47:00Z">
              <w:r w:rsidRPr="00075A53">
                <w:t>19.71715</w:t>
              </w:r>
            </w:ins>
          </w:p>
        </w:tc>
        <w:tc>
          <w:tcPr>
            <w:tcW w:w="1170" w:type="dxa"/>
            <w:noWrap/>
            <w:hideMark/>
            <w:tcPrChange w:id="3836" w:author="Megan Ball" w:date="2020-10-04T12:48:00Z">
              <w:tcPr>
                <w:tcW w:w="871" w:type="dxa"/>
                <w:noWrap/>
                <w:hideMark/>
              </w:tcPr>
            </w:tcPrChange>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37" w:author="Megan Ball" w:date="2020-10-04T12:47:00Z"/>
              </w:rPr>
            </w:pPr>
            <w:ins w:id="3838" w:author="Megan Ball" w:date="2020-10-04T12:47:00Z">
              <w:r w:rsidRPr="00075A53">
                <w:t>0.75186</w:t>
              </w:r>
            </w:ins>
          </w:p>
        </w:tc>
        <w:tc>
          <w:tcPr>
            <w:tcW w:w="1080" w:type="dxa"/>
            <w:noWrap/>
            <w:hideMark/>
            <w:tcPrChange w:id="3839" w:author="Megan Ball" w:date="2020-10-04T12:48:00Z">
              <w:tcPr>
                <w:tcW w:w="871" w:type="dxa"/>
                <w:noWrap/>
                <w:hideMark/>
              </w:tcPr>
            </w:tcPrChange>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40" w:author="Megan Ball" w:date="2020-10-04T12:47:00Z"/>
              </w:rPr>
            </w:pPr>
            <w:ins w:id="3841" w:author="Megan Ball" w:date="2020-10-04T12:47:00Z">
              <w:r w:rsidRPr="00075A53">
                <w:t>26.224</w:t>
              </w:r>
            </w:ins>
          </w:p>
        </w:tc>
        <w:tc>
          <w:tcPr>
            <w:tcW w:w="1170" w:type="dxa"/>
            <w:noWrap/>
            <w:hideMark/>
            <w:tcPrChange w:id="3842" w:author="Megan Ball" w:date="2020-10-04T12:48:00Z">
              <w:tcPr>
                <w:tcW w:w="871" w:type="dxa"/>
                <w:noWrap/>
                <w:hideMark/>
              </w:tcPr>
            </w:tcPrChange>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43" w:author="Megan Ball" w:date="2020-10-04T12:47:00Z"/>
              </w:rPr>
            </w:pPr>
            <w:ins w:id="3844" w:author="Megan Ball" w:date="2020-10-04T12:47:00Z">
              <w:r w:rsidRPr="00075A53">
                <w:t>&lt; 2e-16</w:t>
              </w:r>
            </w:ins>
          </w:p>
        </w:tc>
        <w:tc>
          <w:tcPr>
            <w:tcW w:w="1206" w:type="dxa"/>
            <w:noWrap/>
            <w:hideMark/>
            <w:tcPrChange w:id="3845" w:author="Megan Ball" w:date="2020-10-04T12:48:00Z">
              <w:tcPr>
                <w:tcW w:w="871" w:type="dxa"/>
                <w:noWrap/>
                <w:hideMark/>
              </w:tcPr>
            </w:tcPrChange>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46" w:author="Megan Ball" w:date="2020-10-04T12:47:00Z"/>
              </w:rPr>
            </w:pPr>
            <w:ins w:id="3847" w:author="Megan Ball" w:date="2020-10-04T12:47:00Z">
              <w:r w:rsidRPr="00075A53">
                <w:t>***</w:t>
              </w:r>
            </w:ins>
          </w:p>
        </w:tc>
      </w:tr>
      <w:tr w:rsidR="00075A53" w:rsidRPr="00075A53" w14:paraId="74A33A44" w14:textId="77777777" w:rsidTr="00075A53">
        <w:trPr>
          <w:trHeight w:val="300"/>
          <w:ins w:id="3848" w:author="Megan Ball" w:date="2020-10-04T12:47:00Z"/>
          <w:trPrChange w:id="384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50" w:author="Megan Ball" w:date="2020-10-04T12:48:00Z">
              <w:tcPr>
                <w:tcW w:w="5006" w:type="dxa"/>
                <w:noWrap/>
                <w:hideMark/>
              </w:tcPr>
            </w:tcPrChange>
          </w:tcPr>
          <w:p w14:paraId="6CCF516F" w14:textId="77777777" w:rsidR="00075A53" w:rsidRPr="00075A53" w:rsidRDefault="00075A53">
            <w:pPr>
              <w:rPr>
                <w:ins w:id="3851" w:author="Megan Ball" w:date="2020-10-04T12:47:00Z"/>
              </w:rPr>
            </w:pPr>
            <w:proofErr w:type="spellStart"/>
            <w:ins w:id="3852" w:author="Megan Ball" w:date="2020-10-04T12:47:00Z">
              <w:r w:rsidRPr="00075A53">
                <w:t>countryUnited</w:t>
              </w:r>
              <w:proofErr w:type="spellEnd"/>
              <w:r w:rsidRPr="00075A53">
                <w:t xml:space="preserve"> Republic of Tanzania</w:t>
              </w:r>
            </w:ins>
          </w:p>
        </w:tc>
        <w:tc>
          <w:tcPr>
            <w:tcW w:w="1170" w:type="dxa"/>
            <w:noWrap/>
            <w:hideMark/>
            <w:tcPrChange w:id="3853" w:author="Megan Ball" w:date="2020-10-04T12:48:00Z">
              <w:tcPr>
                <w:tcW w:w="870" w:type="dxa"/>
                <w:noWrap/>
                <w:hideMark/>
              </w:tcPr>
            </w:tcPrChange>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54" w:author="Megan Ball" w:date="2020-10-04T12:47:00Z"/>
              </w:rPr>
            </w:pPr>
            <w:ins w:id="3855" w:author="Megan Ball" w:date="2020-10-04T12:47:00Z">
              <w:r w:rsidRPr="00075A53">
                <w:t>-1.79441</w:t>
              </w:r>
            </w:ins>
          </w:p>
        </w:tc>
        <w:tc>
          <w:tcPr>
            <w:tcW w:w="1170" w:type="dxa"/>
            <w:noWrap/>
            <w:hideMark/>
            <w:tcPrChange w:id="3856" w:author="Megan Ball" w:date="2020-10-04T12:48:00Z">
              <w:tcPr>
                <w:tcW w:w="871" w:type="dxa"/>
                <w:noWrap/>
                <w:hideMark/>
              </w:tcPr>
            </w:tcPrChange>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57" w:author="Megan Ball" w:date="2020-10-04T12:47:00Z"/>
              </w:rPr>
            </w:pPr>
            <w:ins w:id="3858" w:author="Megan Ball" w:date="2020-10-04T12:47:00Z">
              <w:r w:rsidRPr="00075A53">
                <w:t>0.76251</w:t>
              </w:r>
            </w:ins>
          </w:p>
        </w:tc>
        <w:tc>
          <w:tcPr>
            <w:tcW w:w="1080" w:type="dxa"/>
            <w:noWrap/>
            <w:hideMark/>
            <w:tcPrChange w:id="3859" w:author="Megan Ball" w:date="2020-10-04T12:48:00Z">
              <w:tcPr>
                <w:tcW w:w="871" w:type="dxa"/>
                <w:noWrap/>
                <w:hideMark/>
              </w:tcPr>
            </w:tcPrChange>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60" w:author="Megan Ball" w:date="2020-10-04T12:47:00Z"/>
              </w:rPr>
            </w:pPr>
            <w:ins w:id="3861" w:author="Megan Ball" w:date="2020-10-04T12:47:00Z">
              <w:r w:rsidRPr="00075A53">
                <w:t>-2.353</w:t>
              </w:r>
            </w:ins>
          </w:p>
        </w:tc>
        <w:tc>
          <w:tcPr>
            <w:tcW w:w="1170" w:type="dxa"/>
            <w:noWrap/>
            <w:hideMark/>
            <w:tcPrChange w:id="3862" w:author="Megan Ball" w:date="2020-10-04T12:48:00Z">
              <w:tcPr>
                <w:tcW w:w="871" w:type="dxa"/>
                <w:noWrap/>
                <w:hideMark/>
              </w:tcPr>
            </w:tcPrChange>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63" w:author="Megan Ball" w:date="2020-10-04T12:47:00Z"/>
              </w:rPr>
            </w:pPr>
            <w:ins w:id="3864" w:author="Megan Ball" w:date="2020-10-04T12:47:00Z">
              <w:r w:rsidRPr="00075A53">
                <w:t>0.018677</w:t>
              </w:r>
            </w:ins>
          </w:p>
        </w:tc>
        <w:tc>
          <w:tcPr>
            <w:tcW w:w="1206" w:type="dxa"/>
            <w:noWrap/>
            <w:hideMark/>
            <w:tcPrChange w:id="3865" w:author="Megan Ball" w:date="2020-10-04T12:48:00Z">
              <w:tcPr>
                <w:tcW w:w="871" w:type="dxa"/>
                <w:noWrap/>
                <w:hideMark/>
              </w:tcPr>
            </w:tcPrChange>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866" w:author="Megan Ball" w:date="2020-10-04T12:47:00Z"/>
              </w:rPr>
            </w:pPr>
            <w:ins w:id="3867" w:author="Megan Ball" w:date="2020-10-04T12:47:00Z">
              <w:r w:rsidRPr="00075A53">
                <w:t>*</w:t>
              </w:r>
            </w:ins>
          </w:p>
        </w:tc>
      </w:tr>
      <w:tr w:rsidR="00075A53" w:rsidRPr="00075A53" w14:paraId="203C2E89" w14:textId="77777777" w:rsidTr="00075A53">
        <w:trPr>
          <w:cnfStyle w:val="000000100000" w:firstRow="0" w:lastRow="0" w:firstColumn="0" w:lastColumn="0" w:oddVBand="0" w:evenVBand="0" w:oddHBand="1" w:evenHBand="0" w:firstRowFirstColumn="0" w:firstRowLastColumn="0" w:lastRowFirstColumn="0" w:lastRowLastColumn="0"/>
          <w:trHeight w:val="300"/>
          <w:ins w:id="3868" w:author="Megan Ball" w:date="2020-10-04T12:47:00Z"/>
          <w:trPrChange w:id="386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70" w:author="Megan Ball" w:date="2020-10-04T12:48:00Z">
              <w:tcPr>
                <w:tcW w:w="5006" w:type="dxa"/>
                <w:noWrap/>
                <w:hideMark/>
              </w:tcPr>
            </w:tcPrChange>
          </w:tcPr>
          <w:p w14:paraId="34FF3A24"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871" w:author="Megan Ball" w:date="2020-10-04T12:47:00Z"/>
              </w:rPr>
            </w:pPr>
            <w:proofErr w:type="spellStart"/>
            <w:ins w:id="3872" w:author="Megan Ball" w:date="2020-10-04T12:47:00Z">
              <w:r w:rsidRPr="00075A53">
                <w:t>countryUnited</w:t>
              </w:r>
              <w:proofErr w:type="spellEnd"/>
              <w:r w:rsidRPr="00075A53">
                <w:t xml:space="preserve"> States of America</w:t>
              </w:r>
            </w:ins>
          </w:p>
        </w:tc>
        <w:tc>
          <w:tcPr>
            <w:tcW w:w="1170" w:type="dxa"/>
            <w:noWrap/>
            <w:hideMark/>
            <w:tcPrChange w:id="3873" w:author="Megan Ball" w:date="2020-10-04T12:48:00Z">
              <w:tcPr>
                <w:tcW w:w="870" w:type="dxa"/>
                <w:noWrap/>
                <w:hideMark/>
              </w:tcPr>
            </w:tcPrChange>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74" w:author="Megan Ball" w:date="2020-10-04T12:47:00Z"/>
              </w:rPr>
            </w:pPr>
            <w:ins w:id="3875" w:author="Megan Ball" w:date="2020-10-04T12:47:00Z">
              <w:r w:rsidRPr="00075A53">
                <w:t>16.9859</w:t>
              </w:r>
            </w:ins>
          </w:p>
        </w:tc>
        <w:tc>
          <w:tcPr>
            <w:tcW w:w="1170" w:type="dxa"/>
            <w:noWrap/>
            <w:hideMark/>
            <w:tcPrChange w:id="3876" w:author="Megan Ball" w:date="2020-10-04T12:48:00Z">
              <w:tcPr>
                <w:tcW w:w="871" w:type="dxa"/>
                <w:noWrap/>
                <w:hideMark/>
              </w:tcPr>
            </w:tcPrChange>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77" w:author="Megan Ball" w:date="2020-10-04T12:47:00Z"/>
              </w:rPr>
            </w:pPr>
            <w:ins w:id="3878" w:author="Megan Ball" w:date="2020-10-04T12:47:00Z">
              <w:r w:rsidRPr="00075A53">
                <w:t>0.75186</w:t>
              </w:r>
            </w:ins>
          </w:p>
        </w:tc>
        <w:tc>
          <w:tcPr>
            <w:tcW w:w="1080" w:type="dxa"/>
            <w:noWrap/>
            <w:hideMark/>
            <w:tcPrChange w:id="3879" w:author="Megan Ball" w:date="2020-10-04T12:48:00Z">
              <w:tcPr>
                <w:tcW w:w="871" w:type="dxa"/>
                <w:noWrap/>
                <w:hideMark/>
              </w:tcPr>
            </w:tcPrChange>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880" w:author="Megan Ball" w:date="2020-10-04T12:47:00Z"/>
              </w:rPr>
            </w:pPr>
            <w:ins w:id="3881" w:author="Megan Ball" w:date="2020-10-04T12:47:00Z">
              <w:r w:rsidRPr="00075A53">
                <w:t>22.592</w:t>
              </w:r>
            </w:ins>
          </w:p>
        </w:tc>
        <w:tc>
          <w:tcPr>
            <w:tcW w:w="1170" w:type="dxa"/>
            <w:noWrap/>
            <w:hideMark/>
            <w:tcPrChange w:id="3882" w:author="Megan Ball" w:date="2020-10-04T12:48:00Z">
              <w:tcPr>
                <w:tcW w:w="871" w:type="dxa"/>
                <w:noWrap/>
                <w:hideMark/>
              </w:tcPr>
            </w:tcPrChange>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83" w:author="Megan Ball" w:date="2020-10-04T12:47:00Z"/>
              </w:rPr>
            </w:pPr>
            <w:ins w:id="3884" w:author="Megan Ball" w:date="2020-10-04T12:47:00Z">
              <w:r w:rsidRPr="00075A53">
                <w:t>&lt; 2e-16</w:t>
              </w:r>
            </w:ins>
          </w:p>
        </w:tc>
        <w:tc>
          <w:tcPr>
            <w:tcW w:w="1206" w:type="dxa"/>
            <w:noWrap/>
            <w:hideMark/>
            <w:tcPrChange w:id="3885" w:author="Megan Ball" w:date="2020-10-04T12:48:00Z">
              <w:tcPr>
                <w:tcW w:w="871" w:type="dxa"/>
                <w:noWrap/>
                <w:hideMark/>
              </w:tcPr>
            </w:tcPrChange>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886" w:author="Megan Ball" w:date="2020-10-04T12:47:00Z"/>
              </w:rPr>
            </w:pPr>
            <w:ins w:id="3887" w:author="Megan Ball" w:date="2020-10-04T12:47:00Z">
              <w:r w:rsidRPr="00075A53">
                <w:t>***</w:t>
              </w:r>
            </w:ins>
          </w:p>
        </w:tc>
      </w:tr>
      <w:tr w:rsidR="00075A53" w:rsidRPr="00075A53" w14:paraId="6DDF3C60" w14:textId="77777777" w:rsidTr="00075A53">
        <w:trPr>
          <w:trHeight w:val="300"/>
          <w:ins w:id="3888" w:author="Megan Ball" w:date="2020-10-04T12:47:00Z"/>
          <w:trPrChange w:id="388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890" w:author="Megan Ball" w:date="2020-10-04T12:48:00Z">
              <w:tcPr>
                <w:tcW w:w="5006" w:type="dxa"/>
                <w:noWrap/>
                <w:hideMark/>
              </w:tcPr>
            </w:tcPrChange>
          </w:tcPr>
          <w:p w14:paraId="3FD20AF2" w14:textId="77777777" w:rsidR="00075A53" w:rsidRPr="00075A53" w:rsidRDefault="00075A53">
            <w:pPr>
              <w:rPr>
                <w:ins w:id="3891" w:author="Megan Ball" w:date="2020-10-04T12:47:00Z"/>
              </w:rPr>
            </w:pPr>
            <w:proofErr w:type="spellStart"/>
            <w:ins w:id="3892" w:author="Megan Ball" w:date="2020-10-04T12:47:00Z">
              <w:r w:rsidRPr="00075A53">
                <w:t>countryUruguay</w:t>
              </w:r>
              <w:proofErr w:type="spellEnd"/>
            </w:ins>
          </w:p>
        </w:tc>
        <w:tc>
          <w:tcPr>
            <w:tcW w:w="1170" w:type="dxa"/>
            <w:noWrap/>
            <w:hideMark/>
            <w:tcPrChange w:id="3893" w:author="Megan Ball" w:date="2020-10-04T12:48:00Z">
              <w:tcPr>
                <w:tcW w:w="870" w:type="dxa"/>
                <w:noWrap/>
                <w:hideMark/>
              </w:tcPr>
            </w:tcPrChange>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94" w:author="Megan Ball" w:date="2020-10-04T12:47:00Z"/>
              </w:rPr>
            </w:pPr>
            <w:ins w:id="3895" w:author="Megan Ball" w:date="2020-10-04T12:47:00Z">
              <w:r w:rsidRPr="00075A53">
                <w:t>12.65011</w:t>
              </w:r>
            </w:ins>
          </w:p>
        </w:tc>
        <w:tc>
          <w:tcPr>
            <w:tcW w:w="1170" w:type="dxa"/>
            <w:noWrap/>
            <w:hideMark/>
            <w:tcPrChange w:id="3896" w:author="Megan Ball" w:date="2020-10-04T12:48:00Z">
              <w:tcPr>
                <w:tcW w:w="871" w:type="dxa"/>
                <w:noWrap/>
                <w:hideMark/>
              </w:tcPr>
            </w:tcPrChange>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897" w:author="Megan Ball" w:date="2020-10-04T12:47:00Z"/>
              </w:rPr>
            </w:pPr>
            <w:ins w:id="3898" w:author="Megan Ball" w:date="2020-10-04T12:47:00Z">
              <w:r w:rsidRPr="00075A53">
                <w:t>0.77693</w:t>
              </w:r>
            </w:ins>
          </w:p>
        </w:tc>
        <w:tc>
          <w:tcPr>
            <w:tcW w:w="1080" w:type="dxa"/>
            <w:noWrap/>
            <w:hideMark/>
            <w:tcPrChange w:id="3899" w:author="Megan Ball" w:date="2020-10-04T12:48:00Z">
              <w:tcPr>
                <w:tcW w:w="871" w:type="dxa"/>
                <w:noWrap/>
                <w:hideMark/>
              </w:tcPr>
            </w:tcPrChange>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00" w:author="Megan Ball" w:date="2020-10-04T12:47:00Z"/>
              </w:rPr>
            </w:pPr>
            <w:ins w:id="3901" w:author="Megan Ball" w:date="2020-10-04T12:47:00Z">
              <w:r w:rsidRPr="00075A53">
                <w:t>16.282</w:t>
              </w:r>
            </w:ins>
          </w:p>
        </w:tc>
        <w:tc>
          <w:tcPr>
            <w:tcW w:w="1170" w:type="dxa"/>
            <w:noWrap/>
            <w:hideMark/>
            <w:tcPrChange w:id="3902" w:author="Megan Ball" w:date="2020-10-04T12:48:00Z">
              <w:tcPr>
                <w:tcW w:w="871" w:type="dxa"/>
                <w:noWrap/>
                <w:hideMark/>
              </w:tcPr>
            </w:tcPrChange>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03" w:author="Megan Ball" w:date="2020-10-04T12:47:00Z"/>
              </w:rPr>
            </w:pPr>
            <w:ins w:id="3904" w:author="Megan Ball" w:date="2020-10-04T12:47:00Z">
              <w:r w:rsidRPr="00075A53">
                <w:t>&lt; 2e-16</w:t>
              </w:r>
            </w:ins>
          </w:p>
        </w:tc>
        <w:tc>
          <w:tcPr>
            <w:tcW w:w="1206" w:type="dxa"/>
            <w:noWrap/>
            <w:hideMark/>
            <w:tcPrChange w:id="3905" w:author="Megan Ball" w:date="2020-10-04T12:48:00Z">
              <w:tcPr>
                <w:tcW w:w="871" w:type="dxa"/>
                <w:noWrap/>
                <w:hideMark/>
              </w:tcPr>
            </w:tcPrChange>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06" w:author="Megan Ball" w:date="2020-10-04T12:47:00Z"/>
              </w:rPr>
            </w:pPr>
            <w:ins w:id="3907" w:author="Megan Ball" w:date="2020-10-04T12:47:00Z">
              <w:r w:rsidRPr="00075A53">
                <w:t>***</w:t>
              </w:r>
            </w:ins>
          </w:p>
        </w:tc>
      </w:tr>
      <w:tr w:rsidR="00075A53" w:rsidRPr="00075A53" w14:paraId="46F2F714" w14:textId="77777777" w:rsidTr="00075A53">
        <w:trPr>
          <w:cnfStyle w:val="000000100000" w:firstRow="0" w:lastRow="0" w:firstColumn="0" w:lastColumn="0" w:oddVBand="0" w:evenVBand="0" w:oddHBand="1" w:evenHBand="0" w:firstRowFirstColumn="0" w:firstRowLastColumn="0" w:lastRowFirstColumn="0" w:lastRowLastColumn="0"/>
          <w:trHeight w:val="300"/>
          <w:ins w:id="3908" w:author="Megan Ball" w:date="2020-10-04T12:47:00Z"/>
          <w:trPrChange w:id="390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910" w:author="Megan Ball" w:date="2020-10-04T12:48:00Z">
              <w:tcPr>
                <w:tcW w:w="5006" w:type="dxa"/>
                <w:noWrap/>
                <w:hideMark/>
              </w:tcPr>
            </w:tcPrChange>
          </w:tcPr>
          <w:p w14:paraId="281C1933"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911" w:author="Megan Ball" w:date="2020-10-04T12:47:00Z"/>
              </w:rPr>
            </w:pPr>
            <w:proofErr w:type="spellStart"/>
            <w:ins w:id="3912" w:author="Megan Ball" w:date="2020-10-04T12:47:00Z">
              <w:r w:rsidRPr="00075A53">
                <w:t>countryUzbekistan</w:t>
              </w:r>
              <w:proofErr w:type="spellEnd"/>
            </w:ins>
          </w:p>
        </w:tc>
        <w:tc>
          <w:tcPr>
            <w:tcW w:w="1170" w:type="dxa"/>
            <w:noWrap/>
            <w:hideMark/>
            <w:tcPrChange w:id="3913" w:author="Megan Ball" w:date="2020-10-04T12:48:00Z">
              <w:tcPr>
                <w:tcW w:w="870" w:type="dxa"/>
                <w:noWrap/>
                <w:hideMark/>
              </w:tcPr>
            </w:tcPrChange>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14" w:author="Megan Ball" w:date="2020-10-04T12:47:00Z"/>
              </w:rPr>
            </w:pPr>
            <w:ins w:id="3915" w:author="Megan Ball" w:date="2020-10-04T12:47:00Z">
              <w:r w:rsidRPr="00075A53">
                <w:t>7.28581</w:t>
              </w:r>
            </w:ins>
          </w:p>
        </w:tc>
        <w:tc>
          <w:tcPr>
            <w:tcW w:w="1170" w:type="dxa"/>
            <w:noWrap/>
            <w:hideMark/>
            <w:tcPrChange w:id="3916" w:author="Megan Ball" w:date="2020-10-04T12:48:00Z">
              <w:tcPr>
                <w:tcW w:w="871" w:type="dxa"/>
                <w:noWrap/>
                <w:hideMark/>
              </w:tcPr>
            </w:tcPrChange>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17" w:author="Megan Ball" w:date="2020-10-04T12:47:00Z"/>
              </w:rPr>
            </w:pPr>
            <w:ins w:id="3918" w:author="Megan Ball" w:date="2020-10-04T12:47:00Z">
              <w:r w:rsidRPr="00075A53">
                <w:t>0.74996</w:t>
              </w:r>
            </w:ins>
          </w:p>
        </w:tc>
        <w:tc>
          <w:tcPr>
            <w:tcW w:w="1080" w:type="dxa"/>
            <w:noWrap/>
            <w:hideMark/>
            <w:tcPrChange w:id="3919" w:author="Megan Ball" w:date="2020-10-04T12:48:00Z">
              <w:tcPr>
                <w:tcW w:w="871" w:type="dxa"/>
                <w:noWrap/>
                <w:hideMark/>
              </w:tcPr>
            </w:tcPrChange>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20" w:author="Megan Ball" w:date="2020-10-04T12:47:00Z"/>
              </w:rPr>
            </w:pPr>
            <w:ins w:id="3921" w:author="Megan Ball" w:date="2020-10-04T12:47:00Z">
              <w:r w:rsidRPr="00075A53">
                <w:t>9.715</w:t>
              </w:r>
            </w:ins>
          </w:p>
        </w:tc>
        <w:tc>
          <w:tcPr>
            <w:tcW w:w="1170" w:type="dxa"/>
            <w:noWrap/>
            <w:hideMark/>
            <w:tcPrChange w:id="3922" w:author="Megan Ball" w:date="2020-10-04T12:48:00Z">
              <w:tcPr>
                <w:tcW w:w="871" w:type="dxa"/>
                <w:noWrap/>
                <w:hideMark/>
              </w:tcPr>
            </w:tcPrChange>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923" w:author="Megan Ball" w:date="2020-10-04T12:47:00Z"/>
              </w:rPr>
            </w:pPr>
            <w:ins w:id="3924" w:author="Megan Ball" w:date="2020-10-04T12:47:00Z">
              <w:r w:rsidRPr="00075A53">
                <w:t>&lt; 2e-16</w:t>
              </w:r>
            </w:ins>
          </w:p>
        </w:tc>
        <w:tc>
          <w:tcPr>
            <w:tcW w:w="1206" w:type="dxa"/>
            <w:noWrap/>
            <w:hideMark/>
            <w:tcPrChange w:id="3925" w:author="Megan Ball" w:date="2020-10-04T12:48:00Z">
              <w:tcPr>
                <w:tcW w:w="871" w:type="dxa"/>
                <w:noWrap/>
                <w:hideMark/>
              </w:tcPr>
            </w:tcPrChange>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926" w:author="Megan Ball" w:date="2020-10-04T12:47:00Z"/>
              </w:rPr>
            </w:pPr>
            <w:ins w:id="3927" w:author="Megan Ball" w:date="2020-10-04T12:47:00Z">
              <w:r w:rsidRPr="00075A53">
                <w:t>***</w:t>
              </w:r>
            </w:ins>
          </w:p>
        </w:tc>
      </w:tr>
      <w:tr w:rsidR="00075A53" w:rsidRPr="00075A53" w14:paraId="305C8F5E" w14:textId="77777777" w:rsidTr="00075A53">
        <w:trPr>
          <w:trHeight w:val="300"/>
          <w:ins w:id="3928" w:author="Megan Ball" w:date="2020-10-04T12:47:00Z"/>
          <w:trPrChange w:id="392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930" w:author="Megan Ball" w:date="2020-10-04T12:48:00Z">
              <w:tcPr>
                <w:tcW w:w="5006" w:type="dxa"/>
                <w:noWrap/>
                <w:hideMark/>
              </w:tcPr>
            </w:tcPrChange>
          </w:tcPr>
          <w:p w14:paraId="71FD9886" w14:textId="77777777" w:rsidR="00075A53" w:rsidRPr="00075A53" w:rsidRDefault="00075A53">
            <w:pPr>
              <w:rPr>
                <w:ins w:id="3931" w:author="Megan Ball" w:date="2020-10-04T12:47:00Z"/>
              </w:rPr>
            </w:pPr>
            <w:proofErr w:type="spellStart"/>
            <w:ins w:id="3932" w:author="Megan Ball" w:date="2020-10-04T12:47:00Z">
              <w:r w:rsidRPr="00075A53">
                <w:t>countryVanuatu</w:t>
              </w:r>
              <w:proofErr w:type="spellEnd"/>
            </w:ins>
          </w:p>
        </w:tc>
        <w:tc>
          <w:tcPr>
            <w:tcW w:w="1170" w:type="dxa"/>
            <w:noWrap/>
            <w:hideMark/>
            <w:tcPrChange w:id="3933" w:author="Megan Ball" w:date="2020-10-04T12:48:00Z">
              <w:tcPr>
                <w:tcW w:w="870" w:type="dxa"/>
                <w:noWrap/>
                <w:hideMark/>
              </w:tcPr>
            </w:tcPrChange>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34" w:author="Megan Ball" w:date="2020-10-04T12:47:00Z"/>
              </w:rPr>
            </w:pPr>
            <w:ins w:id="3935" w:author="Megan Ball" w:date="2020-10-04T12:47:00Z">
              <w:r w:rsidRPr="00075A53">
                <w:t>11.87003</w:t>
              </w:r>
            </w:ins>
          </w:p>
        </w:tc>
        <w:tc>
          <w:tcPr>
            <w:tcW w:w="1170" w:type="dxa"/>
            <w:noWrap/>
            <w:hideMark/>
            <w:tcPrChange w:id="3936" w:author="Megan Ball" w:date="2020-10-04T12:48:00Z">
              <w:tcPr>
                <w:tcW w:w="871" w:type="dxa"/>
                <w:noWrap/>
                <w:hideMark/>
              </w:tcPr>
            </w:tcPrChange>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37" w:author="Megan Ball" w:date="2020-10-04T12:47:00Z"/>
              </w:rPr>
            </w:pPr>
            <w:ins w:id="3938" w:author="Megan Ball" w:date="2020-10-04T12:47:00Z">
              <w:r w:rsidRPr="00075A53">
                <w:t>0.74897</w:t>
              </w:r>
            </w:ins>
          </w:p>
        </w:tc>
        <w:tc>
          <w:tcPr>
            <w:tcW w:w="1080" w:type="dxa"/>
            <w:noWrap/>
            <w:hideMark/>
            <w:tcPrChange w:id="3939" w:author="Megan Ball" w:date="2020-10-04T12:48:00Z">
              <w:tcPr>
                <w:tcW w:w="871" w:type="dxa"/>
                <w:noWrap/>
                <w:hideMark/>
              </w:tcPr>
            </w:tcPrChange>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40" w:author="Megan Ball" w:date="2020-10-04T12:47:00Z"/>
              </w:rPr>
            </w:pPr>
            <w:ins w:id="3941" w:author="Megan Ball" w:date="2020-10-04T12:47:00Z">
              <w:r w:rsidRPr="00075A53">
                <w:t>15.848</w:t>
              </w:r>
            </w:ins>
          </w:p>
        </w:tc>
        <w:tc>
          <w:tcPr>
            <w:tcW w:w="1170" w:type="dxa"/>
            <w:noWrap/>
            <w:hideMark/>
            <w:tcPrChange w:id="3942" w:author="Megan Ball" w:date="2020-10-04T12:48:00Z">
              <w:tcPr>
                <w:tcW w:w="871" w:type="dxa"/>
                <w:noWrap/>
                <w:hideMark/>
              </w:tcPr>
            </w:tcPrChange>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43" w:author="Megan Ball" w:date="2020-10-04T12:47:00Z"/>
              </w:rPr>
            </w:pPr>
            <w:ins w:id="3944" w:author="Megan Ball" w:date="2020-10-04T12:47:00Z">
              <w:r w:rsidRPr="00075A53">
                <w:t>&lt; 2e-16</w:t>
              </w:r>
            </w:ins>
          </w:p>
        </w:tc>
        <w:tc>
          <w:tcPr>
            <w:tcW w:w="1206" w:type="dxa"/>
            <w:noWrap/>
            <w:hideMark/>
            <w:tcPrChange w:id="3945" w:author="Megan Ball" w:date="2020-10-04T12:48:00Z">
              <w:tcPr>
                <w:tcW w:w="871" w:type="dxa"/>
                <w:noWrap/>
                <w:hideMark/>
              </w:tcPr>
            </w:tcPrChange>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46" w:author="Megan Ball" w:date="2020-10-04T12:47:00Z"/>
              </w:rPr>
            </w:pPr>
            <w:ins w:id="3947" w:author="Megan Ball" w:date="2020-10-04T12:47:00Z">
              <w:r w:rsidRPr="00075A53">
                <w:t>***</w:t>
              </w:r>
            </w:ins>
          </w:p>
        </w:tc>
      </w:tr>
      <w:tr w:rsidR="00075A53" w:rsidRPr="00075A53" w14:paraId="7CD5E794" w14:textId="77777777" w:rsidTr="00075A53">
        <w:trPr>
          <w:cnfStyle w:val="000000100000" w:firstRow="0" w:lastRow="0" w:firstColumn="0" w:lastColumn="0" w:oddVBand="0" w:evenVBand="0" w:oddHBand="1" w:evenHBand="0" w:firstRowFirstColumn="0" w:firstRowLastColumn="0" w:lastRowFirstColumn="0" w:lastRowLastColumn="0"/>
          <w:trHeight w:val="300"/>
          <w:ins w:id="3948" w:author="Megan Ball" w:date="2020-10-04T12:47:00Z"/>
          <w:trPrChange w:id="394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950" w:author="Megan Ball" w:date="2020-10-04T12:48:00Z">
              <w:tcPr>
                <w:tcW w:w="5006" w:type="dxa"/>
                <w:noWrap/>
                <w:hideMark/>
              </w:tcPr>
            </w:tcPrChange>
          </w:tcPr>
          <w:p w14:paraId="69F4C5F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951" w:author="Megan Ball" w:date="2020-10-04T12:47:00Z"/>
              </w:rPr>
            </w:pPr>
            <w:proofErr w:type="spellStart"/>
            <w:ins w:id="3952" w:author="Megan Ball" w:date="2020-10-04T12:47:00Z">
              <w:r w:rsidRPr="00075A53">
                <w:t>countryVenezuela</w:t>
              </w:r>
              <w:proofErr w:type="spellEnd"/>
              <w:r w:rsidRPr="00075A53">
                <w:t xml:space="preserve"> (Bolivarian Republic of)</w:t>
              </w:r>
            </w:ins>
          </w:p>
        </w:tc>
        <w:tc>
          <w:tcPr>
            <w:tcW w:w="1170" w:type="dxa"/>
            <w:noWrap/>
            <w:hideMark/>
            <w:tcPrChange w:id="3953" w:author="Megan Ball" w:date="2020-10-04T12:48:00Z">
              <w:tcPr>
                <w:tcW w:w="870" w:type="dxa"/>
                <w:noWrap/>
                <w:hideMark/>
              </w:tcPr>
            </w:tcPrChange>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54" w:author="Megan Ball" w:date="2020-10-04T12:47:00Z"/>
              </w:rPr>
            </w:pPr>
            <w:ins w:id="3955" w:author="Megan Ball" w:date="2020-10-04T12:47:00Z">
              <w:r w:rsidRPr="00075A53">
                <w:t>11.56669</w:t>
              </w:r>
            </w:ins>
          </w:p>
        </w:tc>
        <w:tc>
          <w:tcPr>
            <w:tcW w:w="1170" w:type="dxa"/>
            <w:noWrap/>
            <w:hideMark/>
            <w:tcPrChange w:id="3956" w:author="Megan Ball" w:date="2020-10-04T12:48:00Z">
              <w:tcPr>
                <w:tcW w:w="871" w:type="dxa"/>
                <w:noWrap/>
                <w:hideMark/>
              </w:tcPr>
            </w:tcPrChange>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57" w:author="Megan Ball" w:date="2020-10-04T12:47:00Z"/>
              </w:rPr>
            </w:pPr>
            <w:ins w:id="3958" w:author="Megan Ball" w:date="2020-10-04T12:47:00Z">
              <w:r w:rsidRPr="00075A53">
                <w:t>0.75771</w:t>
              </w:r>
            </w:ins>
          </w:p>
        </w:tc>
        <w:tc>
          <w:tcPr>
            <w:tcW w:w="1080" w:type="dxa"/>
            <w:noWrap/>
            <w:hideMark/>
            <w:tcPrChange w:id="3959" w:author="Megan Ball" w:date="2020-10-04T12:48:00Z">
              <w:tcPr>
                <w:tcW w:w="871" w:type="dxa"/>
                <w:noWrap/>
                <w:hideMark/>
              </w:tcPr>
            </w:tcPrChange>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60" w:author="Megan Ball" w:date="2020-10-04T12:47:00Z"/>
              </w:rPr>
            </w:pPr>
            <w:ins w:id="3961" w:author="Megan Ball" w:date="2020-10-04T12:47:00Z">
              <w:r w:rsidRPr="00075A53">
                <w:t>15.265</w:t>
              </w:r>
            </w:ins>
          </w:p>
        </w:tc>
        <w:tc>
          <w:tcPr>
            <w:tcW w:w="1170" w:type="dxa"/>
            <w:noWrap/>
            <w:hideMark/>
            <w:tcPrChange w:id="3962" w:author="Megan Ball" w:date="2020-10-04T12:48:00Z">
              <w:tcPr>
                <w:tcW w:w="871" w:type="dxa"/>
                <w:noWrap/>
                <w:hideMark/>
              </w:tcPr>
            </w:tcPrChange>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963" w:author="Megan Ball" w:date="2020-10-04T12:47:00Z"/>
              </w:rPr>
            </w:pPr>
            <w:ins w:id="3964" w:author="Megan Ball" w:date="2020-10-04T12:47:00Z">
              <w:r w:rsidRPr="00075A53">
                <w:t>&lt; 2e-16</w:t>
              </w:r>
            </w:ins>
          </w:p>
        </w:tc>
        <w:tc>
          <w:tcPr>
            <w:tcW w:w="1206" w:type="dxa"/>
            <w:noWrap/>
            <w:hideMark/>
            <w:tcPrChange w:id="3965" w:author="Megan Ball" w:date="2020-10-04T12:48:00Z">
              <w:tcPr>
                <w:tcW w:w="871" w:type="dxa"/>
                <w:noWrap/>
                <w:hideMark/>
              </w:tcPr>
            </w:tcPrChange>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3966" w:author="Megan Ball" w:date="2020-10-04T12:47:00Z"/>
              </w:rPr>
            </w:pPr>
            <w:ins w:id="3967" w:author="Megan Ball" w:date="2020-10-04T12:47:00Z">
              <w:r w:rsidRPr="00075A53">
                <w:t>***</w:t>
              </w:r>
            </w:ins>
          </w:p>
        </w:tc>
      </w:tr>
      <w:tr w:rsidR="00075A53" w:rsidRPr="00075A53" w14:paraId="78ECF3DE" w14:textId="77777777" w:rsidTr="00075A53">
        <w:trPr>
          <w:trHeight w:val="300"/>
          <w:ins w:id="3968" w:author="Megan Ball" w:date="2020-10-04T12:47:00Z"/>
          <w:trPrChange w:id="396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970" w:author="Megan Ball" w:date="2020-10-04T12:48:00Z">
              <w:tcPr>
                <w:tcW w:w="5006" w:type="dxa"/>
                <w:noWrap/>
                <w:hideMark/>
              </w:tcPr>
            </w:tcPrChange>
          </w:tcPr>
          <w:p w14:paraId="352224A8" w14:textId="77777777" w:rsidR="00075A53" w:rsidRPr="00075A53" w:rsidRDefault="00075A53">
            <w:pPr>
              <w:rPr>
                <w:ins w:id="3971" w:author="Megan Ball" w:date="2020-10-04T12:47:00Z"/>
              </w:rPr>
            </w:pPr>
            <w:proofErr w:type="spellStart"/>
            <w:ins w:id="3972" w:author="Megan Ball" w:date="2020-10-04T12:47:00Z">
              <w:r w:rsidRPr="00075A53">
                <w:t>countryViet</w:t>
              </w:r>
              <w:proofErr w:type="spellEnd"/>
              <w:r w:rsidRPr="00075A53">
                <w:t xml:space="preserve"> Nam</w:t>
              </w:r>
            </w:ins>
          </w:p>
        </w:tc>
        <w:tc>
          <w:tcPr>
            <w:tcW w:w="1170" w:type="dxa"/>
            <w:noWrap/>
            <w:hideMark/>
            <w:tcPrChange w:id="3973" w:author="Megan Ball" w:date="2020-10-04T12:48:00Z">
              <w:tcPr>
                <w:tcW w:w="870" w:type="dxa"/>
                <w:noWrap/>
                <w:hideMark/>
              </w:tcPr>
            </w:tcPrChange>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74" w:author="Megan Ball" w:date="2020-10-04T12:47:00Z"/>
              </w:rPr>
            </w:pPr>
            <w:ins w:id="3975" w:author="Megan Ball" w:date="2020-10-04T12:47:00Z">
              <w:r w:rsidRPr="00075A53">
                <w:t>14.01884</w:t>
              </w:r>
            </w:ins>
          </w:p>
        </w:tc>
        <w:tc>
          <w:tcPr>
            <w:tcW w:w="1170" w:type="dxa"/>
            <w:noWrap/>
            <w:hideMark/>
            <w:tcPrChange w:id="3976" w:author="Megan Ball" w:date="2020-10-04T12:48:00Z">
              <w:tcPr>
                <w:tcW w:w="871" w:type="dxa"/>
                <w:noWrap/>
                <w:hideMark/>
              </w:tcPr>
            </w:tcPrChange>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77" w:author="Megan Ball" w:date="2020-10-04T12:47:00Z"/>
              </w:rPr>
            </w:pPr>
            <w:ins w:id="3978" w:author="Megan Ball" w:date="2020-10-04T12:47:00Z">
              <w:r w:rsidRPr="00075A53">
                <w:t>0.74961</w:t>
              </w:r>
            </w:ins>
          </w:p>
        </w:tc>
        <w:tc>
          <w:tcPr>
            <w:tcW w:w="1080" w:type="dxa"/>
            <w:noWrap/>
            <w:hideMark/>
            <w:tcPrChange w:id="3979" w:author="Megan Ball" w:date="2020-10-04T12:48:00Z">
              <w:tcPr>
                <w:tcW w:w="871" w:type="dxa"/>
                <w:noWrap/>
                <w:hideMark/>
              </w:tcPr>
            </w:tcPrChange>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3980" w:author="Megan Ball" w:date="2020-10-04T12:47:00Z"/>
              </w:rPr>
            </w:pPr>
            <w:ins w:id="3981" w:author="Megan Ball" w:date="2020-10-04T12:47:00Z">
              <w:r w:rsidRPr="00075A53">
                <w:t>18.702</w:t>
              </w:r>
            </w:ins>
          </w:p>
        </w:tc>
        <w:tc>
          <w:tcPr>
            <w:tcW w:w="1170" w:type="dxa"/>
            <w:noWrap/>
            <w:hideMark/>
            <w:tcPrChange w:id="3982" w:author="Megan Ball" w:date="2020-10-04T12:48:00Z">
              <w:tcPr>
                <w:tcW w:w="871" w:type="dxa"/>
                <w:noWrap/>
                <w:hideMark/>
              </w:tcPr>
            </w:tcPrChange>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83" w:author="Megan Ball" w:date="2020-10-04T12:47:00Z"/>
              </w:rPr>
            </w:pPr>
            <w:ins w:id="3984" w:author="Megan Ball" w:date="2020-10-04T12:47:00Z">
              <w:r w:rsidRPr="00075A53">
                <w:t>&lt; 2e-16</w:t>
              </w:r>
            </w:ins>
          </w:p>
        </w:tc>
        <w:tc>
          <w:tcPr>
            <w:tcW w:w="1206" w:type="dxa"/>
            <w:noWrap/>
            <w:hideMark/>
            <w:tcPrChange w:id="3985" w:author="Megan Ball" w:date="2020-10-04T12:48:00Z">
              <w:tcPr>
                <w:tcW w:w="871" w:type="dxa"/>
                <w:noWrap/>
                <w:hideMark/>
              </w:tcPr>
            </w:tcPrChange>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3986" w:author="Megan Ball" w:date="2020-10-04T12:47:00Z"/>
              </w:rPr>
            </w:pPr>
            <w:ins w:id="3987" w:author="Megan Ball" w:date="2020-10-04T12:47:00Z">
              <w:r w:rsidRPr="00075A53">
                <w:t>***</w:t>
              </w:r>
            </w:ins>
          </w:p>
        </w:tc>
      </w:tr>
      <w:tr w:rsidR="00075A53" w:rsidRPr="00075A53" w14:paraId="008E1D55" w14:textId="77777777" w:rsidTr="00075A53">
        <w:trPr>
          <w:cnfStyle w:val="000000100000" w:firstRow="0" w:lastRow="0" w:firstColumn="0" w:lastColumn="0" w:oddVBand="0" w:evenVBand="0" w:oddHBand="1" w:evenHBand="0" w:firstRowFirstColumn="0" w:firstRowLastColumn="0" w:lastRowFirstColumn="0" w:lastRowLastColumn="0"/>
          <w:trHeight w:val="300"/>
          <w:ins w:id="3988" w:author="Megan Ball" w:date="2020-10-04T12:47:00Z"/>
          <w:trPrChange w:id="398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3990" w:author="Megan Ball" w:date="2020-10-04T12:48:00Z">
              <w:tcPr>
                <w:tcW w:w="5006" w:type="dxa"/>
                <w:noWrap/>
                <w:hideMark/>
              </w:tcPr>
            </w:tcPrChange>
          </w:tcPr>
          <w:p w14:paraId="355490A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3991" w:author="Megan Ball" w:date="2020-10-04T12:47:00Z"/>
              </w:rPr>
            </w:pPr>
            <w:proofErr w:type="spellStart"/>
            <w:ins w:id="3992" w:author="Megan Ball" w:date="2020-10-04T12:47:00Z">
              <w:r w:rsidRPr="00075A53">
                <w:t>countryYemen</w:t>
              </w:r>
              <w:proofErr w:type="spellEnd"/>
            </w:ins>
          </w:p>
        </w:tc>
        <w:tc>
          <w:tcPr>
            <w:tcW w:w="1170" w:type="dxa"/>
            <w:noWrap/>
            <w:hideMark/>
            <w:tcPrChange w:id="3993" w:author="Megan Ball" w:date="2020-10-04T12:48:00Z">
              <w:tcPr>
                <w:tcW w:w="870" w:type="dxa"/>
                <w:noWrap/>
                <w:hideMark/>
              </w:tcPr>
            </w:tcPrChange>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94" w:author="Megan Ball" w:date="2020-10-04T12:47:00Z"/>
              </w:rPr>
            </w:pPr>
            <w:ins w:id="3995" w:author="Megan Ball" w:date="2020-10-04T12:47:00Z">
              <w:r w:rsidRPr="00075A53">
                <w:t>5.33099</w:t>
              </w:r>
            </w:ins>
          </w:p>
        </w:tc>
        <w:tc>
          <w:tcPr>
            <w:tcW w:w="1170" w:type="dxa"/>
            <w:noWrap/>
            <w:hideMark/>
            <w:tcPrChange w:id="3996" w:author="Megan Ball" w:date="2020-10-04T12:48:00Z">
              <w:tcPr>
                <w:tcW w:w="871" w:type="dxa"/>
                <w:noWrap/>
                <w:hideMark/>
              </w:tcPr>
            </w:tcPrChange>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3997" w:author="Megan Ball" w:date="2020-10-04T12:47:00Z"/>
              </w:rPr>
            </w:pPr>
            <w:ins w:id="3998" w:author="Megan Ball" w:date="2020-10-04T12:47:00Z">
              <w:r w:rsidRPr="00075A53">
                <w:t>0.74152</w:t>
              </w:r>
            </w:ins>
          </w:p>
        </w:tc>
        <w:tc>
          <w:tcPr>
            <w:tcW w:w="1080" w:type="dxa"/>
            <w:noWrap/>
            <w:hideMark/>
            <w:tcPrChange w:id="3999" w:author="Megan Ball" w:date="2020-10-04T12:48:00Z">
              <w:tcPr>
                <w:tcW w:w="871" w:type="dxa"/>
                <w:noWrap/>
                <w:hideMark/>
              </w:tcPr>
            </w:tcPrChange>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00" w:author="Megan Ball" w:date="2020-10-04T12:47:00Z"/>
              </w:rPr>
            </w:pPr>
            <w:ins w:id="4001" w:author="Megan Ball" w:date="2020-10-04T12:47:00Z">
              <w:r w:rsidRPr="00075A53">
                <w:t>7.189</w:t>
              </w:r>
            </w:ins>
          </w:p>
        </w:tc>
        <w:tc>
          <w:tcPr>
            <w:tcW w:w="1170" w:type="dxa"/>
            <w:noWrap/>
            <w:hideMark/>
            <w:tcPrChange w:id="4002" w:author="Megan Ball" w:date="2020-10-04T12:48:00Z">
              <w:tcPr>
                <w:tcW w:w="871" w:type="dxa"/>
                <w:noWrap/>
                <w:hideMark/>
              </w:tcPr>
            </w:tcPrChange>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03" w:author="Megan Ball" w:date="2020-10-04T12:47:00Z"/>
              </w:rPr>
            </w:pPr>
            <w:ins w:id="4004" w:author="Megan Ball" w:date="2020-10-04T12:47:00Z">
              <w:r w:rsidRPr="00075A53">
                <w:t>8.36E-13</w:t>
              </w:r>
            </w:ins>
          </w:p>
        </w:tc>
        <w:tc>
          <w:tcPr>
            <w:tcW w:w="1206" w:type="dxa"/>
            <w:noWrap/>
            <w:hideMark/>
            <w:tcPrChange w:id="4005" w:author="Megan Ball" w:date="2020-10-04T12:48:00Z">
              <w:tcPr>
                <w:tcW w:w="871" w:type="dxa"/>
                <w:noWrap/>
                <w:hideMark/>
              </w:tcPr>
            </w:tcPrChange>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06" w:author="Megan Ball" w:date="2020-10-04T12:47:00Z"/>
              </w:rPr>
            </w:pPr>
            <w:ins w:id="4007" w:author="Megan Ball" w:date="2020-10-04T12:47:00Z">
              <w:r w:rsidRPr="00075A53">
                <w:t>***</w:t>
              </w:r>
            </w:ins>
          </w:p>
        </w:tc>
      </w:tr>
      <w:tr w:rsidR="00075A53" w:rsidRPr="00075A53" w14:paraId="4F5164D4" w14:textId="77777777" w:rsidTr="00075A53">
        <w:trPr>
          <w:trHeight w:val="300"/>
          <w:ins w:id="4008" w:author="Megan Ball" w:date="2020-10-04T12:47:00Z"/>
          <w:trPrChange w:id="4009"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10" w:author="Megan Ball" w:date="2020-10-04T12:48:00Z">
              <w:tcPr>
                <w:tcW w:w="5006" w:type="dxa"/>
                <w:noWrap/>
                <w:hideMark/>
              </w:tcPr>
            </w:tcPrChange>
          </w:tcPr>
          <w:p w14:paraId="6707E785" w14:textId="77777777" w:rsidR="00075A53" w:rsidRPr="00075A53" w:rsidRDefault="00075A53">
            <w:pPr>
              <w:rPr>
                <w:ins w:id="4011" w:author="Megan Ball" w:date="2020-10-04T12:47:00Z"/>
              </w:rPr>
            </w:pPr>
            <w:proofErr w:type="spellStart"/>
            <w:ins w:id="4012" w:author="Megan Ball" w:date="2020-10-04T12:47:00Z">
              <w:r w:rsidRPr="00075A53">
                <w:t>countryZambia</w:t>
              </w:r>
              <w:proofErr w:type="spellEnd"/>
            </w:ins>
          </w:p>
        </w:tc>
        <w:tc>
          <w:tcPr>
            <w:tcW w:w="1170" w:type="dxa"/>
            <w:noWrap/>
            <w:hideMark/>
            <w:tcPrChange w:id="4013" w:author="Megan Ball" w:date="2020-10-04T12:48:00Z">
              <w:tcPr>
                <w:tcW w:w="870" w:type="dxa"/>
                <w:noWrap/>
                <w:hideMark/>
              </w:tcPr>
            </w:tcPrChange>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14" w:author="Megan Ball" w:date="2020-10-04T12:47:00Z"/>
              </w:rPr>
            </w:pPr>
            <w:ins w:id="4015" w:author="Megan Ball" w:date="2020-10-04T12:47:00Z">
              <w:r w:rsidRPr="00075A53">
                <w:t>-0.94739</w:t>
              </w:r>
            </w:ins>
          </w:p>
        </w:tc>
        <w:tc>
          <w:tcPr>
            <w:tcW w:w="1170" w:type="dxa"/>
            <w:noWrap/>
            <w:hideMark/>
            <w:tcPrChange w:id="4016" w:author="Megan Ball" w:date="2020-10-04T12:48:00Z">
              <w:tcPr>
                <w:tcW w:w="871" w:type="dxa"/>
                <w:noWrap/>
                <w:hideMark/>
              </w:tcPr>
            </w:tcPrChange>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17" w:author="Megan Ball" w:date="2020-10-04T12:47:00Z"/>
              </w:rPr>
            </w:pPr>
            <w:ins w:id="4018" w:author="Megan Ball" w:date="2020-10-04T12:47:00Z">
              <w:r w:rsidRPr="00075A53">
                <w:t>0.77374</w:t>
              </w:r>
            </w:ins>
          </w:p>
        </w:tc>
        <w:tc>
          <w:tcPr>
            <w:tcW w:w="1080" w:type="dxa"/>
            <w:noWrap/>
            <w:hideMark/>
            <w:tcPrChange w:id="4019" w:author="Megan Ball" w:date="2020-10-04T12:48:00Z">
              <w:tcPr>
                <w:tcW w:w="871" w:type="dxa"/>
                <w:noWrap/>
                <w:hideMark/>
              </w:tcPr>
            </w:tcPrChange>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20" w:author="Megan Ball" w:date="2020-10-04T12:47:00Z"/>
              </w:rPr>
            </w:pPr>
            <w:ins w:id="4021" w:author="Megan Ball" w:date="2020-10-04T12:47:00Z">
              <w:r w:rsidRPr="00075A53">
                <w:t>-1.224</w:t>
              </w:r>
            </w:ins>
          </w:p>
        </w:tc>
        <w:tc>
          <w:tcPr>
            <w:tcW w:w="1170" w:type="dxa"/>
            <w:noWrap/>
            <w:hideMark/>
            <w:tcPrChange w:id="4022" w:author="Megan Ball" w:date="2020-10-04T12:48:00Z">
              <w:tcPr>
                <w:tcW w:w="871" w:type="dxa"/>
                <w:noWrap/>
                <w:hideMark/>
              </w:tcPr>
            </w:tcPrChange>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23" w:author="Megan Ball" w:date="2020-10-04T12:47:00Z"/>
              </w:rPr>
            </w:pPr>
            <w:ins w:id="4024" w:author="Megan Ball" w:date="2020-10-04T12:47:00Z">
              <w:r w:rsidRPr="00075A53">
                <w:t>0.220894</w:t>
              </w:r>
            </w:ins>
          </w:p>
        </w:tc>
        <w:tc>
          <w:tcPr>
            <w:tcW w:w="1206" w:type="dxa"/>
            <w:noWrap/>
            <w:hideMark/>
            <w:tcPrChange w:id="4025" w:author="Megan Ball" w:date="2020-10-04T12:48:00Z">
              <w:tcPr>
                <w:tcW w:w="871" w:type="dxa"/>
                <w:noWrap/>
                <w:hideMark/>
              </w:tcPr>
            </w:tcPrChange>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26" w:author="Megan Ball" w:date="2020-10-04T12:47:00Z"/>
              </w:rPr>
            </w:pPr>
          </w:p>
        </w:tc>
      </w:tr>
      <w:tr w:rsidR="00075A53" w:rsidRPr="00075A53" w14:paraId="07718BA3" w14:textId="77777777" w:rsidTr="00075A53">
        <w:trPr>
          <w:cnfStyle w:val="000000100000" w:firstRow="0" w:lastRow="0" w:firstColumn="0" w:lastColumn="0" w:oddVBand="0" w:evenVBand="0" w:oddHBand="1" w:evenHBand="0" w:firstRowFirstColumn="0" w:firstRowLastColumn="0" w:lastRowFirstColumn="0" w:lastRowLastColumn="0"/>
          <w:trHeight w:val="300"/>
          <w:ins w:id="4027" w:author="Megan Ball" w:date="2020-10-04T12:47:00Z"/>
          <w:trPrChange w:id="402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29" w:author="Megan Ball" w:date="2020-10-04T12:48:00Z">
              <w:tcPr>
                <w:tcW w:w="5006" w:type="dxa"/>
                <w:noWrap/>
                <w:hideMark/>
              </w:tcPr>
            </w:tcPrChange>
          </w:tcPr>
          <w:p w14:paraId="0095EFDD"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030" w:author="Megan Ball" w:date="2020-10-04T12:47:00Z"/>
              </w:rPr>
            </w:pPr>
            <w:proofErr w:type="spellStart"/>
            <w:ins w:id="4031" w:author="Megan Ball" w:date="2020-10-04T12:47:00Z">
              <w:r w:rsidRPr="00075A53">
                <w:t>countryZimbabwe</w:t>
              </w:r>
              <w:proofErr w:type="spellEnd"/>
            </w:ins>
          </w:p>
        </w:tc>
        <w:tc>
          <w:tcPr>
            <w:tcW w:w="1170" w:type="dxa"/>
            <w:noWrap/>
            <w:hideMark/>
            <w:tcPrChange w:id="4032" w:author="Megan Ball" w:date="2020-10-04T12:48:00Z">
              <w:tcPr>
                <w:tcW w:w="870" w:type="dxa"/>
                <w:noWrap/>
                <w:hideMark/>
              </w:tcPr>
            </w:tcPrChange>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33" w:author="Megan Ball" w:date="2020-10-04T12:47:00Z"/>
              </w:rPr>
            </w:pPr>
            <w:ins w:id="4034" w:author="Megan Ball" w:date="2020-10-04T12:47:00Z">
              <w:r w:rsidRPr="00075A53">
                <w:t>1.81562</w:t>
              </w:r>
            </w:ins>
          </w:p>
        </w:tc>
        <w:tc>
          <w:tcPr>
            <w:tcW w:w="1170" w:type="dxa"/>
            <w:noWrap/>
            <w:hideMark/>
            <w:tcPrChange w:id="4035" w:author="Megan Ball" w:date="2020-10-04T12:48:00Z">
              <w:tcPr>
                <w:tcW w:w="871" w:type="dxa"/>
                <w:noWrap/>
                <w:hideMark/>
              </w:tcPr>
            </w:tcPrChange>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36" w:author="Megan Ball" w:date="2020-10-04T12:47:00Z"/>
              </w:rPr>
            </w:pPr>
            <w:ins w:id="4037" w:author="Megan Ball" w:date="2020-10-04T12:47:00Z">
              <w:r w:rsidRPr="00075A53">
                <w:t>0.83018</w:t>
              </w:r>
            </w:ins>
          </w:p>
        </w:tc>
        <w:tc>
          <w:tcPr>
            <w:tcW w:w="1080" w:type="dxa"/>
            <w:noWrap/>
            <w:hideMark/>
            <w:tcPrChange w:id="4038" w:author="Megan Ball" w:date="2020-10-04T12:48:00Z">
              <w:tcPr>
                <w:tcW w:w="871" w:type="dxa"/>
                <w:noWrap/>
                <w:hideMark/>
              </w:tcPr>
            </w:tcPrChange>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39" w:author="Megan Ball" w:date="2020-10-04T12:47:00Z"/>
              </w:rPr>
            </w:pPr>
            <w:ins w:id="4040" w:author="Megan Ball" w:date="2020-10-04T12:47:00Z">
              <w:r w:rsidRPr="00075A53">
                <w:t>2.187</w:t>
              </w:r>
            </w:ins>
          </w:p>
        </w:tc>
        <w:tc>
          <w:tcPr>
            <w:tcW w:w="1170" w:type="dxa"/>
            <w:noWrap/>
            <w:hideMark/>
            <w:tcPrChange w:id="4041" w:author="Megan Ball" w:date="2020-10-04T12:48:00Z">
              <w:tcPr>
                <w:tcW w:w="871" w:type="dxa"/>
                <w:noWrap/>
                <w:hideMark/>
              </w:tcPr>
            </w:tcPrChange>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042" w:author="Megan Ball" w:date="2020-10-04T12:47:00Z"/>
              </w:rPr>
            </w:pPr>
            <w:ins w:id="4043" w:author="Megan Ball" w:date="2020-10-04T12:47:00Z">
              <w:r w:rsidRPr="00075A53">
                <w:t>0.028826</w:t>
              </w:r>
            </w:ins>
          </w:p>
        </w:tc>
        <w:tc>
          <w:tcPr>
            <w:tcW w:w="1206" w:type="dxa"/>
            <w:noWrap/>
            <w:hideMark/>
            <w:tcPrChange w:id="4044" w:author="Megan Ball" w:date="2020-10-04T12:48:00Z">
              <w:tcPr>
                <w:tcW w:w="871" w:type="dxa"/>
                <w:noWrap/>
                <w:hideMark/>
              </w:tcPr>
            </w:tcPrChange>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45" w:author="Megan Ball" w:date="2020-10-04T12:47:00Z"/>
              </w:rPr>
            </w:pPr>
            <w:ins w:id="4046" w:author="Megan Ball" w:date="2020-10-04T12:47:00Z">
              <w:r w:rsidRPr="00075A53">
                <w:t>*</w:t>
              </w:r>
            </w:ins>
          </w:p>
        </w:tc>
      </w:tr>
      <w:tr w:rsidR="00075A53" w:rsidRPr="00075A53" w14:paraId="1B54C0A9" w14:textId="77777777" w:rsidTr="00075A53">
        <w:trPr>
          <w:trHeight w:val="300"/>
          <w:ins w:id="4047" w:author="Megan Ball" w:date="2020-10-04T12:47:00Z"/>
          <w:trPrChange w:id="404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49" w:author="Megan Ball" w:date="2020-10-04T12:48:00Z">
              <w:tcPr>
                <w:tcW w:w="5006" w:type="dxa"/>
                <w:noWrap/>
                <w:hideMark/>
              </w:tcPr>
            </w:tcPrChange>
          </w:tcPr>
          <w:p w14:paraId="2A06A47D" w14:textId="77777777" w:rsidR="00075A53" w:rsidRPr="00075A53" w:rsidRDefault="00075A53">
            <w:pPr>
              <w:rPr>
                <w:ins w:id="4050" w:author="Megan Ball" w:date="2020-10-04T12:47:00Z"/>
              </w:rPr>
            </w:pPr>
            <w:proofErr w:type="spellStart"/>
            <w:ins w:id="4051" w:author="Megan Ball" w:date="2020-10-04T12:47:00Z">
              <w:r w:rsidRPr="00075A53">
                <w:t>income_composition_of_resources</w:t>
              </w:r>
              <w:proofErr w:type="spellEnd"/>
            </w:ins>
          </w:p>
        </w:tc>
        <w:tc>
          <w:tcPr>
            <w:tcW w:w="1170" w:type="dxa"/>
            <w:noWrap/>
            <w:hideMark/>
            <w:tcPrChange w:id="4052" w:author="Megan Ball" w:date="2020-10-04T12:48:00Z">
              <w:tcPr>
                <w:tcW w:w="870" w:type="dxa"/>
                <w:noWrap/>
                <w:hideMark/>
              </w:tcPr>
            </w:tcPrChange>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53" w:author="Megan Ball" w:date="2020-10-04T12:47:00Z"/>
              </w:rPr>
            </w:pPr>
            <w:ins w:id="4054" w:author="Megan Ball" w:date="2020-10-04T12:47:00Z">
              <w:r w:rsidRPr="00075A53">
                <w:t>2.61344</w:t>
              </w:r>
            </w:ins>
          </w:p>
        </w:tc>
        <w:tc>
          <w:tcPr>
            <w:tcW w:w="1170" w:type="dxa"/>
            <w:noWrap/>
            <w:hideMark/>
            <w:tcPrChange w:id="4055" w:author="Megan Ball" w:date="2020-10-04T12:48:00Z">
              <w:tcPr>
                <w:tcW w:w="871" w:type="dxa"/>
                <w:noWrap/>
                <w:hideMark/>
              </w:tcPr>
            </w:tcPrChange>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56" w:author="Megan Ball" w:date="2020-10-04T12:47:00Z"/>
              </w:rPr>
            </w:pPr>
            <w:ins w:id="4057" w:author="Megan Ball" w:date="2020-10-04T12:47:00Z">
              <w:r w:rsidRPr="00075A53">
                <w:t>0.46052</w:t>
              </w:r>
            </w:ins>
          </w:p>
        </w:tc>
        <w:tc>
          <w:tcPr>
            <w:tcW w:w="1080" w:type="dxa"/>
            <w:noWrap/>
            <w:hideMark/>
            <w:tcPrChange w:id="4058" w:author="Megan Ball" w:date="2020-10-04T12:48:00Z">
              <w:tcPr>
                <w:tcW w:w="871" w:type="dxa"/>
                <w:noWrap/>
                <w:hideMark/>
              </w:tcPr>
            </w:tcPrChange>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59" w:author="Megan Ball" w:date="2020-10-04T12:47:00Z"/>
              </w:rPr>
            </w:pPr>
            <w:ins w:id="4060" w:author="Megan Ball" w:date="2020-10-04T12:47:00Z">
              <w:r w:rsidRPr="00075A53">
                <w:t>5.675</w:t>
              </w:r>
            </w:ins>
          </w:p>
        </w:tc>
        <w:tc>
          <w:tcPr>
            <w:tcW w:w="1170" w:type="dxa"/>
            <w:noWrap/>
            <w:hideMark/>
            <w:tcPrChange w:id="4061" w:author="Megan Ball" w:date="2020-10-04T12:48:00Z">
              <w:tcPr>
                <w:tcW w:w="871" w:type="dxa"/>
                <w:noWrap/>
                <w:hideMark/>
              </w:tcPr>
            </w:tcPrChange>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62" w:author="Megan Ball" w:date="2020-10-04T12:47:00Z"/>
              </w:rPr>
            </w:pPr>
            <w:ins w:id="4063" w:author="Megan Ball" w:date="2020-10-04T12:47:00Z">
              <w:r w:rsidRPr="00075A53">
                <w:t>1.53E-08</w:t>
              </w:r>
            </w:ins>
          </w:p>
        </w:tc>
        <w:tc>
          <w:tcPr>
            <w:tcW w:w="1206" w:type="dxa"/>
            <w:noWrap/>
            <w:hideMark/>
            <w:tcPrChange w:id="4064" w:author="Megan Ball" w:date="2020-10-04T12:48:00Z">
              <w:tcPr>
                <w:tcW w:w="871" w:type="dxa"/>
                <w:noWrap/>
                <w:hideMark/>
              </w:tcPr>
            </w:tcPrChange>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065" w:author="Megan Ball" w:date="2020-10-04T12:47:00Z"/>
              </w:rPr>
            </w:pPr>
            <w:ins w:id="4066" w:author="Megan Ball" w:date="2020-10-04T12:47:00Z">
              <w:r w:rsidRPr="00075A53">
                <w:t>***</w:t>
              </w:r>
            </w:ins>
          </w:p>
        </w:tc>
      </w:tr>
      <w:tr w:rsidR="00075A53" w:rsidRPr="00075A53" w14:paraId="73C748F7" w14:textId="77777777" w:rsidTr="00075A53">
        <w:trPr>
          <w:cnfStyle w:val="000000100000" w:firstRow="0" w:lastRow="0" w:firstColumn="0" w:lastColumn="0" w:oddVBand="0" w:evenVBand="0" w:oddHBand="1" w:evenHBand="0" w:firstRowFirstColumn="0" w:firstRowLastColumn="0" w:lastRowFirstColumn="0" w:lastRowLastColumn="0"/>
          <w:trHeight w:val="300"/>
          <w:ins w:id="4067" w:author="Megan Ball" w:date="2020-10-04T12:47:00Z"/>
          <w:trPrChange w:id="4068"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69" w:author="Megan Ball" w:date="2020-10-04T12:48:00Z">
              <w:tcPr>
                <w:tcW w:w="5006" w:type="dxa"/>
                <w:noWrap/>
                <w:hideMark/>
              </w:tcPr>
            </w:tcPrChange>
          </w:tcPr>
          <w:p w14:paraId="1D6FC46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070" w:author="Megan Ball" w:date="2020-10-04T12:47:00Z"/>
              </w:rPr>
            </w:pPr>
            <w:proofErr w:type="spellStart"/>
            <w:ins w:id="4071" w:author="Megan Ball" w:date="2020-10-04T12:47:00Z">
              <w:r w:rsidRPr="00075A53">
                <w:t>statusDeveloped</w:t>
              </w:r>
              <w:proofErr w:type="spellEnd"/>
            </w:ins>
          </w:p>
        </w:tc>
        <w:tc>
          <w:tcPr>
            <w:tcW w:w="1170" w:type="dxa"/>
            <w:noWrap/>
            <w:hideMark/>
            <w:tcPrChange w:id="4072" w:author="Megan Ball" w:date="2020-10-04T12:48:00Z">
              <w:tcPr>
                <w:tcW w:w="870" w:type="dxa"/>
                <w:noWrap/>
                <w:hideMark/>
              </w:tcPr>
            </w:tcPrChange>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73" w:author="Megan Ball" w:date="2020-10-04T12:47:00Z"/>
              </w:rPr>
            </w:pPr>
            <w:ins w:id="4074" w:author="Megan Ball" w:date="2020-10-04T12:47:00Z">
              <w:r w:rsidRPr="00075A53">
                <w:t>NA</w:t>
              </w:r>
            </w:ins>
          </w:p>
        </w:tc>
        <w:tc>
          <w:tcPr>
            <w:tcW w:w="1170" w:type="dxa"/>
            <w:noWrap/>
            <w:hideMark/>
            <w:tcPrChange w:id="4075" w:author="Megan Ball" w:date="2020-10-04T12:48:00Z">
              <w:tcPr>
                <w:tcW w:w="871" w:type="dxa"/>
                <w:noWrap/>
                <w:hideMark/>
              </w:tcPr>
            </w:tcPrChange>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76" w:author="Megan Ball" w:date="2020-10-04T12:47:00Z"/>
              </w:rPr>
            </w:pPr>
            <w:ins w:id="4077" w:author="Megan Ball" w:date="2020-10-04T12:47:00Z">
              <w:r w:rsidRPr="00075A53">
                <w:t>NA</w:t>
              </w:r>
            </w:ins>
          </w:p>
        </w:tc>
        <w:tc>
          <w:tcPr>
            <w:tcW w:w="1080" w:type="dxa"/>
            <w:noWrap/>
            <w:hideMark/>
            <w:tcPrChange w:id="4078" w:author="Megan Ball" w:date="2020-10-04T12:48:00Z">
              <w:tcPr>
                <w:tcW w:w="871" w:type="dxa"/>
                <w:noWrap/>
                <w:hideMark/>
              </w:tcPr>
            </w:tcPrChange>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79" w:author="Megan Ball" w:date="2020-10-04T12:47:00Z"/>
              </w:rPr>
            </w:pPr>
            <w:ins w:id="4080" w:author="Megan Ball" w:date="2020-10-04T12:47:00Z">
              <w:r w:rsidRPr="00075A53">
                <w:t>NA</w:t>
              </w:r>
            </w:ins>
          </w:p>
        </w:tc>
        <w:tc>
          <w:tcPr>
            <w:tcW w:w="1170" w:type="dxa"/>
            <w:noWrap/>
            <w:hideMark/>
            <w:tcPrChange w:id="4081" w:author="Megan Ball" w:date="2020-10-04T12:48:00Z">
              <w:tcPr>
                <w:tcW w:w="871" w:type="dxa"/>
                <w:noWrap/>
                <w:hideMark/>
              </w:tcPr>
            </w:tcPrChange>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82" w:author="Megan Ball" w:date="2020-10-04T12:47:00Z"/>
              </w:rPr>
            </w:pPr>
            <w:ins w:id="4083" w:author="Megan Ball" w:date="2020-10-04T12:47:00Z">
              <w:r w:rsidRPr="00075A53">
                <w:t>NA</w:t>
              </w:r>
            </w:ins>
          </w:p>
        </w:tc>
        <w:tc>
          <w:tcPr>
            <w:tcW w:w="1206" w:type="dxa"/>
            <w:noWrap/>
            <w:hideMark/>
            <w:tcPrChange w:id="4084" w:author="Megan Ball" w:date="2020-10-04T12:48:00Z">
              <w:tcPr>
                <w:tcW w:w="871" w:type="dxa"/>
                <w:noWrap/>
                <w:hideMark/>
              </w:tcPr>
            </w:tcPrChange>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085" w:author="Megan Ball" w:date="2020-10-04T12:47:00Z"/>
              </w:rPr>
            </w:pPr>
          </w:p>
        </w:tc>
      </w:tr>
      <w:tr w:rsidR="00075A53" w:rsidRPr="00075A53" w14:paraId="0B048154" w14:textId="77777777" w:rsidTr="00075A53">
        <w:trPr>
          <w:trHeight w:val="300"/>
          <w:ins w:id="4086" w:author="Megan Ball" w:date="2020-10-04T12:47:00Z"/>
          <w:trPrChange w:id="4087"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088" w:author="Megan Ball" w:date="2020-10-04T12:48:00Z">
              <w:tcPr>
                <w:tcW w:w="5006" w:type="dxa"/>
                <w:noWrap/>
                <w:hideMark/>
              </w:tcPr>
            </w:tcPrChange>
          </w:tcPr>
          <w:p w14:paraId="3F47142E" w14:textId="77777777" w:rsidR="00075A53" w:rsidRPr="00075A53" w:rsidRDefault="00075A53">
            <w:pPr>
              <w:rPr>
                <w:ins w:id="4089" w:author="Megan Ball" w:date="2020-10-04T12:47:00Z"/>
              </w:rPr>
            </w:pPr>
            <w:ins w:id="4090" w:author="Megan Ball" w:date="2020-10-04T12:47:00Z">
              <w:r w:rsidRPr="00075A53">
                <w:t>schooling</w:t>
              </w:r>
            </w:ins>
          </w:p>
        </w:tc>
        <w:tc>
          <w:tcPr>
            <w:tcW w:w="1170" w:type="dxa"/>
            <w:noWrap/>
            <w:hideMark/>
            <w:tcPrChange w:id="4091" w:author="Megan Ball" w:date="2020-10-04T12:48:00Z">
              <w:tcPr>
                <w:tcW w:w="870" w:type="dxa"/>
                <w:noWrap/>
                <w:hideMark/>
              </w:tcPr>
            </w:tcPrChange>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92" w:author="Megan Ball" w:date="2020-10-04T12:47:00Z"/>
              </w:rPr>
            </w:pPr>
            <w:ins w:id="4093" w:author="Megan Ball" w:date="2020-10-04T12:47:00Z">
              <w:r w:rsidRPr="00075A53">
                <w:t>0.61489</w:t>
              </w:r>
            </w:ins>
          </w:p>
        </w:tc>
        <w:tc>
          <w:tcPr>
            <w:tcW w:w="1170" w:type="dxa"/>
            <w:noWrap/>
            <w:hideMark/>
            <w:tcPrChange w:id="4094" w:author="Megan Ball" w:date="2020-10-04T12:48:00Z">
              <w:tcPr>
                <w:tcW w:w="871" w:type="dxa"/>
                <w:noWrap/>
                <w:hideMark/>
              </w:tcPr>
            </w:tcPrChange>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95" w:author="Megan Ball" w:date="2020-10-04T12:47:00Z"/>
              </w:rPr>
            </w:pPr>
            <w:ins w:id="4096" w:author="Megan Ball" w:date="2020-10-04T12:47:00Z">
              <w:r w:rsidRPr="00075A53">
                <w:t>0.03994</w:t>
              </w:r>
            </w:ins>
          </w:p>
        </w:tc>
        <w:tc>
          <w:tcPr>
            <w:tcW w:w="1080" w:type="dxa"/>
            <w:noWrap/>
            <w:hideMark/>
            <w:tcPrChange w:id="4097" w:author="Megan Ball" w:date="2020-10-04T12:48:00Z">
              <w:tcPr>
                <w:tcW w:w="871" w:type="dxa"/>
                <w:noWrap/>
                <w:hideMark/>
              </w:tcPr>
            </w:tcPrChange>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rPr>
                <w:ins w:id="4098" w:author="Megan Ball" w:date="2020-10-04T12:47:00Z"/>
              </w:rPr>
            </w:pPr>
            <w:ins w:id="4099" w:author="Megan Ball" w:date="2020-10-04T12:47:00Z">
              <w:r w:rsidRPr="00075A53">
                <w:t>15.395</w:t>
              </w:r>
            </w:ins>
          </w:p>
        </w:tc>
        <w:tc>
          <w:tcPr>
            <w:tcW w:w="1170" w:type="dxa"/>
            <w:noWrap/>
            <w:hideMark/>
            <w:tcPrChange w:id="4100" w:author="Megan Ball" w:date="2020-10-04T12:48:00Z">
              <w:tcPr>
                <w:tcW w:w="871" w:type="dxa"/>
                <w:noWrap/>
                <w:hideMark/>
              </w:tcPr>
            </w:tcPrChange>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101" w:author="Megan Ball" w:date="2020-10-04T12:47:00Z"/>
              </w:rPr>
            </w:pPr>
            <w:ins w:id="4102" w:author="Megan Ball" w:date="2020-10-04T12:47:00Z">
              <w:r w:rsidRPr="00075A53">
                <w:t>&lt; 2e-16</w:t>
              </w:r>
            </w:ins>
          </w:p>
        </w:tc>
        <w:tc>
          <w:tcPr>
            <w:tcW w:w="1206" w:type="dxa"/>
            <w:noWrap/>
            <w:hideMark/>
            <w:tcPrChange w:id="4103" w:author="Megan Ball" w:date="2020-10-04T12:48:00Z">
              <w:tcPr>
                <w:tcW w:w="871" w:type="dxa"/>
                <w:noWrap/>
                <w:hideMark/>
              </w:tcPr>
            </w:tcPrChange>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rPr>
                <w:ins w:id="4104" w:author="Megan Ball" w:date="2020-10-04T12:47:00Z"/>
              </w:rPr>
            </w:pPr>
            <w:ins w:id="4105" w:author="Megan Ball" w:date="2020-10-04T12:47:00Z">
              <w:r w:rsidRPr="00075A53">
                <w:t>***</w:t>
              </w:r>
            </w:ins>
          </w:p>
        </w:tc>
      </w:tr>
      <w:tr w:rsidR="00075A53" w:rsidRPr="00075A53" w14:paraId="583305DB" w14:textId="77777777" w:rsidTr="00075A53">
        <w:trPr>
          <w:cnfStyle w:val="000000100000" w:firstRow="0" w:lastRow="0" w:firstColumn="0" w:lastColumn="0" w:oddVBand="0" w:evenVBand="0" w:oddHBand="1" w:evenHBand="0" w:firstRowFirstColumn="0" w:firstRowLastColumn="0" w:lastRowFirstColumn="0" w:lastRowLastColumn="0"/>
          <w:trHeight w:val="300"/>
          <w:ins w:id="4106" w:author="Megan Ball" w:date="2020-10-04T12:47:00Z"/>
          <w:trPrChange w:id="4107" w:author="Megan Ball" w:date="2020-10-04T12:48:00Z">
            <w:trPr>
              <w:trHeight w:val="300"/>
            </w:trPr>
          </w:trPrChange>
        </w:trPr>
        <w:tc>
          <w:tcPr>
            <w:cnfStyle w:val="001000000000" w:firstRow="0" w:lastRow="0" w:firstColumn="1" w:lastColumn="0" w:oddVBand="0" w:evenVBand="0" w:oddHBand="0" w:evenHBand="0" w:firstRowFirstColumn="0" w:firstRowLastColumn="0" w:lastRowFirstColumn="0" w:lastRowLastColumn="0"/>
            <w:tcW w:w="5035" w:type="dxa"/>
            <w:noWrap/>
            <w:hideMark/>
            <w:tcPrChange w:id="4108" w:author="Megan Ball" w:date="2020-10-04T12:48:00Z">
              <w:tcPr>
                <w:tcW w:w="5006" w:type="dxa"/>
                <w:noWrap/>
                <w:hideMark/>
              </w:tcPr>
            </w:tcPrChange>
          </w:tcPr>
          <w:p w14:paraId="46E238E6" w14:textId="77777777" w:rsidR="00075A53" w:rsidRPr="00075A53" w:rsidRDefault="00075A53">
            <w:pPr>
              <w:cnfStyle w:val="001000100000" w:firstRow="0" w:lastRow="0" w:firstColumn="1" w:lastColumn="0" w:oddVBand="0" w:evenVBand="0" w:oddHBand="1" w:evenHBand="0" w:firstRowFirstColumn="0" w:firstRowLastColumn="0" w:lastRowFirstColumn="0" w:lastRowLastColumn="0"/>
              <w:rPr>
                <w:ins w:id="4109" w:author="Megan Ball" w:date="2020-10-04T12:47:00Z"/>
              </w:rPr>
            </w:pPr>
            <w:proofErr w:type="spellStart"/>
            <w:ins w:id="4110" w:author="Megan Ball" w:date="2020-10-04T12:47:00Z">
              <w:r w:rsidRPr="00075A53">
                <w:t>hiv_aids</w:t>
              </w:r>
              <w:proofErr w:type="spellEnd"/>
            </w:ins>
          </w:p>
        </w:tc>
        <w:tc>
          <w:tcPr>
            <w:tcW w:w="1170" w:type="dxa"/>
            <w:noWrap/>
            <w:hideMark/>
            <w:tcPrChange w:id="4111" w:author="Megan Ball" w:date="2020-10-04T12:48:00Z">
              <w:tcPr>
                <w:tcW w:w="870" w:type="dxa"/>
                <w:noWrap/>
                <w:hideMark/>
              </w:tcPr>
            </w:tcPrChange>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112" w:author="Megan Ball" w:date="2020-10-04T12:47:00Z"/>
              </w:rPr>
            </w:pPr>
            <w:ins w:id="4113" w:author="Megan Ball" w:date="2020-10-04T12:47:00Z">
              <w:r w:rsidRPr="00075A53">
                <w:t>-0.45658</w:t>
              </w:r>
            </w:ins>
          </w:p>
        </w:tc>
        <w:tc>
          <w:tcPr>
            <w:tcW w:w="1170" w:type="dxa"/>
            <w:noWrap/>
            <w:hideMark/>
            <w:tcPrChange w:id="4114" w:author="Megan Ball" w:date="2020-10-04T12:48:00Z">
              <w:tcPr>
                <w:tcW w:w="871" w:type="dxa"/>
                <w:noWrap/>
                <w:hideMark/>
              </w:tcPr>
            </w:tcPrChange>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115" w:author="Megan Ball" w:date="2020-10-04T12:47:00Z"/>
              </w:rPr>
            </w:pPr>
            <w:ins w:id="4116" w:author="Megan Ball" w:date="2020-10-04T12:47:00Z">
              <w:r w:rsidRPr="00075A53">
                <w:t>0.0157</w:t>
              </w:r>
            </w:ins>
          </w:p>
        </w:tc>
        <w:tc>
          <w:tcPr>
            <w:tcW w:w="1080" w:type="dxa"/>
            <w:noWrap/>
            <w:hideMark/>
            <w:tcPrChange w:id="4117" w:author="Megan Ball" w:date="2020-10-04T12:48:00Z">
              <w:tcPr>
                <w:tcW w:w="871" w:type="dxa"/>
                <w:noWrap/>
                <w:hideMark/>
              </w:tcPr>
            </w:tcPrChange>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rPr>
                <w:ins w:id="4118" w:author="Megan Ball" w:date="2020-10-04T12:47:00Z"/>
              </w:rPr>
            </w:pPr>
            <w:ins w:id="4119" w:author="Megan Ball" w:date="2020-10-04T12:47:00Z">
              <w:r w:rsidRPr="00075A53">
                <w:t>-29.083</w:t>
              </w:r>
            </w:ins>
          </w:p>
        </w:tc>
        <w:tc>
          <w:tcPr>
            <w:tcW w:w="1170" w:type="dxa"/>
            <w:noWrap/>
            <w:hideMark/>
            <w:tcPrChange w:id="4120" w:author="Megan Ball" w:date="2020-10-04T12:48:00Z">
              <w:tcPr>
                <w:tcW w:w="871" w:type="dxa"/>
                <w:noWrap/>
                <w:hideMark/>
              </w:tcPr>
            </w:tcPrChange>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121" w:author="Megan Ball" w:date="2020-10-04T12:47:00Z"/>
              </w:rPr>
            </w:pPr>
            <w:ins w:id="4122" w:author="Megan Ball" w:date="2020-10-04T12:47:00Z">
              <w:r w:rsidRPr="00075A53">
                <w:t>&lt; 2e-16</w:t>
              </w:r>
            </w:ins>
          </w:p>
        </w:tc>
        <w:tc>
          <w:tcPr>
            <w:tcW w:w="1206" w:type="dxa"/>
            <w:noWrap/>
            <w:hideMark/>
            <w:tcPrChange w:id="4123" w:author="Megan Ball" w:date="2020-10-04T12:48:00Z">
              <w:tcPr>
                <w:tcW w:w="871" w:type="dxa"/>
                <w:noWrap/>
                <w:hideMark/>
              </w:tcPr>
            </w:tcPrChange>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rPr>
                <w:ins w:id="4124" w:author="Megan Ball" w:date="2020-10-04T12:47:00Z"/>
              </w:rPr>
            </w:pPr>
            <w:ins w:id="4125" w:author="Megan Ball" w:date="2020-10-04T12:47:00Z">
              <w:r w:rsidRPr="00075A53">
                <w:t>***</w:t>
              </w:r>
            </w:ins>
          </w:p>
        </w:tc>
      </w:tr>
    </w:tbl>
    <w:p w14:paraId="2661F3D3" w14:textId="2187D6E4" w:rsidR="00386811" w:rsidRDefault="00075A53" w:rsidP="00075A53">
      <w:pPr>
        <w:pStyle w:val="Caption"/>
        <w:rPr>
          <w:ins w:id="4126" w:author="Megan Ball" w:date="2020-10-04T12:48:00Z"/>
        </w:rPr>
        <w:pPrChange w:id="4127" w:author="Megan Ball" w:date="2020-10-04T12:49:00Z">
          <w:pPr/>
        </w:pPrChange>
      </w:pPr>
      <w:bookmarkStart w:id="4128" w:name="_Ref52708217"/>
      <w:bookmarkStart w:id="4129" w:name="_Ref52708222"/>
      <w:ins w:id="4130" w:author="Megan Ball" w:date="2020-10-04T12:49:00Z">
        <w:r>
          <w:t xml:space="preserve">Table </w:t>
        </w:r>
        <w:r w:rsidR="004F7A5C">
          <w:fldChar w:fldCharType="begin"/>
        </w:r>
        <w:r w:rsidR="004F7A5C">
          <w:instrText xml:space="preserve"> SEQ Table \* ARABIC </w:instrText>
        </w:r>
      </w:ins>
      <w:r w:rsidR="004F7A5C">
        <w:fldChar w:fldCharType="separate"/>
      </w:r>
      <w:ins w:id="4131" w:author="Megan Ball" w:date="2020-10-04T12:53:00Z">
        <w:r w:rsidR="00142E62">
          <w:rPr>
            <w:noProof/>
          </w:rPr>
          <w:t>2</w:t>
        </w:r>
      </w:ins>
      <w:ins w:id="4132" w:author="Megan Ball" w:date="2020-10-04T12:49:00Z">
        <w:r w:rsidR="004F7A5C">
          <w:fldChar w:fldCharType="end"/>
        </w:r>
        <w:bookmarkEnd w:id="4129"/>
        <w:r>
          <w:t>. Coefficients, standard error, t-value, and p-value of Predictive Model</w:t>
        </w:r>
      </w:ins>
      <w:bookmarkEnd w:id="4128"/>
    </w:p>
    <w:p w14:paraId="2EEA7BB2" w14:textId="77777777" w:rsidR="00CC1383" w:rsidRDefault="00CC1383" w:rsidP="00CC1383">
      <w:pPr>
        <w:keepNext/>
        <w:rPr>
          <w:ins w:id="4133" w:author="Megan Ball" w:date="2020-10-04T12:52:00Z"/>
        </w:rPr>
        <w:pPrChange w:id="4134" w:author="Megan Ball" w:date="2020-10-04T12:52:00Z">
          <w:pPr/>
        </w:pPrChange>
      </w:pPr>
      <w:ins w:id="4135" w:author="Megan Ball" w:date="2020-10-04T12:51:00Z">
        <w:r w:rsidRPr="00CC1383">
          <w:lastRenderedPageBreak/>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91255"/>
                      </a:xfrm>
                      <a:prstGeom prst="rect">
                        <a:avLst/>
                      </a:prstGeom>
                    </pic:spPr>
                  </pic:pic>
                </a:graphicData>
              </a:graphic>
            </wp:inline>
          </w:drawing>
        </w:r>
      </w:ins>
    </w:p>
    <w:p w14:paraId="225CADE3" w14:textId="18C09DD9" w:rsidR="00075A53" w:rsidRDefault="00CC1383" w:rsidP="00CC1383">
      <w:pPr>
        <w:pStyle w:val="Caption"/>
        <w:rPr>
          <w:ins w:id="4136" w:author="Megan Ball" w:date="2020-10-04T12:51:00Z"/>
        </w:rPr>
        <w:pPrChange w:id="4137" w:author="Megan Ball" w:date="2020-10-04T12:52:00Z">
          <w:pPr/>
        </w:pPrChange>
      </w:pPr>
      <w:bookmarkStart w:id="4138" w:name="_Ref52708448"/>
      <w:ins w:id="4139" w:author="Megan Ball" w:date="2020-10-04T12:52:00Z">
        <w:r>
          <w:t xml:space="preserve">Figure </w:t>
        </w:r>
        <w:r>
          <w:fldChar w:fldCharType="begin"/>
        </w:r>
        <w:r>
          <w:instrText xml:space="preserve"> SEQ Figure \* ARABIC </w:instrText>
        </w:r>
      </w:ins>
      <w:r>
        <w:fldChar w:fldCharType="separate"/>
      </w:r>
      <w:ins w:id="4140" w:author="Megan Ball" w:date="2020-10-04T12:53:00Z">
        <w:r w:rsidR="00142E62">
          <w:rPr>
            <w:noProof/>
          </w:rPr>
          <w:t>24</w:t>
        </w:r>
      </w:ins>
      <w:ins w:id="4141" w:author="Megan Ball" w:date="2020-10-04T12:52:00Z">
        <w:r>
          <w:fldChar w:fldCharType="end"/>
        </w:r>
        <w:bookmarkEnd w:id="4138"/>
        <w:r>
          <w:t>: Analysis of residuals for our predictive model</w:t>
        </w:r>
      </w:ins>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35A30996" w:rsidR="00C026D1" w:rsidRDefault="004D15BB" w:rsidP="004D15BB">
      <w:pPr>
        <w:pStyle w:val="Caption"/>
      </w:pPr>
      <w:r>
        <w:t xml:space="preserve">Figure </w:t>
      </w:r>
      <w:r w:rsidR="00A13D22">
        <w:fldChar w:fldCharType="begin"/>
      </w:r>
      <w:r w:rsidR="00A13D22">
        <w:instrText xml:space="preserve"> SEQ Figure \* ARABIC </w:instrText>
      </w:r>
      <w:r w:rsidR="00A13D22">
        <w:fldChar w:fldCharType="separate"/>
      </w:r>
      <w:ins w:id="4142" w:author="Megan Ball" w:date="2020-10-04T12:53:00Z">
        <w:r w:rsidR="00142E62">
          <w:rPr>
            <w:noProof/>
          </w:rPr>
          <w:t>25</w:t>
        </w:r>
      </w:ins>
      <w:del w:id="4143" w:author="Megan Ball" w:date="2020-10-04T11:36:00Z">
        <w:r w:rsidR="009F4C68" w:rsidDel="001D2003">
          <w:rPr>
            <w:noProof/>
          </w:rPr>
          <w:delText>2</w:delText>
        </w:r>
      </w:del>
      <w:del w:id="4144" w:author="Megan Ball" w:date="2020-10-04T10:20:00Z">
        <w:r w:rsidR="009F4C68" w:rsidDel="00395889">
          <w:rPr>
            <w:noProof/>
          </w:rPr>
          <w:delText>1</w:delText>
        </w:r>
      </w:del>
      <w:r w:rsidR="00A13D22">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4145"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0"/>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4FB115E6" w:rsidR="00C026D1" w:rsidRDefault="004D15BB" w:rsidP="004D15BB">
      <w:pPr>
        <w:pStyle w:val="Caption"/>
      </w:pPr>
      <w:bookmarkStart w:id="4146" w:name="_Ref52706246"/>
      <w:r>
        <w:t xml:space="preserve">Figure </w:t>
      </w:r>
      <w:r w:rsidR="00A13D22">
        <w:fldChar w:fldCharType="begin"/>
      </w:r>
      <w:r w:rsidR="00A13D22">
        <w:instrText xml:space="preserve"> SEQ Figure \* ARABIC </w:instrText>
      </w:r>
      <w:r w:rsidR="00A13D22">
        <w:fldChar w:fldCharType="separate"/>
      </w:r>
      <w:ins w:id="4147" w:author="Megan Ball" w:date="2020-10-04T12:53:00Z">
        <w:r w:rsidR="00142E62">
          <w:rPr>
            <w:noProof/>
          </w:rPr>
          <w:t>26</w:t>
        </w:r>
      </w:ins>
      <w:del w:id="4148" w:author="Megan Ball" w:date="2020-10-04T11:36:00Z">
        <w:r w:rsidR="009F4C68" w:rsidDel="001D2003">
          <w:rPr>
            <w:noProof/>
          </w:rPr>
          <w:delText>2</w:delText>
        </w:r>
      </w:del>
      <w:del w:id="4149" w:author="Megan Ball" w:date="2020-10-04T10:21:00Z">
        <w:r w:rsidR="009F4C68" w:rsidDel="00395889">
          <w:rPr>
            <w:noProof/>
          </w:rPr>
          <w:delText>2</w:delText>
        </w:r>
      </w:del>
      <w:r w:rsidR="00A13D22">
        <w:rPr>
          <w:noProof/>
        </w:rPr>
        <w:fldChar w:fldCharType="end"/>
      </w:r>
      <w:bookmarkEnd w:id="4146"/>
      <w:r>
        <w:t xml:space="preserve">: </w:t>
      </w:r>
      <w:r w:rsidRPr="008B01A0">
        <w:t>Model fit for our test data set using a tree regression</w:t>
      </w:r>
    </w:p>
    <w:bookmarkEnd w:id="4145"/>
    <w:p w14:paraId="23009A5B" w14:textId="77777777" w:rsidR="004807FE" w:rsidRDefault="00C026D1" w:rsidP="00075A53">
      <w:pPr>
        <w:keepNext/>
        <w:rPr>
          <w:ins w:id="4150" w:author="Megan Ball" w:date="2020-10-04T12:36:00Z"/>
        </w:rPr>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1"/>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729039C3" w:rsidR="004D15BB" w:rsidRDefault="004807FE" w:rsidP="004807FE">
      <w:pPr>
        <w:pStyle w:val="Caption"/>
        <w:pPrChange w:id="4151" w:author="Megan Ball" w:date="2020-10-04T12:36:00Z">
          <w:pPr>
            <w:keepNext/>
          </w:pPr>
        </w:pPrChange>
      </w:pPr>
      <w:ins w:id="4152" w:author="Megan Ball" w:date="2020-10-04T12:36:00Z">
        <w:r>
          <w:t xml:space="preserve">Figure </w:t>
        </w:r>
        <w:r>
          <w:fldChar w:fldCharType="begin"/>
        </w:r>
        <w:r>
          <w:instrText xml:space="preserve"> SEQ Figure \* ARABIC </w:instrText>
        </w:r>
      </w:ins>
      <w:r>
        <w:fldChar w:fldCharType="separate"/>
      </w:r>
      <w:ins w:id="4153" w:author="Megan Ball" w:date="2020-10-04T12:53:00Z">
        <w:r w:rsidR="00142E62">
          <w:rPr>
            <w:noProof/>
          </w:rPr>
          <w:t>27</w:t>
        </w:r>
      </w:ins>
      <w:ins w:id="4154" w:author="Megan Ball" w:date="2020-10-04T12:36:00Z">
        <w:r>
          <w:fldChar w:fldCharType="end"/>
        </w:r>
        <w:r>
          <w:t>: Model fit for our test data set using a random forest regression which used all predictors and 5 splits per node</w:t>
        </w:r>
      </w:ins>
    </w:p>
    <w:p w14:paraId="43A5ABE9" w14:textId="501B5725" w:rsidR="00C026D1" w:rsidRPr="00C026D1" w:rsidDel="004807FE" w:rsidRDefault="004D15BB" w:rsidP="004D15BB">
      <w:pPr>
        <w:pStyle w:val="Caption"/>
        <w:rPr>
          <w:del w:id="4155" w:author="Megan Ball" w:date="2020-10-04T12:37:00Z"/>
        </w:rPr>
      </w:pPr>
      <w:del w:id="4156" w:author="Megan Ball" w:date="2020-10-04T12:37:00Z">
        <w:r w:rsidDel="004807FE">
          <w:delText xml:space="preserve">Figure </w:delText>
        </w:r>
      </w:del>
      <w:del w:id="4157" w:author="Megan Ball" w:date="2020-10-04T10:21:00Z">
        <w:r w:rsidR="00E45ACC" w:rsidDel="00395889">
          <w:fldChar w:fldCharType="begin"/>
        </w:r>
        <w:r w:rsidR="00E45ACC" w:rsidDel="00395889">
          <w:delInstrText xml:space="preserve"> SEQ Figure \* ARABIC </w:delInstrText>
        </w:r>
        <w:r w:rsidR="00E45ACC" w:rsidDel="00395889">
          <w:fldChar w:fldCharType="separate"/>
        </w:r>
        <w:r w:rsidR="009F4C68" w:rsidDel="00395889">
          <w:rPr>
            <w:noProof/>
          </w:rPr>
          <w:delText>23</w:delText>
        </w:r>
        <w:r w:rsidR="00E45ACC" w:rsidDel="00395889">
          <w:rPr>
            <w:noProof/>
          </w:rPr>
          <w:fldChar w:fldCharType="end"/>
        </w:r>
        <w:r w:rsidDel="00395889">
          <w:delText>:</w:delText>
        </w:r>
      </w:del>
      <w:del w:id="4158" w:author="Megan Ball" w:date="2020-10-04T12:37:00Z">
        <w:r w:rsidDel="004807FE">
          <w:delText xml:space="preserve"> </w:delText>
        </w:r>
        <w:r w:rsidRPr="001A5C11" w:rsidDel="004807FE">
          <w:delText>Model fit for our test data set using a random forest regression which used all predictors and 5 splits per node</w:delText>
        </w:r>
      </w:del>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2"/>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61065037" w:rsidR="00C026D1" w:rsidRDefault="004D15BB" w:rsidP="004D15BB">
      <w:pPr>
        <w:pStyle w:val="Caption"/>
      </w:pPr>
      <w:bookmarkStart w:id="4159" w:name="_Ref52706248"/>
      <w:r>
        <w:t xml:space="preserve">Figure </w:t>
      </w:r>
      <w:r w:rsidR="00A13D22">
        <w:fldChar w:fldCharType="begin"/>
      </w:r>
      <w:r w:rsidR="00A13D22">
        <w:instrText xml:space="preserve"> SEQ Figure \* ARABIC </w:instrText>
      </w:r>
      <w:r w:rsidR="00A13D22">
        <w:fldChar w:fldCharType="separate"/>
      </w:r>
      <w:ins w:id="4160" w:author="Megan Ball" w:date="2020-10-04T12:53:00Z">
        <w:r w:rsidR="00142E62">
          <w:rPr>
            <w:noProof/>
          </w:rPr>
          <w:t>28</w:t>
        </w:r>
      </w:ins>
      <w:del w:id="4161" w:author="Megan Ball" w:date="2020-10-04T10:21:00Z">
        <w:r w:rsidR="009F4C68" w:rsidDel="00395889">
          <w:rPr>
            <w:noProof/>
          </w:rPr>
          <w:delText>24</w:delText>
        </w:r>
      </w:del>
      <w:r w:rsidR="00A13D22">
        <w:rPr>
          <w:noProof/>
        </w:rPr>
        <w:fldChar w:fldCharType="end"/>
      </w:r>
      <w:bookmarkEnd w:id="4159"/>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w:t>
      </w:r>
      <w:proofErr w:type="gramStart"/>
      <w:r w:rsidRPr="007B4096">
        <w:rPr>
          <w:rFonts w:ascii="Courier New" w:eastAsia="Times New Roman" w:hAnsi="Courier New" w:cs="Courier New"/>
          <w:color w:val="333333"/>
          <w:sz w:val="15"/>
          <w:szCs w:val="15"/>
        </w:rPr>
        <w:t>csv</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janitor::</w:t>
      </w:r>
      <w:proofErr w:type="spellStart"/>
      <w:proofErr w:type="gramEnd"/>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histogram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qq</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w:t>
      </w:r>
      <w:proofErr w:type="gramStart"/>
      <w:r w:rsidRPr="007B4096">
        <w:rPr>
          <w:rFonts w:ascii="Courier New" w:eastAsia="Times New Roman" w:hAnsi="Courier New" w:cs="Courier New"/>
          <w:color w:val="333333"/>
          <w:sz w:val="15"/>
          <w:szCs w:val="15"/>
        </w:rPr>
        <w:t>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df_clean$</w:t>
      </w:r>
      <w:proofErr w:type="gramStart"/>
      <w:r w:rsidRPr="007B4096">
        <w:rPr>
          <w:rFonts w:ascii="Courier New" w:eastAsia="Times New Roman" w:hAnsi="Courier New" w:cs="Courier New"/>
          <w:color w:val="333333"/>
          <w:sz w:val="15"/>
          <w:szCs w:val="15"/>
        </w:rPr>
        <w:t>status</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w:t>
      </w:r>
      <w:proofErr w:type="gramStart"/>
      <w:r w:rsidRPr="007B4096">
        <w:rPr>
          <w:rFonts w:ascii="Courier New" w:eastAsia="Times New Roman" w:hAnsi="Courier New" w:cs="Courier New"/>
          <w:color w:val="333333"/>
          <w:sz w:val="15"/>
          <w:szCs w:val="15"/>
        </w:rPr>
        <w:t>(!is.na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count(</w:t>
      </w:r>
      <w:proofErr w:type="gramEnd"/>
      <w:r w:rsidRPr="007B4096">
        <w:rPr>
          <w:rFonts w:ascii="Courier New" w:eastAsia="Times New Roman" w:hAnsi="Courier New" w:cs="Courier New"/>
          <w:color w:val="333333"/>
          <w:sz w:val="15"/>
          <w:szCs w:val="15"/>
        </w:rPr>
        <w: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 xml:space="preserve">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rename(</w:t>
      </w:r>
      <w:proofErr w:type="gramEnd"/>
      <w:r w:rsidRPr="007B4096">
        <w:rPr>
          <w:rFonts w:ascii="Courier New" w:eastAsia="Times New Roman" w:hAnsi="Courier New" w:cs="Courier New"/>
          <w:color w:val="333333"/>
          <w:sz w:val="15"/>
          <w:szCs w:val="15"/>
        </w:rPr>
        <w:t xml:space="preserv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w:t>
      </w:r>
      <w:proofErr w:type="gramStart"/>
      <w:r w:rsidRPr="007B4096">
        <w:rPr>
          <w:rFonts w:ascii="Courier New" w:eastAsia="Times New Roman" w:hAnsi="Courier New" w:cs="Courier New"/>
          <w:i/>
          <w:iCs/>
          <w:color w:val="999988"/>
          <w:sz w:val="15"/>
          <w:szCs w:val="15"/>
        </w:rPr>
        <w:t>are</w:t>
      </w:r>
      <w:proofErr w:type="gramEnd"/>
      <w:r w:rsidRPr="007B4096">
        <w:rPr>
          <w:rFonts w:ascii="Courier New" w:eastAsia="Times New Roman" w:hAnsi="Courier New" w:cs="Courier New"/>
          <w:i/>
          <w:iCs/>
          <w:color w:val="999988"/>
          <w:sz w:val="15"/>
          <w:szCs w:val="15"/>
        </w:rPr>
        <w:t xml:space="preserv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w:t>
      </w:r>
      <w:proofErr w:type="gramStart"/>
      <w:r w:rsidRPr="007B4096">
        <w:rPr>
          <w:rFonts w:ascii="Courier New" w:eastAsia="Times New Roman" w:hAnsi="Courier New" w:cs="Courier New"/>
          <w:color w:val="333333"/>
          <w:sz w:val="15"/>
          <w:szCs w:val="15"/>
        </w:rPr>
        <w:t>names(</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w:t>
      </w:r>
      <w:proofErr w:type="gramStart"/>
      <w:r w:rsidRPr="007B4096">
        <w:rPr>
          <w:rFonts w:ascii="Courier New" w:eastAsia="Times New Roman" w:hAnsi="Courier New" w:cs="Courier New"/>
          <w:i/>
          <w:iCs/>
          <w:color w:val="999988"/>
          <w:sz w:val="15"/>
          <w:szCs w:val="15"/>
        </w:rPr>
        <w:t>dependencies</w:t>
      </w:r>
      <w:proofErr w:type="gramEnd"/>
      <w:r w:rsidRPr="007B4096">
        <w:rPr>
          <w:rFonts w:ascii="Courier New" w:eastAsia="Times New Roman" w:hAnsi="Courier New" w:cs="Courier New"/>
          <w:i/>
          <w:iCs/>
          <w:color w:val="999988"/>
          <w:sz w:val="15"/>
          <w:szCs w:val="15"/>
        </w:rPr>
        <w:t xml:space="preserve">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test model matric to form the </w:t>
      </w:r>
      <w:proofErr w:type="gramStart"/>
      <w:r w:rsidRPr="007B4096">
        <w:rPr>
          <w:rFonts w:ascii="Courier New" w:eastAsia="Times New Roman" w:hAnsi="Courier New" w:cs="Courier New"/>
          <w:i/>
          <w:iCs/>
          <w:color w:val="999988"/>
          <w:sz w:val="15"/>
          <w:szCs w:val="15"/>
        </w:rPr>
        <w:t>predictions, and</w:t>
      </w:r>
      <w:proofErr w:type="gramEnd"/>
      <w:r w:rsidRPr="007B4096">
        <w:rPr>
          <w:rFonts w:ascii="Courier New" w:eastAsia="Times New Roman" w:hAnsi="Courier New" w:cs="Courier New"/>
          <w:i/>
          <w:iCs/>
          <w:color w:val="999988"/>
          <w:sz w:val="15"/>
          <w:szCs w:val="15"/>
        </w:rPr>
        <w:t xml:space="preserve">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rep(</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w:t>
      </w:r>
      <w:proofErr w:type="gramStart"/>
      <w:r w:rsidRPr="007B4096">
        <w:rPr>
          <w:rFonts w:ascii="Courier New" w:eastAsia="Times New Roman" w:hAnsi="Courier New" w:cs="Courier New"/>
          <w:color w:val="333333"/>
          <w:sz w:val="15"/>
          <w:szCs w:val="15"/>
        </w:rPr>
        <w:t>mat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proofErr w:type="gram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Perform best subset selection on the full data </w:t>
      </w:r>
      <w:proofErr w:type="gramStart"/>
      <w:r w:rsidRPr="007B4096">
        <w:rPr>
          <w:rFonts w:ascii="Courier New" w:eastAsia="Times New Roman" w:hAnsi="Courier New" w:cs="Courier New"/>
          <w:i/>
          <w:iCs/>
          <w:color w:val="999988"/>
          <w:sz w:val="15"/>
          <w:szCs w:val="15"/>
        </w:rPr>
        <w:t>set, and</w:t>
      </w:r>
      <w:proofErr w:type="gramEnd"/>
      <w:r w:rsidRPr="007B4096">
        <w:rPr>
          <w:rFonts w:ascii="Courier New" w:eastAsia="Times New Roman" w:hAnsi="Courier New" w:cs="Courier New"/>
          <w:i/>
          <w:iCs/>
          <w:color w:val="999988"/>
          <w:sz w:val="15"/>
          <w:szCs w:val="15"/>
        </w:rPr>
        <w:t xml:space="preserve">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folds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matrix(</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predict.regsubsets</w:t>
      </w:r>
      <w:proofErr w:type="spellEnd"/>
      <w:proofErr w:type="gram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w:t>
      </w:r>
      <w:proofErr w:type="gramEnd"/>
      <w:r w:rsidRPr="007B4096">
        <w:rPr>
          <w:rFonts w:ascii="Courier New" w:eastAsia="Times New Roman" w:hAnsi="Courier New" w:cs="Courier New"/>
          <w:color w:val="333333"/>
          <w:sz w:val="15"/>
          <w:szCs w:val="15"/>
        </w:rPr>
        <w:t>)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w:t>
      </w:r>
      <w:proofErr w:type="gramStart"/>
      <w:r w:rsidRPr="007B4096">
        <w:rPr>
          <w:rFonts w:ascii="Courier New" w:eastAsia="Times New Roman" w:hAnsi="Courier New" w:cs="Courier New"/>
          <w:color w:val="333333"/>
          <w:sz w:val="15"/>
          <w:szCs w:val="15"/>
        </w:rPr>
        <w:t>errors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apply(</w:t>
      </w:r>
      <w:proofErr w:type="spellStart"/>
      <w:proofErr w:type="gramEnd"/>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w:t>
      </w:r>
      <w:proofErr w:type="gramStart"/>
      <w:r w:rsidRPr="007B4096">
        <w:rPr>
          <w:rFonts w:ascii="Courier New" w:eastAsia="Times New Roman" w:hAnsi="Courier New" w:cs="Courier New"/>
          <w:color w:val="333333"/>
          <w:sz w:val="15"/>
          <w:szCs w:val="15"/>
        </w:rPr>
        <w:t>fitted.values</w:t>
      </w:r>
      <w:proofErr w:type="spellEnd"/>
      <w:proofErr w:type="gram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test.model</w:t>
      </w:r>
      <w:proofErr w:type="spellEnd"/>
      <w:proofErr w:type="gram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proofErr w:type="gramStart"/>
      <w:r w:rsidRPr="007B4096">
        <w:rPr>
          <w:rFonts w:ascii="Courier New" w:eastAsia="Times New Roman" w:hAnsi="Courier New" w:cs="Courier New"/>
          <w:i/>
          <w:iCs/>
          <w:color w:val="999988"/>
          <w:sz w:val="15"/>
          <w:szCs w:val="15"/>
        </w:rPr>
        <w:t>na.omit</w:t>
      </w:r>
      <w:proofErr w:type="spellEnd"/>
      <w:proofErr w:type="gram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cols = </w:t>
      </w:r>
      <w:proofErr w:type="gramStart"/>
      <w:r w:rsidRPr="007B4096">
        <w:rPr>
          <w:rFonts w:ascii="Courier New" w:eastAsia="Times New Roman" w:hAnsi="Courier New" w:cs="Courier New"/>
          <w:color w:val="333333"/>
          <w:sz w:val="15"/>
          <w:szCs w:val="15"/>
        </w:rPr>
        <w:t>c(</w:t>
      </w:r>
      <w:proofErr w:type="gramEnd"/>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7B4096">
        <w:rPr>
          <w:rFonts w:ascii="Courier New" w:eastAsia="Times New Roman" w:hAnsi="Courier New" w:cs="Courier New"/>
          <w:i/>
          <w:iCs/>
          <w:color w:val="999988"/>
          <w:sz w:val="15"/>
          <w:szCs w:val="15"/>
        </w:rPr>
        <w:t>chart.Correlation</w:t>
      </w:r>
      <w:proofErr w:type="spellEnd"/>
      <w:proofErr w:type="gram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w:t>
      </w:r>
      <w:proofErr w:type="gramStart"/>
      <w:r w:rsidRPr="007B4096">
        <w:rPr>
          <w:rFonts w:ascii="Courier New" w:eastAsia="Times New Roman" w:hAnsi="Courier New" w:cs="Courier New"/>
          <w:i/>
          <w:iCs/>
          <w:color w:val="999988"/>
          <w:sz w:val="15"/>
          <w:szCs w:val="15"/>
        </w:rPr>
        <w:t>train[</w:t>
      </w:r>
      <w:proofErr w:type="gramEnd"/>
      <w:r w:rsidRPr="007B4096">
        <w:rPr>
          <w:rFonts w:ascii="Courier New" w:eastAsia="Times New Roman" w:hAnsi="Courier New" w:cs="Courier New"/>
          <w:i/>
          <w:iCs/>
          <w:color w:val="999988"/>
          <w:sz w:val="15"/>
          <w:szCs w:val="15"/>
        </w:rPr>
        <w:t>,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w:t>
      </w:r>
      <w:proofErr w:type="gramStart"/>
      <w:r w:rsidRPr="007B4096">
        <w:rPr>
          <w:rFonts w:ascii="Courier New" w:eastAsia="Times New Roman" w:hAnsi="Courier New" w:cs="Courier New"/>
          <w:color w:val="333333"/>
          <w:sz w:val="15"/>
          <w:szCs w:val="15"/>
        </w:rPr>
        <w:t>[,target</w:t>
      </w:r>
      <w:proofErr w:type="gramEnd"/>
      <w:r w:rsidRPr="007B4096">
        <w:rPr>
          <w:rFonts w:ascii="Courier New" w:eastAsia="Times New Roman" w:hAnsi="Courier New" w:cs="Courier New"/>
          <w:color w:val="333333"/>
          <w:sz w:val="15"/>
          <w:szCs w:val="15"/>
        </w:rPr>
        <w: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glmnet</w:t>
      </w:r>
      <w:proofErr w:type="spellEnd"/>
      <w:r w:rsidRPr="007B4096">
        <w:rPr>
          <w:rFonts w:ascii="Courier New" w:eastAsia="Times New Roman" w:hAnsi="Courier New" w:cs="Courier New"/>
          <w:i/>
          <w:iCs/>
          <w:color w:val="999988"/>
          <w:sz w:val="15"/>
          <w:szCs w:val="15"/>
        </w:rPr>
        <w:t xml:space="preserve">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c(</w:t>
      </w:r>
      <w:proofErr w:type="gramEnd"/>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proofErr w:type="gram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seq(</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w:t>
      </w:r>
      <w:proofErr w:type="gramStart"/>
      <w:r w:rsidRPr="007B4096">
        <w:rPr>
          <w:rFonts w:ascii="Courier New" w:eastAsia="Times New Roman" w:hAnsi="Courier New" w:cs="Courier New"/>
          <w:color w:val="333333"/>
          <w:sz w:val="15"/>
          <w:szCs w:val="15"/>
        </w:rPr>
        <w:t>sqrt(</w:t>
      </w:r>
      <w:proofErr w:type="gramEnd"/>
      <w:r w:rsidRPr="007B4096">
        <w:rPr>
          <w:rFonts w:ascii="Courier New" w:eastAsia="Times New Roman" w:hAnsi="Courier New" w:cs="Courier New"/>
          <w:color w:val="333333"/>
          <w:sz w:val="15"/>
          <w:szCs w:val="15"/>
        </w:rPr>
        <w: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lastRenderedPageBreak/>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w:t>
      </w:r>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w:t>
      </w:r>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proofErr w:type="gramStart"/>
      <w:r w:rsidRPr="007B4096">
        <w:rPr>
          <w:rFonts w:ascii="Courier New" w:eastAsia="Times New Roman" w:hAnsi="Courier New" w:cs="Courier New"/>
          <w:color w:val="333333"/>
          <w:sz w:val="15"/>
          <w:szCs w:val="15"/>
        </w:rPr>
        <w:t>[,col</w:t>
      </w:r>
      <w:proofErr w:type="gramEnd"/>
      <w:r w:rsidRPr="007B4096">
        <w:rPr>
          <w:rFonts w:ascii="Courier New" w:eastAsia="Times New Roman" w:hAnsi="Courier New" w:cs="Courier New"/>
          <w:color w:val="333333"/>
          <w:sz w:val="15"/>
          <w:szCs w:val="15"/>
        </w:rPr>
        <w:t>],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 xml:space="preserve">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spellStart"/>
      <w:proofErr w:type="gramEnd"/>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lasso_coef2[lasso_coef</w:t>
      </w:r>
      <w:proofErr w:type="gramStart"/>
      <w:r w:rsidRPr="007B4096">
        <w:rPr>
          <w:rFonts w:ascii="Courier New" w:eastAsia="Times New Roman" w:hAnsi="Courier New" w:cs="Courier New"/>
          <w:color w:val="333333"/>
          <w:sz w:val="15"/>
          <w:szCs w:val="15"/>
        </w:rPr>
        <w:t>2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out3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lasso_coef3[lasso_coef</w:t>
      </w:r>
      <w:proofErr w:type="gramStart"/>
      <w:r w:rsidRPr="007B4096">
        <w:rPr>
          <w:rFonts w:ascii="Courier New" w:eastAsia="Times New Roman" w:hAnsi="Courier New" w:cs="Courier New"/>
          <w:color w:val="333333"/>
          <w:sz w:val="15"/>
          <w:szCs w:val="15"/>
        </w:rPr>
        <w:t>3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df_knn_standard2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w:t>
      </w:r>
      <w:proofErr w:type="gramStart"/>
      <w:r w:rsidRPr="007B4096">
        <w:rPr>
          <w:rFonts w:ascii="Courier New" w:eastAsia="Times New Roman" w:hAnsi="Courier New" w:cs="Courier New"/>
          <w:color w:val="333333"/>
          <w:sz w:val="15"/>
          <w:szCs w:val="15"/>
        </w:rPr>
        <w:t>, ]</w:t>
      </w:r>
      <w:proofErr w:type="gramEnd"/>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roofErr w:type="gramEnd"/>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Predictions_knn5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w:t>
      </w:r>
      <w:proofErr w:type="gramStart"/>
      <w:r w:rsidRPr="007B4096">
        <w:rPr>
          <w:rFonts w:ascii="Courier New" w:eastAsia="Times New Roman" w:hAnsi="Courier New" w:cs="Courier New"/>
          <w:color w:val="333333"/>
          <w:sz w:val="15"/>
          <w:szCs w:val="15"/>
        </w:rPr>
        <w:t>3,newdata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w:t>
      </w:r>
      <w:proofErr w:type="gramStart"/>
      <w:r w:rsidRPr="007B4096">
        <w:rPr>
          <w:rFonts w:ascii="Courier New" w:eastAsia="Times New Roman" w:hAnsi="Courier New" w:cs="Courier New"/>
          <w:color w:val="333333"/>
          <w:sz w:val="15"/>
          <w:szCs w:val="15"/>
        </w:rPr>
        <w:t>expectancy,Predictions</w:t>
      </w:r>
      <w:proofErr w:type="gramEnd"/>
      <w:r w:rsidRPr="007B4096">
        <w:rPr>
          <w:rFonts w:ascii="Courier New" w:eastAsia="Times New Roman" w:hAnsi="Courier New" w:cs="Courier New"/>
          <w:color w:val="333333"/>
          <w:sz w:val="15"/>
          <w:szCs w:val="15"/>
        </w:rPr>
        <w:t>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knn_train_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ASE_3x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tree1 &lt;- </w:t>
      </w:r>
      <w:proofErr w:type="gramStart"/>
      <w:r w:rsidRPr="007B4096">
        <w:rPr>
          <w:rFonts w:ascii="Courier New" w:eastAsia="Times New Roman" w:hAnsi="Courier New" w:cs="Courier New"/>
          <w:color w:val="333333"/>
          <w:sz w:val="15"/>
          <w:szCs w:val="15"/>
        </w:rPr>
        <w:t>tree(</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proofErr w:type="gramStart"/>
      <w:r w:rsidRPr="007B4096">
        <w:rPr>
          <w:rFonts w:ascii="Courier New" w:eastAsia="Times New Roman" w:hAnsi="Courier New" w:cs="Courier New"/>
          <w:color w:val="333333"/>
          <w:sz w:val="15"/>
          <w:szCs w:val="15"/>
        </w:rPr>
        <w:t>cv.tree</w:t>
      </w:r>
      <w:proofErr w:type="spellEnd"/>
      <w:proofErr w:type="gram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yhat.rf</w:t>
      </w:r>
      <w:proofErr w:type="spellEnd"/>
      <w:proofErr w:type="gram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gramStart"/>
      <w:r w:rsidRPr="007B4096">
        <w:rPr>
          <w:rFonts w:ascii="Courier New" w:eastAsia="Times New Roman" w:hAnsi="Courier New" w:cs="Courier New"/>
          <w:color w:val="333333"/>
          <w:sz w:val="15"/>
          <w:szCs w:val="15"/>
        </w:rPr>
        <w:t>yhat.rf2,tree</w:t>
      </w:r>
      <w:proofErr w:type="gramEnd"/>
      <w:r w:rsidRPr="007B4096">
        <w:rPr>
          <w:rFonts w:ascii="Courier New" w:eastAsia="Times New Roman" w:hAnsi="Courier New" w:cs="Courier New"/>
          <w:color w:val="333333"/>
          <w:sz w:val="15"/>
          <w:szCs w:val="15"/>
        </w:rPr>
        <w:t>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gramStart"/>
      <w:r w:rsidRPr="007B4096">
        <w:rPr>
          <w:rFonts w:ascii="Courier New" w:eastAsia="Times New Roman" w:hAnsi="Courier New" w:cs="Courier New"/>
          <w:i/>
          <w:iCs/>
          <w:color w:val="999988"/>
          <w:sz w:val="15"/>
          <w:szCs w:val="15"/>
        </w:rPr>
        <w:t>Have to</w:t>
      </w:r>
      <w:proofErr w:type="gramEnd"/>
      <w:r w:rsidRPr="007B4096">
        <w:rPr>
          <w:rFonts w:ascii="Courier New" w:eastAsia="Times New Roman" w:hAnsi="Courier New" w:cs="Courier New"/>
          <w:i/>
          <w:iCs/>
          <w:color w:val="999988"/>
          <w:sz w:val="15"/>
          <w:szCs w:val="15"/>
        </w:rPr>
        <w:t xml:space="preserve">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gramEnd"/>
      <w:r w:rsidRPr="007B4096">
        <w:rPr>
          <w:rFonts w:ascii="Courier New" w:eastAsia="Times New Roman" w:hAnsi="Courier New" w:cs="Courier New"/>
          <w:color w:val="333333"/>
          <w:sz w:val="15"/>
          <w:szCs w:val="15"/>
        </w:rPr>
        <w: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w:t>
      </w:r>
      <w:proofErr w:type="gramStart"/>
      <w:r w:rsidRPr="007B4096">
        <w:rPr>
          <w:rFonts w:ascii="Courier New" w:eastAsia="Times New Roman" w:hAnsi="Courier New" w:cs="Courier New"/>
          <w:color w:val="333333"/>
          <w:sz w:val="15"/>
          <w:szCs w:val="15"/>
        </w:rPr>
        <w:t>x,tree</w:t>
      </w:r>
      <w:proofErr w:type="gramEnd"/>
      <w:r w:rsidRPr="007B4096">
        <w:rPr>
          <w:rFonts w:ascii="Courier New" w:eastAsia="Times New Roman" w:hAnsi="Courier New" w:cs="Courier New"/>
          <w:color w:val="333333"/>
          <w:sz w:val="15"/>
          <w:szCs w:val="15"/>
        </w:rPr>
        <w:t>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Megan Ball" w:date="2020-10-04T10:07:00Z" w:initials="MB">
    <w:p w14:paraId="0A9745EE" w14:textId="6E07E3B1" w:rsidR="00A13D22" w:rsidRDefault="00A13D22">
      <w:pPr>
        <w:pStyle w:val="CommentText"/>
      </w:pPr>
      <w:r>
        <w:rPr>
          <w:rStyle w:val="CommentReference"/>
        </w:rPr>
        <w:annotationRef/>
      </w:r>
      <w:r>
        <w:t>I would prefer to remove this</w:t>
      </w:r>
    </w:p>
  </w:comment>
  <w:comment w:id="54" w:author="Megan Ball" w:date="2020-10-04T10:08:00Z" w:initials="MB">
    <w:p w14:paraId="52BF26B0" w14:textId="1D8113BA" w:rsidR="00A13D22" w:rsidRDefault="00A13D22">
      <w:pPr>
        <w:pStyle w:val="CommentText"/>
      </w:pPr>
      <w:r>
        <w:rPr>
          <w:rStyle w:val="CommentReference"/>
        </w:rPr>
        <w:annotationRef/>
      </w:r>
      <w:r>
        <w:t xml:space="preserve">What metric did we use for this? Was </w:t>
      </w:r>
      <w:proofErr w:type="gramStart"/>
      <w:r>
        <w:t>it</w:t>
      </w:r>
      <w:proofErr w:type="gramEnd"/>
      <w:r>
        <w:t xml:space="preserve"> AIC?</w:t>
      </w:r>
    </w:p>
  </w:comment>
  <w:comment w:id="83" w:author="Megan Ball" w:date="2020-10-04T10:09:00Z" w:initials="MB">
    <w:p w14:paraId="0FA9F4D0" w14:textId="57A52549" w:rsidR="00A13D22" w:rsidRDefault="00A13D22">
      <w:pPr>
        <w:pStyle w:val="CommentText"/>
      </w:pPr>
      <w:r>
        <w:rPr>
          <w:rStyle w:val="CommentReference"/>
        </w:rPr>
        <w:annotationRef/>
      </w:r>
      <w:r>
        <w:t>This is a repeat of the paragraph above. Can we take this out?</w:t>
      </w:r>
    </w:p>
  </w:comment>
  <w:comment w:id="127" w:author="Megan Ball" w:date="2020-10-04T10:05:00Z" w:initials="MB">
    <w:p w14:paraId="5679DE14" w14:textId="77777777" w:rsidR="00A13D22" w:rsidRDefault="00A13D22" w:rsidP="00463950">
      <w:pPr>
        <w:pStyle w:val="CommentText"/>
      </w:pPr>
      <w:r>
        <w:rPr>
          <w:rStyle w:val="CommentReference"/>
        </w:rPr>
        <w:annotationRef/>
      </w:r>
      <w:r>
        <w:t>I removed the elastic net note. Where did we do elastic net?</w:t>
      </w:r>
    </w:p>
  </w:comment>
  <w:comment w:id="160" w:author="Megan Ball" w:date="2020-10-04T10:05:00Z" w:initials="MB">
    <w:p w14:paraId="12CA2702" w14:textId="5E3CBFFD" w:rsidR="00A13D22" w:rsidRDefault="00A13D22">
      <w:pPr>
        <w:pStyle w:val="CommentText"/>
      </w:pPr>
      <w:r>
        <w:rPr>
          <w:rStyle w:val="CommentReference"/>
        </w:rPr>
        <w:annotationRef/>
      </w:r>
      <w:r>
        <w:t>I removed the elastic net note. Where did we do elastic net?</w:t>
      </w:r>
    </w:p>
  </w:comment>
  <w:comment w:id="200" w:author="Megan Ball" w:date="2020-10-04T10:14:00Z" w:initials="MB">
    <w:p w14:paraId="4E8DF765" w14:textId="0BD6DE19" w:rsidR="00A13D22" w:rsidRDefault="00A13D22">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9745EE" w15:done="0"/>
  <w15:commentEx w15:paraId="52BF26B0" w15:done="0"/>
  <w15:commentEx w15:paraId="0FA9F4D0" w15:done="0"/>
  <w15:commentEx w15:paraId="5679DE14" w15:done="0"/>
  <w15:commentEx w15:paraId="12CA2702"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9745EE" w16cid:durableId="23241D6A"/>
  <w16cid:commentId w16cid:paraId="52BF26B0" w16cid:durableId="23241D96"/>
  <w16cid:commentId w16cid:paraId="0FA9F4D0" w16cid:durableId="23241DD3"/>
  <w16cid:commentId w16cid:paraId="5679DE14" w16cid:durableId="23241EAB"/>
  <w16cid:commentId w16cid:paraId="12CA2702" w16cid:durableId="23241D0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64066" w14:textId="77777777" w:rsidR="003279DB" w:rsidRDefault="003279DB" w:rsidP="00A37E9A">
      <w:r>
        <w:separator/>
      </w:r>
    </w:p>
  </w:endnote>
  <w:endnote w:type="continuationSeparator" w:id="0">
    <w:p w14:paraId="0164AF3F" w14:textId="77777777" w:rsidR="003279DB" w:rsidRDefault="003279DB"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ED7B4" w14:textId="77777777" w:rsidR="003279DB" w:rsidRDefault="003279DB" w:rsidP="00A37E9A">
      <w:r>
        <w:separator/>
      </w:r>
    </w:p>
  </w:footnote>
  <w:footnote w:type="continuationSeparator" w:id="0">
    <w:p w14:paraId="7BEF18C8" w14:textId="77777777" w:rsidR="003279DB" w:rsidRDefault="003279DB"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36FA8"/>
    <w:rsid w:val="00142E62"/>
    <w:rsid w:val="00173CCF"/>
    <w:rsid w:val="001D2003"/>
    <w:rsid w:val="002309A8"/>
    <w:rsid w:val="0023461E"/>
    <w:rsid w:val="002908CC"/>
    <w:rsid w:val="002C65E8"/>
    <w:rsid w:val="002D175B"/>
    <w:rsid w:val="0031531C"/>
    <w:rsid w:val="003279DB"/>
    <w:rsid w:val="00344A36"/>
    <w:rsid w:val="00386811"/>
    <w:rsid w:val="00395889"/>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776C2"/>
    <w:rsid w:val="0068625C"/>
    <w:rsid w:val="00693AED"/>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51591"/>
    <w:rsid w:val="009A02D2"/>
    <w:rsid w:val="009A5575"/>
    <w:rsid w:val="009F4C68"/>
    <w:rsid w:val="00A03FA7"/>
    <w:rsid w:val="00A107F0"/>
    <w:rsid w:val="00A13D22"/>
    <w:rsid w:val="00A25A75"/>
    <w:rsid w:val="00A37E9A"/>
    <w:rsid w:val="00A7419D"/>
    <w:rsid w:val="00A8675F"/>
    <w:rsid w:val="00A91F5E"/>
    <w:rsid w:val="00AB51B9"/>
    <w:rsid w:val="00B060C2"/>
    <w:rsid w:val="00B85D24"/>
    <w:rsid w:val="00BD71B8"/>
    <w:rsid w:val="00BE4D9D"/>
    <w:rsid w:val="00C026D1"/>
    <w:rsid w:val="00C45E63"/>
    <w:rsid w:val="00C83C95"/>
    <w:rsid w:val="00CC1383"/>
    <w:rsid w:val="00D00611"/>
    <w:rsid w:val="00D27FEA"/>
    <w:rsid w:val="00D5617F"/>
    <w:rsid w:val="00DD0646"/>
    <w:rsid w:val="00DD4B1C"/>
    <w:rsid w:val="00DD4D70"/>
    <w:rsid w:val="00DE40EB"/>
    <w:rsid w:val="00DE4F97"/>
    <w:rsid w:val="00E17E18"/>
    <w:rsid w:val="00E32069"/>
    <w:rsid w:val="00E34F3C"/>
    <w:rsid w:val="00E45ACC"/>
    <w:rsid w:val="00E6093B"/>
    <w:rsid w:val="00E6231E"/>
    <w:rsid w:val="00EC782F"/>
    <w:rsid w:val="00ED1B65"/>
    <w:rsid w:val="00F15D9C"/>
    <w:rsid w:val="00F16549"/>
    <w:rsid w:val="00F37397"/>
    <w:rsid w:val="00F41CB8"/>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606CB7"/>
    <w:rsid w:val="006876A7"/>
    <w:rsid w:val="00807696"/>
    <w:rsid w:val="008301E1"/>
    <w:rsid w:val="00990F9F"/>
    <w:rsid w:val="00A63032"/>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40D445-F87A-4C1E-B9A8-130D0292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54</Pages>
  <Words>10135</Words>
  <Characters>57772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Megan Ball</cp:lastModifiedBy>
  <cp:revision>85</cp:revision>
  <dcterms:created xsi:type="dcterms:W3CDTF">2020-10-03T17:10:00Z</dcterms:created>
  <dcterms:modified xsi:type="dcterms:W3CDTF">2020-10-04T17:54:00Z</dcterms:modified>
</cp:coreProperties>
</file>