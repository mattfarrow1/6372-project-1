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0F652" w14:textId="77777777" w:rsidR="00A107F0" w:rsidRDefault="00A107F0" w:rsidP="00A107F0">
      <w:pPr>
        <w:pStyle w:val="Title"/>
      </w:pPr>
      <w:r>
        <w:t>6372: Project 1</w:t>
      </w:r>
    </w:p>
    <w:p w14:paraId="4036A61E" w14:textId="77777777" w:rsidR="00A107F0" w:rsidRDefault="00A107F0" w:rsidP="00A107F0">
      <w:pPr>
        <w:pStyle w:val="Author"/>
      </w:pPr>
      <w:r>
        <w:t>Megan Ball, Matt Farrow, Neddy Nyatome</w:t>
      </w:r>
    </w:p>
    <w:p w14:paraId="32EFF246" w14:textId="77777777" w:rsidR="00A107F0" w:rsidRDefault="00A107F0" w:rsidP="00A107F0">
      <w:pPr>
        <w:pStyle w:val="Heading1"/>
      </w:pPr>
      <w:bookmarkStart w:id="0" w:name="introduction"/>
      <w:r>
        <w:t>Introduction</w:t>
      </w:r>
      <w:bookmarkEnd w:id="0"/>
    </w:p>
    <w:p w14:paraId="56ADB54E" w14:textId="01F11F8F" w:rsidR="00B060C2" w:rsidRDefault="00A107F0" w:rsidP="00A107F0">
      <w:pPr>
        <w:pStyle w:val="FirstParagraph"/>
      </w:pPr>
      <w:r>
        <w:t xml:space="preserve">Using the World Health Organization (WHO) data compiled by Kumar Rajarshi, Deeksha Russell, and Duan Wang, we developed three </w:t>
      </w:r>
      <w:del w:id="1" w:author="Megan Ball" w:date="2020-10-04T09:48:00Z">
        <w:r w:rsidDel="00736335">
          <w:delText xml:space="preserve">different </w:delText>
        </w:r>
      </w:del>
      <w:r>
        <w:t>models</w:t>
      </w:r>
      <w:ins w:id="2" w:author="Megan Ball" w:date="2020-10-04T09:48:00Z">
        <w:r w:rsidR="00736335">
          <w:t xml:space="preserve"> with three different goals</w:t>
        </w:r>
      </w:ins>
      <w:r>
        <w:t xml:space="preserve">: </w:t>
      </w:r>
    </w:p>
    <w:p w14:paraId="35060CD8" w14:textId="77777777" w:rsidR="00B060C2" w:rsidRDefault="00A107F0" w:rsidP="00B060C2">
      <w:pPr>
        <w:pStyle w:val="FirstParagraph"/>
        <w:numPr>
          <w:ilvl w:val="0"/>
          <w:numId w:val="5"/>
        </w:numPr>
        <w:spacing w:before="0" w:after="0"/>
      </w:pPr>
      <w:r>
        <w:t xml:space="preserve">The first model was designed to be easily interpreted using linear regression. </w:t>
      </w:r>
    </w:p>
    <w:p w14:paraId="670A1066" w14:textId="003CBC07" w:rsidR="00B060C2" w:rsidRDefault="00A107F0" w:rsidP="00B060C2">
      <w:pPr>
        <w:pStyle w:val="FirstParagraph"/>
        <w:numPr>
          <w:ilvl w:val="0"/>
          <w:numId w:val="5"/>
        </w:numPr>
        <w:spacing w:before="0" w:after="0"/>
      </w:pPr>
      <w:r>
        <w:t>The second model was designed to be used as a predictive tool using linear regression.</w:t>
      </w:r>
    </w:p>
    <w:p w14:paraId="78CB5B71" w14:textId="344FF8CA" w:rsidR="004724DF" w:rsidRPr="00FF4768" w:rsidRDefault="00A107F0" w:rsidP="00B060C2">
      <w:pPr>
        <w:pStyle w:val="FirstParagraph"/>
        <w:numPr>
          <w:ilvl w:val="0"/>
          <w:numId w:val="5"/>
        </w:numPr>
        <w:spacing w:before="0" w:after="0"/>
      </w:pPr>
      <w:r>
        <w:t>The third model was developed using non-parametric methods for prediction.</w:t>
      </w:r>
    </w:p>
    <w:p w14:paraId="6D016BF9" w14:textId="77777777" w:rsidR="003E3F59" w:rsidRDefault="003E3F59" w:rsidP="003E3F59">
      <w:pPr>
        <w:pStyle w:val="Heading1"/>
      </w:pPr>
      <w:bookmarkStart w:id="3" w:name="data-description"/>
      <w:r>
        <w:t>Data Description</w:t>
      </w:r>
      <w:bookmarkEnd w:id="3"/>
    </w:p>
    <w:p w14:paraId="6A982CE2" w14:textId="4B23ED9D" w:rsidR="003E3F59" w:rsidRDefault="003E3F59" w:rsidP="003E3F59">
      <w:pPr>
        <w:pStyle w:val="FirstParagraph"/>
      </w:pPr>
      <w:r>
        <w:t xml:space="preserve">The description and context of the Life Expectancy (WHO) data set can be found </w:t>
      </w:r>
      <w:hyperlink r:id="rId9">
        <w:r>
          <w:rPr>
            <w:rStyle w:val="Hyperlink"/>
          </w:rPr>
          <w:t>here</w:t>
        </w:r>
      </w:hyperlink>
      <w:r>
        <w:t>. Data has been compiled from several different data sets into a final data set that represents health factors for 193 countries between the years of 2000-2015.</w:t>
      </w:r>
    </w:p>
    <w:p w14:paraId="6AFEDD00" w14:textId="3E881297" w:rsidR="003E3F59" w:rsidRPr="00B060C2" w:rsidRDefault="003E3F59" w:rsidP="003E3F59">
      <w:pPr>
        <w:pStyle w:val="FirstParagraph"/>
        <w:rPr>
          <w:color w:val="FF0000"/>
        </w:rPr>
      </w:pPr>
      <w:r>
        <w:t xml:space="preserve">Looking at the data, there are 2,938 observations and 22 variables that cover four broad factors: immunization-related, mortality, economic, and social.  </w:t>
      </w:r>
      <w:del w:id="4" w:author="Megan Ball" w:date="2020-10-04T09:48:00Z">
        <w:r w:rsidDel="00736335">
          <w:delText>various social, economic, and health-related factors.</w:delText>
        </w:r>
        <w:r w:rsidDel="00736335">
          <w:rPr>
            <w:color w:val="FF0000"/>
          </w:rPr>
          <w:delText xml:space="preserve"> </w:delText>
        </w:r>
      </w:del>
      <w:r w:rsidRPr="00B60EA8">
        <w:t>Each record in the data contains measurements for a single year within the country being measured</w:t>
      </w:r>
      <w:r>
        <w:rPr>
          <w:color w:val="FF0000"/>
        </w:rPr>
        <w:t xml:space="preserve">. </w:t>
      </w:r>
      <w:ins w:id="5" w:author="Megan Ball" w:date="2020-10-04T09:48:00Z">
        <w:r w:rsidR="00736335" w:rsidRPr="00736335">
          <w:rPr>
            <w:rPrChange w:id="6" w:author="Megan Ball" w:date="2020-10-04T09:59:00Z">
              <w:rPr>
                <w:color w:val="FF0000"/>
              </w:rPr>
            </w:rPrChange>
          </w:rPr>
          <w:t>The maximum number of years</w:t>
        </w:r>
      </w:ins>
      <w:ins w:id="7" w:author="Megan Ball" w:date="2020-10-04T09:59:00Z">
        <w:r w:rsidR="00736335">
          <w:t xml:space="preserve"> (or data points)</w:t>
        </w:r>
      </w:ins>
      <w:ins w:id="8" w:author="Megan Ball" w:date="2020-10-04T09:48:00Z">
        <w:r w:rsidR="00736335" w:rsidRPr="00736335">
          <w:rPr>
            <w:rPrChange w:id="9" w:author="Megan Ball" w:date="2020-10-04T09:59:00Z">
              <w:rPr>
                <w:color w:val="FF0000"/>
              </w:rPr>
            </w:rPrChange>
          </w:rPr>
          <w:t xml:space="preserve"> for a single country is </w:t>
        </w:r>
      </w:ins>
      <w:ins w:id="10" w:author="Megan Ball" w:date="2020-10-04T10:00:00Z">
        <w:r w:rsidR="00736335">
          <w:t>sixteen.</w:t>
        </w:r>
      </w:ins>
    </w:p>
    <w:p w14:paraId="4E712F5A" w14:textId="77777777" w:rsidR="003E3F59" w:rsidRPr="00FF4768" w:rsidRDefault="003E3F59" w:rsidP="003E3F59">
      <w:pPr>
        <w:pStyle w:val="Heading1"/>
      </w:pPr>
      <w:r w:rsidRPr="00FF4768">
        <w:rPr>
          <w:rStyle w:val="Heading2Char"/>
          <w:sz w:val="32"/>
          <w:szCs w:val="32"/>
        </w:rPr>
        <w:t>Exploratory Data Analysis</w:t>
      </w:r>
      <w:r w:rsidRPr="00FF4768">
        <w:t xml:space="preserve"> </w:t>
      </w:r>
    </w:p>
    <w:p w14:paraId="67326E54" w14:textId="72DDE5D3" w:rsidR="003E3F59" w:rsidRPr="00B60EA8" w:rsidRDefault="003E3F59" w:rsidP="003E3F59">
      <w:pPr>
        <w:pStyle w:val="FirstParagraph"/>
      </w:pPr>
      <w:r w:rsidRPr="00B60EA8">
        <w:t>We began by plotting life expectancy into a histogram</w:t>
      </w:r>
      <w:r w:rsidR="008F6EC2">
        <w:t xml:space="preserve"> </w:t>
      </w:r>
      <w:r w:rsidRPr="00B60EA8">
        <w:t>as well as a Q-Q plot</w:t>
      </w:r>
      <w:r w:rsidR="008F6EC2">
        <w:t xml:space="preserve"> (Figures 1 &amp; 2)</w:t>
      </w:r>
      <w:r w:rsidRPr="00B60EA8">
        <w:t>.</w:t>
      </w:r>
    </w:p>
    <w:p w14:paraId="6A388EE3" w14:textId="77777777" w:rsidR="0085056E" w:rsidRDefault="003E3F59" w:rsidP="0085056E">
      <w:pPr>
        <w:pStyle w:val="Heading1"/>
      </w:pPr>
      <w:r w:rsidRPr="00A107F0">
        <w:rPr>
          <w:noProof/>
        </w:rPr>
        <w:drawing>
          <wp:inline distT="0" distB="0" distL="0" distR="0" wp14:anchorId="706AF9B4" wp14:editId="5A9927C1">
            <wp:extent cx="2672028" cy="1734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2028" cy="1734820"/>
                    </a:xfrm>
                    <a:prstGeom prst="rect">
                      <a:avLst/>
                    </a:prstGeom>
                  </pic:spPr>
                </pic:pic>
              </a:graphicData>
            </a:graphic>
          </wp:inline>
        </w:drawing>
      </w:r>
      <w:r w:rsidR="0085056E">
        <w:tab/>
      </w:r>
      <w:r w:rsidR="0085056E">
        <w:tab/>
      </w:r>
      <w:r w:rsidR="0085056E" w:rsidRPr="00A107F0">
        <w:rPr>
          <w:noProof/>
        </w:rPr>
        <w:drawing>
          <wp:inline distT="0" distB="0" distL="0" distR="0" wp14:anchorId="08700311" wp14:editId="3C706C91">
            <wp:extent cx="2667701" cy="173799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1"/>
                    <a:stretch>
                      <a:fillRect/>
                    </a:stretch>
                  </pic:blipFill>
                  <pic:spPr>
                    <a:xfrm>
                      <a:off x="0" y="0"/>
                      <a:ext cx="2667701" cy="1737995"/>
                    </a:xfrm>
                    <a:prstGeom prst="rect">
                      <a:avLst/>
                    </a:prstGeom>
                  </pic:spPr>
                </pic:pic>
              </a:graphicData>
            </a:graphic>
          </wp:inline>
        </w:drawing>
      </w:r>
    </w:p>
    <w:p w14:paraId="4C7D51CF" w14:textId="7764C6FD" w:rsidR="0085056E" w:rsidRDefault="0085056E" w:rsidP="0085056E">
      <w:pPr>
        <w:pStyle w:val="Caption"/>
      </w:pPr>
      <w:r>
        <w:t xml:space="preserve">Figure </w:t>
      </w:r>
      <w:r w:rsidR="00C83C95">
        <w:fldChar w:fldCharType="begin"/>
      </w:r>
      <w:r w:rsidR="00C83C95">
        <w:instrText xml:space="preserve"> SEQ Figure \* ARABIC </w:instrText>
      </w:r>
      <w:r w:rsidR="00C83C95">
        <w:fldChar w:fldCharType="separate"/>
      </w:r>
      <w:r w:rsidR="009F4C68">
        <w:rPr>
          <w:noProof/>
        </w:rPr>
        <w:t>1</w:t>
      </w:r>
      <w:r w:rsidR="00C83C95">
        <w:rPr>
          <w:noProof/>
        </w:rPr>
        <w:fldChar w:fldCharType="end"/>
      </w:r>
      <w:r>
        <w:t xml:space="preserve">: </w:t>
      </w:r>
      <w:r w:rsidRPr="00E80ED0">
        <w:t>Histogram</w:t>
      </w:r>
      <w:r>
        <w:t xml:space="preserve"> </w:t>
      </w:r>
      <w:r w:rsidRPr="00E80ED0">
        <w:t>of Life Expectancy data</w:t>
      </w:r>
      <w:r>
        <w:tab/>
      </w:r>
      <w:r>
        <w:tab/>
      </w:r>
      <w:r>
        <w:tab/>
        <w:t xml:space="preserve">Figure </w:t>
      </w:r>
      <w:r w:rsidR="00C83C95">
        <w:fldChar w:fldCharType="begin"/>
      </w:r>
      <w:r w:rsidR="00C83C95">
        <w:instrText xml:space="preserve"> SEQ Figure \* ARABIC </w:instrText>
      </w:r>
      <w:r w:rsidR="00C83C95">
        <w:fldChar w:fldCharType="separate"/>
      </w:r>
      <w:r w:rsidR="009F4C68">
        <w:rPr>
          <w:noProof/>
        </w:rPr>
        <w:t>2</w:t>
      </w:r>
      <w:r w:rsidR="00C83C95">
        <w:rPr>
          <w:noProof/>
        </w:rPr>
        <w:fldChar w:fldCharType="end"/>
      </w:r>
      <w:r>
        <w:t>: Q-Q Plot of Life Expectancy Data</w:t>
      </w:r>
    </w:p>
    <w:p w14:paraId="779B6040" w14:textId="77777777" w:rsidR="003E3F59" w:rsidRDefault="003E3F59" w:rsidP="003E3F59">
      <w:pPr>
        <w:pStyle w:val="BodyText"/>
      </w:pPr>
      <w:r>
        <w:t xml:space="preserve">As </w:t>
      </w:r>
      <w:r w:rsidRPr="00B60EA8">
        <w:t>we would hope</w:t>
      </w:r>
      <w:r>
        <w:t>, life expectancy tends to skew towards the older side. The Q-Q plot shows some slight deviations from normality towards the edges, but after trying various transformations, the deviations from normality that are evident in the distribution did not seem severe enough to warrant a transformation</w:t>
      </w:r>
      <w:r w:rsidRPr="005D0D69">
        <w:rPr>
          <w:color w:val="FF0000"/>
        </w:rPr>
        <w:t xml:space="preserve"> </w:t>
      </w:r>
      <w:r w:rsidRPr="00B60EA8">
        <w:t>and we proceeded using the original data</w:t>
      </w:r>
      <w:r>
        <w:t>.</w:t>
      </w:r>
    </w:p>
    <w:p w14:paraId="1EC86E2A" w14:textId="755F17CD" w:rsidR="003E3F59" w:rsidRDefault="003E3F59" w:rsidP="003E3F59">
      <w:pPr>
        <w:pStyle w:val="FirstParagraph"/>
      </w:pPr>
      <w:r>
        <w:lastRenderedPageBreak/>
        <w:t>Next, we began looking at correlation to narrow down our variable list before examining specific relationships (</w:t>
      </w:r>
      <w:r>
        <w:fldChar w:fldCharType="begin"/>
      </w:r>
      <w:r>
        <w:instrText xml:space="preserve"> REF _Ref52632084 \h </w:instrText>
      </w:r>
      <w:r>
        <w:fldChar w:fldCharType="separate"/>
      </w:r>
      <w:r w:rsidR="009F4C68">
        <w:t xml:space="preserve">Figure </w:t>
      </w:r>
      <w:r w:rsidR="009F4C68">
        <w:rPr>
          <w:noProof/>
        </w:rPr>
        <w:t>3</w:t>
      </w:r>
      <w:r>
        <w:fldChar w:fldCharType="end"/>
      </w:r>
      <w:r>
        <w:t xml:space="preserve">). Based on a cut-off of </w:t>
      </w:r>
      <w:ins w:id="11" w:author="Megan Ball" w:date="2020-10-04T10:00:00Z">
        <w:r w:rsidR="00930778" w:rsidRPr="00930778">
          <w:rPr>
            <w:rFonts w:ascii="Cambria Math" w:hAnsi="Cambria Math"/>
            <w:i/>
            <w:rPrChange w:id="12" w:author="Megan Ball" w:date="2020-10-04T10:00:00Z">
              <w:rPr>
                <w:rFonts w:ascii="Cambria Math" w:hAnsi="Cambria Math"/>
              </w:rPr>
            </w:rPrChange>
          </w:rPr>
          <w:t>≥</w:t>
        </w:r>
      </w:ins>
      <m:oMath>
        <m:r>
          <w:del w:id="13" w:author="Megan Ball" w:date="2020-10-04T10:00:00Z">
            <w:rPr>
              <w:rFonts w:ascii="Cambria Math" w:hAnsi="Cambria Math"/>
              <w:rPrChange w:id="14" w:author="Megan Ball" w:date="2020-10-04T10:00:00Z">
                <w:rPr>
                  <w:rFonts w:ascii="Cambria Math" w:hAnsi="Cambria Math"/>
                </w:rPr>
              </w:rPrChange>
            </w:rPr>
            <m:t>&gt;</m:t>
          </w:del>
        </m:r>
      </m:oMath>
      <w:r>
        <w:t xml:space="preserve"> 0.9 for correlation, we removed the variable in each correlation pair that had the higher number of </w:t>
      </w:r>
      <w:r>
        <w:rPr>
          <w:rStyle w:val="VerbatimChar"/>
        </w:rPr>
        <w:t>NA</w:t>
      </w:r>
      <w:r>
        <w:t xml:space="preserve"> values (</w:t>
      </w:r>
      <w:r>
        <w:fldChar w:fldCharType="begin"/>
      </w:r>
      <w:r>
        <w:instrText xml:space="preserve"> REF _Ref52632095 \h </w:instrText>
      </w:r>
      <w:r>
        <w:fldChar w:fldCharType="separate"/>
      </w:r>
      <w:r w:rsidR="009F4C68">
        <w:t xml:space="preserve">Figure </w:t>
      </w:r>
      <w:r w:rsidR="009F4C68">
        <w:rPr>
          <w:noProof/>
        </w:rPr>
        <w:t>4</w:t>
      </w:r>
      <w:r>
        <w:fldChar w:fldCharType="end"/>
      </w:r>
      <w:r>
        <w:t xml:space="preserve">). We then proceeded to look at what happens when we also remove </w:t>
      </w:r>
      <w:r w:rsidRPr="004D261D">
        <w:rPr>
          <w:rFonts w:ascii="Consolas" w:hAnsi="Consolas" w:cs="Consolas"/>
          <w:sz w:val="21"/>
          <w:szCs w:val="21"/>
        </w:rPr>
        <w:t>population</w:t>
      </w:r>
      <w:r>
        <w:t xml:space="preserve">, since it has minimal </w:t>
      </w:r>
      <w:r w:rsidRPr="004D261D">
        <w:t xml:space="preserve">correlation to </w:t>
      </w:r>
      <w:r w:rsidRPr="004D261D">
        <w:rPr>
          <w:rFonts w:ascii="Consolas" w:hAnsi="Consolas" w:cs="Consolas"/>
          <w:sz w:val="21"/>
          <w:szCs w:val="21"/>
        </w:rPr>
        <w:t xml:space="preserve">life_expectancy </w:t>
      </w:r>
      <w:r w:rsidRPr="004D261D">
        <w:t>(</w:t>
      </w:r>
      <w:r w:rsidRPr="004D261D">
        <w:fldChar w:fldCharType="begin"/>
      </w:r>
      <w:r w:rsidRPr="004D261D">
        <w:instrText xml:space="preserve"> REF _Ref52632126 \h </w:instrText>
      </w:r>
      <w:r w:rsidRPr="004D261D">
        <w:fldChar w:fldCharType="separate"/>
      </w:r>
      <w:r w:rsidR="009F4C68">
        <w:t xml:space="preserve">Figure </w:t>
      </w:r>
      <w:r w:rsidR="009F4C68">
        <w:rPr>
          <w:noProof/>
        </w:rPr>
        <w:t>5</w:t>
      </w:r>
      <w:r w:rsidRPr="004D261D">
        <w:fldChar w:fldCharType="end"/>
      </w:r>
      <w:r w:rsidRPr="004D261D">
        <w:t xml:space="preserve">). In the end, we made the decision to remove </w:t>
      </w:r>
      <w:r w:rsidRPr="004D261D">
        <w:rPr>
          <w:rFonts w:ascii="Consolas" w:hAnsi="Consolas" w:cs="Consolas"/>
          <w:sz w:val="21"/>
          <w:szCs w:val="21"/>
        </w:rPr>
        <w:t>under_five_deaths</w:t>
      </w:r>
      <w:r w:rsidRPr="004D261D">
        <w:t xml:space="preserve">, </w:t>
      </w:r>
      <w:r w:rsidRPr="004D261D">
        <w:rPr>
          <w:rFonts w:ascii="Consolas" w:hAnsi="Consolas" w:cs="Consolas"/>
          <w:sz w:val="21"/>
          <w:szCs w:val="21"/>
        </w:rPr>
        <w:t>gdp</w:t>
      </w:r>
      <w:r w:rsidRPr="004D261D">
        <w:t xml:space="preserve">, </w:t>
      </w:r>
      <w:r w:rsidRPr="004D261D">
        <w:rPr>
          <w:rFonts w:ascii="Consolas" w:hAnsi="Consolas" w:cs="Consolas"/>
          <w:sz w:val="21"/>
          <w:szCs w:val="21"/>
        </w:rPr>
        <w:t>thinness_1_19_years</w:t>
      </w:r>
      <w:r w:rsidRPr="004D261D">
        <w:t xml:space="preserve">, and </w:t>
      </w:r>
      <w:r w:rsidRPr="004D261D">
        <w:rPr>
          <w:rFonts w:ascii="Consolas" w:hAnsi="Consolas" w:cs="Consolas"/>
          <w:sz w:val="21"/>
          <w:szCs w:val="21"/>
        </w:rPr>
        <w:t>population</w:t>
      </w:r>
      <w:r>
        <w:t xml:space="preserve"> due to lack of correlation to the response variable or </w:t>
      </w:r>
      <w:ins w:id="15" w:author="Megan Ball" w:date="2020-10-04T10:01:00Z">
        <w:r w:rsidR="00B85D24">
          <w:t>multi</w:t>
        </w:r>
      </w:ins>
      <w:r>
        <w:t>collinearity.</w:t>
      </w:r>
    </w:p>
    <w:p w14:paraId="0A36FEED" w14:textId="0B329A76" w:rsidR="003E3F59" w:rsidRDefault="003E3F59" w:rsidP="003E3F59">
      <w:pPr>
        <w:pStyle w:val="FirstParagraph"/>
      </w:pPr>
      <w:r>
        <w:t>Our next task was to address the missing values in the data set (</w:t>
      </w:r>
      <w:r>
        <w:fldChar w:fldCharType="begin"/>
      </w:r>
      <w:r>
        <w:instrText xml:space="preserve"> REF _Ref52632509 \h </w:instrText>
      </w:r>
      <w:r>
        <w:fldChar w:fldCharType="separate"/>
      </w:r>
      <w:r w:rsidR="009F4C68">
        <w:t xml:space="preserve">Figure </w:t>
      </w:r>
      <w:r w:rsidR="009F4C68">
        <w:rPr>
          <w:noProof/>
        </w:rPr>
        <w:t>6</w:t>
      </w:r>
      <w:r>
        <w:fldChar w:fldCharType="end"/>
      </w:r>
      <w:r>
        <w:t xml:space="preserve">). We </w:t>
      </w:r>
      <w:del w:id="16" w:author="Megan Ball" w:date="2020-10-04T10:01:00Z">
        <w:r w:rsidDel="00B85D24">
          <w:delText xml:space="preserve">then </w:delText>
        </w:r>
      </w:del>
      <w:r>
        <w:t xml:space="preserve">limited the scope of our analysis to not include </w:t>
      </w:r>
      <w:del w:id="17" w:author="Megan Ball" w:date="2020-10-04T10:01:00Z">
        <w:r w:rsidDel="00B85D24">
          <w:delText xml:space="preserve">those </w:delText>
        </w:r>
      </w:del>
      <w:ins w:id="18" w:author="Megan Ball" w:date="2020-10-04T10:01:00Z">
        <w:r w:rsidR="00B85D24">
          <w:t xml:space="preserve">the </w:t>
        </w:r>
      </w:ins>
      <w:r>
        <w:t>countries where life expectancy was missing (</w:t>
      </w:r>
      <w:r>
        <w:fldChar w:fldCharType="begin"/>
      </w:r>
      <w:r>
        <w:instrText xml:space="preserve"> REF _Ref52632595 \h </w:instrText>
      </w:r>
      <w:r>
        <w:fldChar w:fldCharType="separate"/>
      </w:r>
      <w:r w:rsidR="009F4C68">
        <w:t xml:space="preserve">Figure </w:t>
      </w:r>
      <w:r w:rsidR="009F4C68">
        <w:rPr>
          <w:noProof/>
        </w:rPr>
        <w:t>7</w:t>
      </w:r>
      <w:r>
        <w:fldChar w:fldCharType="end"/>
      </w:r>
      <w:r>
        <w:t>). In doing that, we excluded the following countries from our scope: Cook Islands, Dominica, Marshall Islands, Monaco, Nauru, Niue, Palau, Saint Kitts and Nevis, San Marino, and Tuvalu.</w:t>
      </w:r>
    </w:p>
    <w:p w14:paraId="7ADE9061" w14:textId="7DBFE263" w:rsidR="003E3F59" w:rsidRDefault="003E3F59" w:rsidP="003E3F59">
      <w:pPr>
        <w:pStyle w:val="BodyText"/>
      </w:pPr>
      <w:r>
        <w:t>Hepatitis B was now our variable with the most missing values. In looking at the relationship between Hepatitis B and Life Expectancy (</w:t>
      </w:r>
      <w:r>
        <w:fldChar w:fldCharType="begin"/>
      </w:r>
      <w:r>
        <w:instrText xml:space="preserve"> REF _Ref52633736 \h </w:instrText>
      </w:r>
      <w:r>
        <w:fldChar w:fldCharType="separate"/>
      </w:r>
      <w:r w:rsidR="009F4C68">
        <w:t xml:space="preserve">Figure </w:t>
      </w:r>
      <w:r w:rsidR="009F4C68">
        <w:rPr>
          <w:noProof/>
        </w:rPr>
        <w:t>8</w:t>
      </w:r>
      <w:r>
        <w:fldChar w:fldCharType="end"/>
      </w:r>
      <w:r>
        <w:t>), our options with regards to the missing values were to drop them, impute them, or fill them in with 0’s. We chose different approaches based on each model.</w:t>
      </w:r>
    </w:p>
    <w:p w14:paraId="4755C19D" w14:textId="77777777" w:rsidR="003E3F59" w:rsidRDefault="003E3F59" w:rsidP="003E3F59">
      <w:pPr>
        <w:pStyle w:val="Heading3"/>
      </w:pPr>
      <w:r>
        <w:t>Interpretable Model</w:t>
      </w:r>
    </w:p>
    <w:p w14:paraId="3FF17EEC" w14:textId="31D6A9DB" w:rsidR="003E3F59" w:rsidRDefault="003E3F59" w:rsidP="003E3F59">
      <w:pPr>
        <w:pStyle w:val="BodyText"/>
      </w:pPr>
      <w:r>
        <w:t xml:space="preserve">For our interpretable model, we made the decision to drop the </w:t>
      </w:r>
      <w:r w:rsidRPr="004D261D">
        <w:rPr>
          <w:rFonts w:ascii="Consolas" w:hAnsi="Consolas" w:cs="Consolas"/>
          <w:sz w:val="21"/>
          <w:szCs w:val="21"/>
        </w:rPr>
        <w:t xml:space="preserve">hepatitis_b </w:t>
      </w:r>
      <w:r>
        <w:t xml:space="preserve">variable along with the remainder of </w:t>
      </w:r>
      <w:r w:rsidRPr="004D261D">
        <w:t xml:space="preserve">the </w:t>
      </w:r>
      <w:r w:rsidRPr="004D261D">
        <w:rPr>
          <w:rFonts w:ascii="Consolas" w:hAnsi="Consolas" w:cs="Consolas"/>
          <w:sz w:val="21"/>
          <w:szCs w:val="21"/>
        </w:rPr>
        <w:t>NA</w:t>
      </w:r>
      <w:r w:rsidRPr="004D261D">
        <w:t>’s</w:t>
      </w:r>
      <w:r>
        <w:t xml:space="preserve"> (</w:t>
      </w:r>
      <w:r>
        <w:fldChar w:fldCharType="begin"/>
      </w:r>
      <w:r>
        <w:instrText xml:space="preserve"> REF _Ref52634272 \h </w:instrText>
      </w:r>
      <w:r>
        <w:fldChar w:fldCharType="separate"/>
      </w:r>
      <w:r w:rsidR="009F4C68">
        <w:t xml:space="preserve">Figure </w:t>
      </w:r>
      <w:r w:rsidR="009F4C68">
        <w:rPr>
          <w:noProof/>
        </w:rPr>
        <w:t>9</w:t>
      </w:r>
      <w:r>
        <w:fldChar w:fldCharType="end"/>
      </w:r>
      <w:r>
        <w:t xml:space="preserve">). As a result of our feature engineering, we were left with only 2 records for 2015. After </w:t>
      </w:r>
      <w:r w:rsidR="00FB347D">
        <w:t>several</w:t>
      </w:r>
      <w:r>
        <w:t xml:space="preserve"> looks at the data, we decided to only use the observations from the most recent four years (2011-2014).</w:t>
      </w:r>
    </w:p>
    <w:p w14:paraId="2E9F0A3D" w14:textId="77777777" w:rsidR="003E3F59" w:rsidRDefault="003E3F59" w:rsidP="003E3F59">
      <w:pPr>
        <w:pStyle w:val="Heading3"/>
      </w:pPr>
      <w:r>
        <w:t>Linear Prediction Model</w:t>
      </w:r>
    </w:p>
    <w:p w14:paraId="26588C38" w14:textId="77777777" w:rsidR="003E3F59" w:rsidRDefault="003E3F59" w:rsidP="003E3F59">
      <w:r>
        <w:t>Knowing that we cannot have missing values for Ridge Regression or LASSO models, we examined the relationship of each variable that had more than 100 missing values to see which appeared to be significant.</w:t>
      </w:r>
    </w:p>
    <w:p w14:paraId="2E0813D1" w14:textId="62D59DFB" w:rsidR="003E3F59" w:rsidRDefault="003E3F59" w:rsidP="003E3F59">
      <w:pPr>
        <w:pStyle w:val="ListParagraph"/>
        <w:numPr>
          <w:ilvl w:val="0"/>
          <w:numId w:val="6"/>
        </w:numPr>
      </w:pPr>
      <w:r>
        <w:t>Hepatitis B (</w:t>
      </w:r>
      <w:r>
        <w:fldChar w:fldCharType="begin"/>
      </w:r>
      <w:r>
        <w:instrText xml:space="preserve"> REF _Ref52636056 \h </w:instrText>
      </w:r>
      <w:r>
        <w:fldChar w:fldCharType="separate"/>
      </w:r>
      <w:r w:rsidR="009F4C68">
        <w:t xml:space="preserve">Figure </w:t>
      </w:r>
      <w:r w:rsidR="009F4C68">
        <w:rPr>
          <w:noProof/>
        </w:rPr>
        <w:t>10</w:t>
      </w:r>
      <w:r>
        <w:fldChar w:fldCharType="end"/>
      </w:r>
      <w:r>
        <w:t>)</w:t>
      </w:r>
    </w:p>
    <w:p w14:paraId="06ECF9BE" w14:textId="620C5472" w:rsidR="003E3F59" w:rsidRDefault="003E3F59" w:rsidP="003E3F59">
      <w:pPr>
        <w:pStyle w:val="ListParagraph"/>
        <w:numPr>
          <w:ilvl w:val="0"/>
          <w:numId w:val="6"/>
        </w:numPr>
      </w:pPr>
      <w:r>
        <w:t>Total Expenditure (</w:t>
      </w:r>
      <w:r>
        <w:fldChar w:fldCharType="begin"/>
      </w:r>
      <w:r>
        <w:instrText xml:space="preserve"> REF _Ref52636064 \h </w:instrText>
      </w:r>
      <w:r>
        <w:fldChar w:fldCharType="separate"/>
      </w:r>
      <w:r w:rsidR="009F4C68">
        <w:t xml:space="preserve">Figure </w:t>
      </w:r>
      <w:r w:rsidR="009F4C68">
        <w:rPr>
          <w:noProof/>
        </w:rPr>
        <w:t>11</w:t>
      </w:r>
      <w:r>
        <w:fldChar w:fldCharType="end"/>
      </w:r>
      <w:r>
        <w:t>)</w:t>
      </w:r>
    </w:p>
    <w:p w14:paraId="4C35A612" w14:textId="6A6DDC46" w:rsidR="003E3F59" w:rsidRDefault="003E3F59" w:rsidP="003E3F59">
      <w:pPr>
        <w:pStyle w:val="ListParagraph"/>
        <w:numPr>
          <w:ilvl w:val="0"/>
          <w:numId w:val="6"/>
        </w:numPr>
      </w:pPr>
      <w:r>
        <w:t>Alcohol (</w:t>
      </w:r>
      <w:r>
        <w:fldChar w:fldCharType="begin"/>
      </w:r>
      <w:r>
        <w:instrText xml:space="preserve"> REF _Ref52636101 \h </w:instrText>
      </w:r>
      <w:r>
        <w:fldChar w:fldCharType="separate"/>
      </w:r>
      <w:r w:rsidR="009F4C68">
        <w:t xml:space="preserve">Figure </w:t>
      </w:r>
      <w:r w:rsidR="009F4C68">
        <w:rPr>
          <w:noProof/>
        </w:rPr>
        <w:t>12</w:t>
      </w:r>
      <w:r>
        <w:fldChar w:fldCharType="end"/>
      </w:r>
      <w:r>
        <w:t>)</w:t>
      </w:r>
    </w:p>
    <w:p w14:paraId="4130D549" w14:textId="6C309DF5" w:rsidR="003E3F59" w:rsidRDefault="003E3F59" w:rsidP="003E3F59">
      <w:pPr>
        <w:pStyle w:val="ListParagraph"/>
        <w:numPr>
          <w:ilvl w:val="0"/>
          <w:numId w:val="6"/>
        </w:numPr>
      </w:pPr>
      <w:r>
        <w:t>Income Composition of Resources (</w:t>
      </w:r>
      <w:r>
        <w:fldChar w:fldCharType="begin"/>
      </w:r>
      <w:r>
        <w:instrText xml:space="preserve"> REF _Ref52636095 \h </w:instrText>
      </w:r>
      <w:r>
        <w:fldChar w:fldCharType="separate"/>
      </w:r>
      <w:r w:rsidR="009F4C68">
        <w:t xml:space="preserve">Figure </w:t>
      </w:r>
      <w:r w:rsidR="009F4C68">
        <w:rPr>
          <w:noProof/>
        </w:rPr>
        <w:t>13</w:t>
      </w:r>
      <w:r>
        <w:fldChar w:fldCharType="end"/>
      </w:r>
      <w:r>
        <w:t>)</w:t>
      </w:r>
    </w:p>
    <w:p w14:paraId="097315B5" w14:textId="0815007A" w:rsidR="003E3F59" w:rsidRDefault="003E3F59" w:rsidP="003E3F59">
      <w:pPr>
        <w:pStyle w:val="ListParagraph"/>
        <w:numPr>
          <w:ilvl w:val="0"/>
          <w:numId w:val="6"/>
        </w:numPr>
      </w:pPr>
      <w:r>
        <w:t>Schooling (</w:t>
      </w:r>
      <w:r>
        <w:fldChar w:fldCharType="begin"/>
      </w:r>
      <w:r>
        <w:instrText xml:space="preserve"> REF _Ref52636075 \h </w:instrText>
      </w:r>
      <w:r>
        <w:fldChar w:fldCharType="separate"/>
      </w:r>
      <w:r w:rsidR="009F4C68">
        <w:t xml:space="preserve">Figure </w:t>
      </w:r>
      <w:r w:rsidR="009F4C68">
        <w:rPr>
          <w:noProof/>
        </w:rPr>
        <w:t>14</w:t>
      </w:r>
      <w:r>
        <w:fldChar w:fldCharType="end"/>
      </w:r>
      <w:r>
        <w:t>)</w:t>
      </w:r>
    </w:p>
    <w:p w14:paraId="1F147F79" w14:textId="77777777" w:rsidR="003E3F59" w:rsidRPr="00552EB0" w:rsidRDefault="003E3F59" w:rsidP="003E3F59">
      <w:r>
        <w:t xml:space="preserve">After reviewing the plots, we made the decision to remove Hepatitis B, total expenditure, and alcohol since the trend for those three variables was relatively flat. We then removed the remainder of the missing values from the data set before proceeding to modeling. </w:t>
      </w:r>
    </w:p>
    <w:p w14:paraId="33876D68" w14:textId="77777777" w:rsidR="00E34F3C" w:rsidRDefault="00E34F3C">
      <w:pPr>
        <w:spacing w:after="160" w:line="259" w:lineRule="auto"/>
        <w:rPr>
          <w:rFonts w:asciiTheme="majorHAnsi" w:eastAsiaTheme="majorEastAsia" w:hAnsiTheme="majorHAnsi" w:cstheme="majorBidi"/>
          <w:color w:val="2F5496" w:themeColor="accent1" w:themeShade="BF"/>
          <w:sz w:val="32"/>
          <w:szCs w:val="32"/>
        </w:rPr>
      </w:pPr>
      <w:r>
        <w:br w:type="page"/>
      </w:r>
    </w:p>
    <w:p w14:paraId="4AD3E292" w14:textId="6D175792" w:rsidR="004724DF" w:rsidRPr="00FF4768" w:rsidRDefault="00FF4768" w:rsidP="00FF4768">
      <w:pPr>
        <w:pStyle w:val="Heading1"/>
      </w:pPr>
      <w:r w:rsidRPr="00FF4768">
        <w:lastRenderedPageBreak/>
        <w:t>Objective 1:</w:t>
      </w:r>
    </w:p>
    <w:p w14:paraId="3DA7CDD6" w14:textId="2DDBE5FB" w:rsidR="004724DF" w:rsidRPr="001C2B3C" w:rsidRDefault="004724DF" w:rsidP="00FF4768">
      <w:pPr>
        <w:pStyle w:val="Heading2"/>
      </w:pPr>
      <w:r w:rsidRPr="001C2B3C">
        <w:t xml:space="preserve">Restatement of Problem </w:t>
      </w:r>
    </w:p>
    <w:p w14:paraId="69905991" w14:textId="2064BAD3" w:rsidR="004724DF" w:rsidRDefault="00736335" w:rsidP="00A7419D">
      <w:pPr>
        <w:rPr>
          <w:rFonts w:cstheme="minorHAnsi"/>
        </w:rPr>
      </w:pPr>
      <w:ins w:id="19" w:author="Megan Ball" w:date="2020-10-04T09:49:00Z">
        <w:r>
          <w:rPr>
            <w:rFonts w:cstheme="minorHAnsi"/>
          </w:rPr>
          <w:t>For our first objective, we develop</w:t>
        </w:r>
      </w:ins>
      <w:ins w:id="20" w:author="Megan Ball" w:date="2020-10-04T10:02:00Z">
        <w:r w:rsidR="002309A8">
          <w:rPr>
            <w:rFonts w:cstheme="minorHAnsi"/>
          </w:rPr>
          <w:t>ed</w:t>
        </w:r>
      </w:ins>
      <w:ins w:id="21" w:author="Megan Ball" w:date="2020-10-04T09:49:00Z">
        <w:r>
          <w:rPr>
            <w:rFonts w:cstheme="minorHAnsi"/>
          </w:rPr>
          <w:t xml:space="preserve"> two linear models for life expectancy: the first to be easily interpretable, and the second to be purely for purposes of prediction. For both models, we need to perform</w:t>
        </w:r>
      </w:ins>
      <w:ins w:id="22" w:author="Megan Ball" w:date="2020-10-04T09:50:00Z">
        <w:r>
          <w:rPr>
            <w:rFonts w:cstheme="minorHAnsi"/>
          </w:rPr>
          <w:t xml:space="preserve"> variable selection </w:t>
        </w:r>
      </w:ins>
      <w:ins w:id="23" w:author="Megan Ball" w:date="2020-10-04T10:02:00Z">
        <w:r w:rsidR="002309A8">
          <w:rPr>
            <w:rFonts w:cstheme="minorHAnsi"/>
          </w:rPr>
          <w:t>to minimize dimensionality and</w:t>
        </w:r>
      </w:ins>
      <w:ins w:id="24" w:author="Megan Ball" w:date="2020-10-04T09:50:00Z">
        <w:r>
          <w:rPr>
            <w:rFonts w:cstheme="minorHAnsi"/>
          </w:rPr>
          <w:t xml:space="preserve"> validate our assumptions with respect to linear regression. </w:t>
        </w:r>
      </w:ins>
      <w:del w:id="25" w:author="Megan Ball" w:date="2020-10-04T09:50:00Z">
        <w:r w:rsidR="00A7419D" w:rsidRPr="00A7419D" w:rsidDel="00736335">
          <w:rPr>
            <w:rFonts w:cstheme="minorHAnsi"/>
          </w:rPr>
          <w:delText>Determine the predictors that are significantly contributing to the value of life expectancy.</w:delText>
        </w:r>
      </w:del>
    </w:p>
    <w:p w14:paraId="0F8AFEFE" w14:textId="77777777" w:rsidR="00693AED" w:rsidRPr="001C2B3C" w:rsidRDefault="00693AED" w:rsidP="00A03FA7">
      <w:pPr>
        <w:rPr>
          <w:rFonts w:cstheme="minorHAnsi"/>
        </w:rPr>
      </w:pPr>
    </w:p>
    <w:p w14:paraId="7431B8EF" w14:textId="617A3CDE" w:rsidR="004724DF" w:rsidRDefault="004724DF" w:rsidP="00693AED">
      <w:pPr>
        <w:rPr>
          <w:rFonts w:cstheme="minorHAnsi"/>
        </w:rPr>
      </w:pPr>
      <w:del w:id="26" w:author="Megan Ball" w:date="2020-10-04T10:25:00Z">
        <w:r w:rsidRPr="00FF4768" w:rsidDel="00386811">
          <w:rPr>
            <w:rStyle w:val="Heading2Char"/>
          </w:rPr>
          <w:delText>Model Selection</w:delText>
        </w:r>
        <w:r w:rsidRPr="001C2B3C" w:rsidDel="00386811">
          <w:rPr>
            <w:rFonts w:cstheme="minorHAnsi"/>
          </w:rPr>
          <w:delText xml:space="preserve"> </w:delText>
        </w:r>
      </w:del>
      <w:ins w:id="27" w:author="Megan Ball" w:date="2020-10-04T10:25:00Z">
        <w:r w:rsidR="00386811">
          <w:rPr>
            <w:rStyle w:val="Heading2Char"/>
          </w:rPr>
          <w:t xml:space="preserve">Building the Model </w:t>
        </w:r>
      </w:ins>
    </w:p>
    <w:p w14:paraId="5D3EE40D" w14:textId="017524A8" w:rsidR="00A7419D" w:rsidRDefault="00A7419D" w:rsidP="00693AED">
      <w:pPr>
        <w:rPr>
          <w:ins w:id="28" w:author="Megan Ball" w:date="2020-10-04T10:25:00Z"/>
          <w:rFonts w:cstheme="minorHAnsi"/>
        </w:rPr>
      </w:pPr>
      <w:r w:rsidRPr="00A7419D">
        <w:rPr>
          <w:rFonts w:cstheme="minorHAnsi"/>
        </w:rPr>
        <w:t xml:space="preserve">After </w:t>
      </w:r>
      <w:ins w:id="29" w:author="Megan Ball" w:date="2020-10-04T10:03:00Z">
        <w:r w:rsidR="002309A8">
          <w:rPr>
            <w:rFonts w:cstheme="minorHAnsi"/>
          </w:rPr>
          <w:t>completion of initial data clean up</w:t>
        </w:r>
      </w:ins>
      <w:del w:id="30" w:author="Megan Ball" w:date="2020-10-04T10:03:00Z">
        <w:r w:rsidRPr="00A7419D" w:rsidDel="002309A8">
          <w:rPr>
            <w:rFonts w:cstheme="minorHAnsi"/>
          </w:rPr>
          <w:delText>the data was cleaned up</w:delText>
        </w:r>
      </w:del>
      <w:r w:rsidRPr="00A7419D">
        <w:rPr>
          <w:rFonts w:cstheme="minorHAnsi"/>
        </w:rPr>
        <w:t xml:space="preserve">, we </w:t>
      </w:r>
      <w:del w:id="31" w:author="Megan Ball" w:date="2020-10-04T10:03:00Z">
        <w:r w:rsidRPr="00A7419D" w:rsidDel="002309A8">
          <w:rPr>
            <w:rFonts w:cstheme="minorHAnsi"/>
          </w:rPr>
          <w:delText xml:space="preserve">went ahead and </w:delText>
        </w:r>
      </w:del>
      <w:r w:rsidRPr="00A7419D">
        <w:rPr>
          <w:rFonts w:cstheme="minorHAnsi"/>
        </w:rPr>
        <w:t xml:space="preserve">applied </w:t>
      </w:r>
      <w:del w:id="32" w:author="Megan Ball" w:date="2020-10-04T10:24:00Z">
        <w:r w:rsidRPr="00A7419D" w:rsidDel="00386811">
          <w:rPr>
            <w:rFonts w:cstheme="minorHAnsi"/>
          </w:rPr>
          <w:delText xml:space="preserve">various model selection approaches which resulted in the creation of a data frame containing only the predictors and our response variable. </w:delText>
        </w:r>
      </w:del>
      <w:ins w:id="33" w:author="Megan Ball" w:date="2020-10-04T10:24:00Z">
        <w:r w:rsidR="00386811">
          <w:rPr>
            <w:rFonts w:cstheme="minorHAnsi"/>
          </w:rPr>
          <w:t>various v</w:t>
        </w:r>
      </w:ins>
      <w:ins w:id="34" w:author="Megan Ball" w:date="2020-10-04T10:25:00Z">
        <w:r w:rsidR="00386811">
          <w:rPr>
            <w:rFonts w:cstheme="minorHAnsi"/>
          </w:rPr>
          <w:t>ariable selection techniques and chose final models based on metric comparisons, primarily ASE.</w:t>
        </w:r>
      </w:ins>
      <w:del w:id="35" w:author="Megan Ball" w:date="2020-10-04T10:08:00Z">
        <w:r w:rsidRPr="00A7419D" w:rsidDel="0068625C">
          <w:rPr>
            <w:rFonts w:cstheme="minorHAnsi"/>
          </w:rPr>
          <w:delText>We applied the following model selection algorithms</w:delText>
        </w:r>
        <w:r w:rsidDel="0068625C">
          <w:rPr>
            <w:rFonts w:cstheme="minorHAnsi"/>
          </w:rPr>
          <w:delText>:</w:delText>
        </w:r>
      </w:del>
    </w:p>
    <w:p w14:paraId="060BFD0D" w14:textId="77777777" w:rsidR="00386811" w:rsidRPr="001C2B3C" w:rsidRDefault="00386811" w:rsidP="00693AED">
      <w:pPr>
        <w:rPr>
          <w:rFonts w:cstheme="minorHAnsi"/>
        </w:rPr>
      </w:pPr>
    </w:p>
    <w:p w14:paraId="73119686" w14:textId="6F611938" w:rsidR="00A7419D" w:rsidDel="00386811" w:rsidRDefault="00A7419D" w:rsidP="00A7419D">
      <w:pPr>
        <w:rPr>
          <w:del w:id="36" w:author="Megan Ball" w:date="2020-10-04T10:16:00Z"/>
        </w:rPr>
      </w:pPr>
    </w:p>
    <w:p w14:paraId="32CDA138" w14:textId="14F7A229" w:rsidR="004724DF" w:rsidDel="009A5575" w:rsidRDefault="00386811">
      <w:pPr>
        <w:pStyle w:val="Heading3"/>
        <w:rPr>
          <w:del w:id="37" w:author="Megan Ball" w:date="2020-10-04T10:16:00Z"/>
        </w:rPr>
      </w:pPr>
      <w:ins w:id="38" w:author="Megan Ball" w:date="2020-10-04T10:25:00Z">
        <w:r>
          <w:t>Predictive Model Variable Selection</w:t>
        </w:r>
      </w:ins>
      <w:del w:id="39" w:author="Megan Ball" w:date="2020-10-04T10:16:00Z">
        <w:r w:rsidR="00A7419D" w:rsidDel="009A5575">
          <w:delText>Interpretable Model Using Stepwise Regression</w:delText>
        </w:r>
      </w:del>
    </w:p>
    <w:p w14:paraId="36870165" w14:textId="40572B96" w:rsidR="00A7419D" w:rsidDel="009A5575" w:rsidRDefault="00A7419D">
      <w:pPr>
        <w:pStyle w:val="Heading3"/>
        <w:rPr>
          <w:del w:id="40" w:author="Megan Ball" w:date="2020-10-04T10:16:00Z"/>
        </w:rPr>
        <w:pPrChange w:id="41" w:author="Megan Ball" w:date="2020-10-04T10:25:00Z">
          <w:pPr/>
        </w:pPrChange>
      </w:pPr>
      <w:commentRangeStart w:id="42"/>
      <w:del w:id="43" w:author="Megan Ball" w:date="2020-10-04T10:16:00Z">
        <w:r w:rsidRPr="00A7419D" w:rsidDel="009A5575">
          <w:delText xml:space="preserve">Stepwise regression in general performs multiple iterations by dropping one independent variable at </w:delText>
        </w:r>
      </w:del>
      <w:del w:id="44" w:author="Megan Ball" w:date="2020-10-04T10:07:00Z">
        <w:r w:rsidRPr="00A7419D" w:rsidDel="0068625C">
          <w:delText xml:space="preserve">the </w:delText>
        </w:r>
      </w:del>
      <w:del w:id="45" w:author="Megan Ball" w:date="2020-10-04T10:16:00Z">
        <w:r w:rsidRPr="00A7419D" w:rsidDel="009A5575">
          <w:delText>time. In each iteration</w:delText>
        </w:r>
        <w:r w:rsidDel="009A5575">
          <w:delText>,</w:delText>
        </w:r>
        <w:r w:rsidRPr="00A7419D" w:rsidDel="009A5575">
          <w:delText xml:space="preserve"> multiple models are </w:delText>
        </w:r>
        <w:r w:rsidR="0085056E" w:rsidRPr="00A7419D" w:rsidDel="009A5575">
          <w:delText>created,</w:delText>
        </w:r>
        <w:r w:rsidRPr="00A7419D" w:rsidDel="009A5575">
          <w:delText xml:space="preserve"> and an AIC value is generated for each model. The model with the lowest AIC is retained for the next iteration. The iteration is stopped when there is no significant drop in AIC. </w:delText>
        </w:r>
        <w:commentRangeEnd w:id="42"/>
        <w:r w:rsidR="0068625C" w:rsidDel="009A5575">
          <w:rPr>
            <w:rStyle w:val="CommentReference"/>
          </w:rPr>
          <w:commentReference w:id="42"/>
        </w:r>
      </w:del>
    </w:p>
    <w:p w14:paraId="5559B49F" w14:textId="77777777" w:rsidR="00A7419D" w:rsidRDefault="00A7419D">
      <w:pPr>
        <w:pStyle w:val="Heading3"/>
        <w:pPrChange w:id="46" w:author="Megan Ball" w:date="2020-10-04T10:25:00Z">
          <w:pPr/>
        </w:pPrChange>
      </w:pPr>
    </w:p>
    <w:p w14:paraId="7E069C9F" w14:textId="1443FF9F" w:rsidR="00A7419D" w:rsidRDefault="00A7419D" w:rsidP="00A7419D">
      <w:pPr>
        <w:rPr>
          <w:ins w:id="47" w:author="Megan Ball" w:date="2020-10-04T10:15:00Z"/>
        </w:rPr>
      </w:pPr>
      <w:r w:rsidRPr="00A7419D">
        <w:t xml:space="preserve">For the interpretable model, we applied forward and backward stepwise selection algorithms and they both returned the </w:t>
      </w:r>
      <w:del w:id="48" w:author="Megan Ball" w:date="2020-10-04T10:08:00Z">
        <w:r w:rsidRPr="00A7419D" w:rsidDel="0068625C">
          <w:delText xml:space="preserve">following </w:delText>
        </w:r>
      </w:del>
      <w:ins w:id="49" w:author="Megan Ball" w:date="2020-10-04T10:08:00Z">
        <w:r w:rsidR="0068625C">
          <w:t>same significant</w:t>
        </w:r>
        <w:r w:rsidR="0068625C" w:rsidRPr="00A7419D">
          <w:t xml:space="preserve"> </w:t>
        </w:r>
      </w:ins>
      <w:r w:rsidRPr="00A7419D">
        <w:t xml:space="preserve">variables: </w:t>
      </w:r>
      <w:bookmarkStart w:id="50" w:name="_Hlk52654319"/>
      <w:r w:rsidRPr="00A7419D">
        <w:rPr>
          <w:rFonts w:ascii="Consolas" w:hAnsi="Consolas" w:cs="Consolas"/>
          <w:sz w:val="22"/>
          <w:szCs w:val="22"/>
        </w:rPr>
        <w:t>adult_mortality</w:t>
      </w:r>
      <w:r w:rsidRPr="00A7419D">
        <w:t xml:space="preserve">, </w:t>
      </w:r>
      <w:r w:rsidRPr="00A7419D">
        <w:rPr>
          <w:rFonts w:ascii="Consolas" w:hAnsi="Consolas" w:cs="Consolas"/>
          <w:sz w:val="21"/>
          <w:szCs w:val="21"/>
        </w:rPr>
        <w:t>percentage_expenditure</w:t>
      </w:r>
      <w:r w:rsidRPr="00A7419D">
        <w:t>,</w:t>
      </w:r>
      <w:r>
        <w:t xml:space="preserve"> </w:t>
      </w:r>
      <w:r w:rsidRPr="00A7419D">
        <w:rPr>
          <w:rFonts w:ascii="Consolas" w:hAnsi="Consolas" w:cs="Consolas"/>
          <w:sz w:val="21"/>
          <w:szCs w:val="21"/>
        </w:rPr>
        <w:t>total_expenditure</w:t>
      </w:r>
      <w:r w:rsidRPr="00A7419D">
        <w:t xml:space="preserve">, </w:t>
      </w:r>
      <w:r w:rsidRPr="00A7419D">
        <w:rPr>
          <w:rFonts w:ascii="Consolas" w:hAnsi="Consolas" w:cs="Consolas"/>
          <w:sz w:val="21"/>
          <w:szCs w:val="21"/>
        </w:rPr>
        <w:t>hiv_aids</w:t>
      </w:r>
      <w:r>
        <w:t>,</w:t>
      </w:r>
      <w:r w:rsidRPr="00A7419D">
        <w:t xml:space="preserve"> and </w:t>
      </w:r>
      <w:r w:rsidRPr="00A7419D">
        <w:rPr>
          <w:rFonts w:ascii="Consolas" w:hAnsi="Consolas" w:cs="Consolas"/>
          <w:sz w:val="21"/>
          <w:szCs w:val="21"/>
        </w:rPr>
        <w:t>income_composition_of_resources</w:t>
      </w:r>
      <w:bookmarkEnd w:id="50"/>
      <w:r w:rsidRPr="00A7419D">
        <w:t xml:space="preserve">. This means that the model with these variables had the </w:t>
      </w:r>
      <w:commentRangeStart w:id="51"/>
      <w:r w:rsidRPr="00A7419D">
        <w:t xml:space="preserve">lowest AIC. </w:t>
      </w:r>
      <w:commentRangeEnd w:id="51"/>
      <w:r w:rsidR="0068625C">
        <w:rPr>
          <w:rStyle w:val="CommentReference"/>
        </w:rPr>
        <w:commentReference w:id="51"/>
      </w:r>
    </w:p>
    <w:p w14:paraId="0FB23D1F" w14:textId="43DF973E" w:rsidR="009A5575" w:rsidRDefault="009A5575" w:rsidP="00A7419D">
      <w:pPr>
        <w:rPr>
          <w:ins w:id="52" w:author="Megan Ball" w:date="2020-10-04T10:15:00Z"/>
        </w:rPr>
      </w:pPr>
    </w:p>
    <w:p w14:paraId="410DA9E4" w14:textId="77777777" w:rsidR="009A5575" w:rsidRDefault="009A5575" w:rsidP="009A5575">
      <w:pPr>
        <w:rPr>
          <w:moveTo w:id="53" w:author="Megan Ball" w:date="2020-10-04T10:15:00Z"/>
        </w:rPr>
      </w:pPr>
      <w:moveToRangeStart w:id="54" w:author="Megan Ball" w:date="2020-10-04T10:15:00Z" w:name="move52698932"/>
      <w:moveTo w:id="55" w:author="Megan Ball" w:date="2020-10-04T10:15:00Z">
        <w:r w:rsidRPr="00A7419D">
          <w:rPr>
            <w:b/>
            <w:bCs/>
          </w:rPr>
          <w:t xml:space="preserve">Best </w:t>
        </w:r>
        <w:r>
          <w:rPr>
            <w:b/>
            <w:bCs/>
          </w:rPr>
          <w:t>S</w:t>
        </w:r>
        <w:r w:rsidRPr="00A7419D">
          <w:rPr>
            <w:b/>
            <w:bCs/>
          </w:rPr>
          <w:t>ubsets</w:t>
        </w:r>
      </w:moveTo>
    </w:p>
    <w:p w14:paraId="443B567C" w14:textId="77777777" w:rsidR="009A5575" w:rsidRPr="00A7419D" w:rsidRDefault="009A5575" w:rsidP="009A5575">
      <w:pPr>
        <w:rPr>
          <w:moveTo w:id="56" w:author="Megan Ball" w:date="2020-10-04T10:15:00Z"/>
        </w:rPr>
      </w:pPr>
      <w:moveTo w:id="57" w:author="Megan Ball" w:date="2020-10-04T10:15:00Z">
        <w:r w:rsidRPr="00A7419D">
          <w:t>We also used the Best subsets technique when we ran the stepwise regression to find and visualize our model. We visually inspected how the model was performing using metrics R-squared, adjusted R-squared, BIC and CP</w:t>
        </w:r>
        <w:r>
          <w:t xml:space="preserve"> (</w:t>
        </w:r>
        <w:r>
          <w:fldChar w:fldCharType="begin"/>
        </w:r>
        <w:r>
          <w:instrText xml:space="preserve"> REF _Ref52657621 \h </w:instrText>
        </w:r>
      </w:moveTo>
      <w:moveTo w:id="58" w:author="Megan Ball" w:date="2020-10-04T10:15:00Z">
        <w:r>
          <w:fldChar w:fldCharType="separate"/>
        </w:r>
        <w:r>
          <w:t xml:space="preserve">Figure </w:t>
        </w:r>
        <w:r>
          <w:rPr>
            <w:noProof/>
          </w:rPr>
          <w:t>15</w:t>
        </w:r>
        <w:r>
          <w:fldChar w:fldCharType="end"/>
        </w:r>
        <w:r>
          <w:t xml:space="preserve">, </w:t>
        </w:r>
        <w:r>
          <w:fldChar w:fldCharType="begin"/>
        </w:r>
        <w:r>
          <w:instrText xml:space="preserve"> REF _Ref52657655 \h </w:instrText>
        </w:r>
      </w:moveTo>
      <w:moveTo w:id="59" w:author="Megan Ball" w:date="2020-10-04T10:15:00Z">
        <w:r>
          <w:fldChar w:fldCharType="separate"/>
        </w:r>
        <w:r>
          <w:t xml:space="preserve">Figure </w:t>
        </w:r>
        <w:r>
          <w:rPr>
            <w:noProof/>
          </w:rPr>
          <w:t>16</w:t>
        </w:r>
        <w:r>
          <w:fldChar w:fldCharType="end"/>
        </w:r>
        <w:r>
          <w:t>)</w:t>
        </w:r>
        <w:r w:rsidRPr="00A7419D">
          <w:t xml:space="preserve">. </w:t>
        </w:r>
      </w:moveTo>
    </w:p>
    <w:p w14:paraId="3371B7E7" w14:textId="77777777" w:rsidR="009A5575" w:rsidRPr="00A7419D" w:rsidRDefault="009A5575" w:rsidP="009A5575">
      <w:pPr>
        <w:rPr>
          <w:moveTo w:id="60" w:author="Megan Ball" w:date="2020-10-04T10:15:00Z"/>
        </w:rPr>
      </w:pPr>
    </w:p>
    <w:p w14:paraId="2CA8DF21" w14:textId="523D8D10" w:rsidR="009A5575" w:rsidDel="00485AB3" w:rsidRDefault="009A5575" w:rsidP="00A7419D">
      <w:pPr>
        <w:rPr>
          <w:del w:id="61" w:author="Megan Ball" w:date="2020-10-04T10:17:00Z"/>
        </w:rPr>
      </w:pPr>
      <w:moveTo w:id="62" w:author="Megan Ball" w:date="2020-10-04T10:15:00Z">
        <w:r w:rsidRPr="00A7419D">
          <w:t>The best subsets technique visually shows that our variables (</w:t>
        </w:r>
        <w:r w:rsidRPr="00A7419D">
          <w:rPr>
            <w:rFonts w:ascii="Consolas" w:hAnsi="Consolas" w:cs="Consolas"/>
            <w:sz w:val="22"/>
            <w:szCs w:val="22"/>
          </w:rPr>
          <w:t>adult_mortality</w:t>
        </w:r>
        <w:r w:rsidRPr="00A7419D">
          <w:t xml:space="preserve">, </w:t>
        </w:r>
        <w:r w:rsidRPr="00A7419D">
          <w:rPr>
            <w:rFonts w:ascii="Consolas" w:hAnsi="Consolas" w:cs="Consolas"/>
            <w:sz w:val="21"/>
            <w:szCs w:val="21"/>
          </w:rPr>
          <w:t>percentage_expenditure</w:t>
        </w:r>
        <w:r w:rsidRPr="00A7419D">
          <w:t>,</w:t>
        </w:r>
        <w:r>
          <w:t xml:space="preserve"> </w:t>
        </w:r>
        <w:r w:rsidRPr="00A7419D">
          <w:rPr>
            <w:rFonts w:ascii="Consolas" w:hAnsi="Consolas" w:cs="Consolas"/>
            <w:sz w:val="21"/>
            <w:szCs w:val="21"/>
          </w:rPr>
          <w:t>total_expenditure</w:t>
        </w:r>
        <w:r w:rsidRPr="00A7419D">
          <w:t xml:space="preserve">, </w:t>
        </w:r>
        <w:r w:rsidRPr="00A7419D">
          <w:rPr>
            <w:rFonts w:ascii="Consolas" w:hAnsi="Consolas" w:cs="Consolas"/>
            <w:sz w:val="21"/>
            <w:szCs w:val="21"/>
          </w:rPr>
          <w:t>hiv_aids</w:t>
        </w:r>
        <w:r>
          <w:t>,</w:t>
        </w:r>
        <w:r w:rsidRPr="00A7419D">
          <w:t xml:space="preserve"> and </w:t>
        </w:r>
        <w:r w:rsidRPr="00A7419D">
          <w:rPr>
            <w:rFonts w:ascii="Consolas" w:hAnsi="Consolas" w:cs="Consolas"/>
            <w:sz w:val="21"/>
            <w:szCs w:val="21"/>
          </w:rPr>
          <w:t>income_composition_of_resources</w:t>
        </w:r>
        <w:r w:rsidRPr="00A7419D">
          <w:t>) from the stepwise regression have high R-</w:t>
        </w:r>
        <w:r>
          <w:t>Sq</w:t>
        </w:r>
        <w:r w:rsidRPr="00A7419D">
          <w:t>uared, high Adjusted R-Squared, low BIC</w:t>
        </w:r>
        <w:r>
          <w:t>,</w:t>
        </w:r>
        <w:r w:rsidRPr="00A7419D">
          <w:t xml:space="preserve"> and low CP. </w:t>
        </w:r>
      </w:moveTo>
    </w:p>
    <w:p w14:paraId="3311066A" w14:textId="5D8D8723" w:rsidR="00485AB3" w:rsidRDefault="00485AB3" w:rsidP="009A5575">
      <w:pPr>
        <w:rPr>
          <w:ins w:id="63" w:author="Megan Ball" w:date="2020-10-04T10:28:00Z"/>
        </w:rPr>
      </w:pPr>
    </w:p>
    <w:p w14:paraId="19863AA2" w14:textId="0F6D5BD4" w:rsidR="00485AB3" w:rsidRDefault="00485AB3" w:rsidP="009A5575">
      <w:pPr>
        <w:rPr>
          <w:ins w:id="64" w:author="Megan Ball" w:date="2020-10-04T10:28:00Z"/>
        </w:rPr>
      </w:pPr>
    </w:p>
    <w:p w14:paraId="71689547" w14:textId="020725F4" w:rsidR="00485AB3" w:rsidRDefault="00485AB3" w:rsidP="009A5575">
      <w:pPr>
        <w:rPr>
          <w:ins w:id="65" w:author="Megan Ball" w:date="2020-10-04T10:28:00Z"/>
          <w:moveTo w:id="66" w:author="Megan Ball" w:date="2020-10-04T10:15:00Z"/>
        </w:rPr>
      </w:pPr>
      <w:ins w:id="67" w:author="Megan Ball" w:date="2020-10-04T10:28:00Z">
        <w:r>
          <w:t>**insert table</w:t>
        </w:r>
      </w:ins>
      <w:ins w:id="68" w:author="Megan Ball" w:date="2020-10-04T10:29:00Z">
        <w:r>
          <w:t xml:space="preserve"> or chart</w:t>
        </w:r>
      </w:ins>
      <w:ins w:id="69" w:author="Megan Ball" w:date="2020-10-04T10:28:00Z">
        <w:r>
          <w:t xml:space="preserve"> here for metric comparisons for </w:t>
        </w:r>
      </w:ins>
      <w:ins w:id="70" w:author="Megan Ball" w:date="2020-10-04T10:29:00Z">
        <w:r>
          <w:t>models, reflecting at least ASE**</w:t>
        </w:r>
      </w:ins>
    </w:p>
    <w:moveToRangeEnd w:id="54"/>
    <w:p w14:paraId="73B9FC36" w14:textId="6B2FED09" w:rsidR="009A5575" w:rsidDel="009A5575" w:rsidRDefault="009A5575" w:rsidP="00A7419D">
      <w:pPr>
        <w:rPr>
          <w:del w:id="71" w:author="Megan Ball" w:date="2020-10-04T10:17:00Z"/>
        </w:rPr>
      </w:pPr>
    </w:p>
    <w:p w14:paraId="74D2B775" w14:textId="28A5606A" w:rsidR="00A7419D" w:rsidRPr="00A7419D" w:rsidDel="009A5575" w:rsidRDefault="00A7419D" w:rsidP="00A7419D">
      <w:pPr>
        <w:rPr>
          <w:del w:id="72" w:author="Megan Ball" w:date="2020-10-04T10:17:00Z"/>
        </w:rPr>
      </w:pPr>
    </w:p>
    <w:p w14:paraId="63678AB9" w14:textId="0D4912B5" w:rsidR="00A7419D" w:rsidDel="009A5575" w:rsidRDefault="00A7419D" w:rsidP="00A7419D">
      <w:pPr>
        <w:rPr>
          <w:del w:id="73" w:author="Megan Ball" w:date="2020-10-04T10:17:00Z"/>
        </w:rPr>
      </w:pPr>
      <w:commentRangeStart w:id="74"/>
      <w:del w:id="75" w:author="Megan Ball" w:date="2020-10-04T10:17:00Z">
        <w:r w:rsidRPr="00A7419D" w:rsidDel="009A5575">
          <w:rPr>
            <w:b/>
            <w:bCs/>
          </w:rPr>
          <w:delText xml:space="preserve">Stepwise </w:delText>
        </w:r>
        <w:r w:rsidDel="009A5575">
          <w:rPr>
            <w:b/>
            <w:bCs/>
          </w:rPr>
          <w:delText>F</w:delText>
        </w:r>
        <w:r w:rsidRPr="00A7419D" w:rsidDel="009A5575">
          <w:rPr>
            <w:b/>
            <w:bCs/>
          </w:rPr>
          <w:delText>orward</w:delText>
        </w:r>
      </w:del>
    </w:p>
    <w:p w14:paraId="5EB38E80" w14:textId="67D50BF5" w:rsidR="00A7419D" w:rsidRPr="00A7419D" w:rsidDel="009A5575" w:rsidRDefault="00A7419D" w:rsidP="00A7419D">
      <w:pPr>
        <w:rPr>
          <w:del w:id="76" w:author="Megan Ball" w:date="2020-10-04T10:17:00Z"/>
        </w:rPr>
      </w:pPr>
      <w:del w:id="77" w:author="Megan Ball" w:date="2020-10-04T10:17:00Z">
        <w:r w:rsidRPr="00A7419D" w:rsidDel="009A5575">
          <w:delText>A regression model was built from the data set with predictor variables by adding predictors based on p</w:delText>
        </w:r>
      </w:del>
      <w:del w:id="78" w:author="Megan Ball" w:date="2020-10-04T10:09:00Z">
        <w:r w:rsidRPr="00A7419D" w:rsidDel="0068625C">
          <w:delText xml:space="preserve"> </w:delText>
        </w:r>
      </w:del>
      <w:del w:id="79" w:author="Megan Ball" w:date="2020-10-04T10:17:00Z">
        <w:r w:rsidRPr="00A7419D" w:rsidDel="009A5575">
          <w:delText xml:space="preserve">values. At each step of the iteration, the predictors with significant p-values </w:delText>
        </w:r>
        <w:r w:rsidR="0085056E" w:rsidRPr="00A7419D" w:rsidDel="009A5575">
          <w:delText>were added</w:delText>
        </w:r>
        <w:r w:rsidRPr="00A7419D" w:rsidDel="009A5575">
          <w:delText xml:space="preserve"> to the model. The final model included only the predictor variables: </w:delText>
        </w:r>
        <w:r w:rsidRPr="00A7419D" w:rsidDel="009A5575">
          <w:rPr>
            <w:rFonts w:ascii="Consolas" w:hAnsi="Consolas" w:cs="Consolas"/>
            <w:sz w:val="22"/>
            <w:szCs w:val="22"/>
          </w:rPr>
          <w:delText>adult_mortality</w:delText>
        </w:r>
        <w:r w:rsidRPr="00A7419D" w:rsidDel="009A5575">
          <w:delText xml:space="preserve">, </w:delText>
        </w:r>
        <w:r w:rsidRPr="00A7419D" w:rsidDel="009A5575">
          <w:rPr>
            <w:rFonts w:ascii="Consolas" w:hAnsi="Consolas" w:cs="Consolas"/>
            <w:sz w:val="21"/>
            <w:szCs w:val="21"/>
          </w:rPr>
          <w:delText>percentage_expenditure</w:delText>
        </w:r>
        <w:r w:rsidRPr="00A7419D" w:rsidDel="009A5575">
          <w:delText>,</w:delText>
        </w:r>
        <w:r w:rsidDel="009A5575">
          <w:delText xml:space="preserve"> </w:delText>
        </w:r>
        <w:r w:rsidRPr="00A7419D" w:rsidDel="009A5575">
          <w:rPr>
            <w:rFonts w:ascii="Consolas" w:hAnsi="Consolas" w:cs="Consolas"/>
            <w:sz w:val="21"/>
            <w:szCs w:val="21"/>
          </w:rPr>
          <w:delText>total_expenditure</w:delText>
        </w:r>
        <w:r w:rsidRPr="00A7419D" w:rsidDel="009A5575">
          <w:delText xml:space="preserve">, </w:delText>
        </w:r>
        <w:r w:rsidRPr="00A7419D" w:rsidDel="009A5575">
          <w:rPr>
            <w:rFonts w:ascii="Consolas" w:hAnsi="Consolas" w:cs="Consolas"/>
            <w:sz w:val="21"/>
            <w:szCs w:val="21"/>
          </w:rPr>
          <w:delText>hiv_aids</w:delText>
        </w:r>
        <w:r w:rsidDel="009A5575">
          <w:delText>,</w:delText>
        </w:r>
        <w:r w:rsidRPr="00A7419D" w:rsidDel="009A5575">
          <w:delText xml:space="preserve"> and </w:delText>
        </w:r>
        <w:r w:rsidRPr="00A7419D" w:rsidDel="009A5575">
          <w:rPr>
            <w:rFonts w:ascii="Consolas" w:hAnsi="Consolas" w:cs="Consolas"/>
            <w:sz w:val="21"/>
            <w:szCs w:val="21"/>
          </w:rPr>
          <w:delText>income_composition_of_resources</w:delText>
        </w:r>
        <w:r w:rsidRPr="00A7419D" w:rsidDel="009A5575">
          <w:delText xml:space="preserve">.  </w:delText>
        </w:r>
      </w:del>
    </w:p>
    <w:p w14:paraId="0C48E5D6" w14:textId="73389323" w:rsidR="00A7419D" w:rsidDel="009A5575" w:rsidRDefault="00A7419D" w:rsidP="00A7419D">
      <w:pPr>
        <w:rPr>
          <w:del w:id="80" w:author="Megan Ball" w:date="2020-10-04T10:17:00Z"/>
        </w:rPr>
      </w:pPr>
    </w:p>
    <w:p w14:paraId="0927173E" w14:textId="1A937E10" w:rsidR="00A7419D" w:rsidDel="009A5575" w:rsidRDefault="00A7419D" w:rsidP="00A7419D">
      <w:pPr>
        <w:rPr>
          <w:del w:id="81" w:author="Megan Ball" w:date="2020-10-04T10:17:00Z"/>
        </w:rPr>
      </w:pPr>
      <w:del w:id="82" w:author="Megan Ball" w:date="2020-10-04T10:17:00Z">
        <w:r w:rsidRPr="00A7419D" w:rsidDel="009A5575">
          <w:rPr>
            <w:b/>
            <w:bCs/>
          </w:rPr>
          <w:delText xml:space="preserve">Stepwise </w:delText>
        </w:r>
        <w:r w:rsidDel="009A5575">
          <w:rPr>
            <w:b/>
            <w:bCs/>
          </w:rPr>
          <w:delText>B</w:delText>
        </w:r>
        <w:r w:rsidRPr="00A7419D" w:rsidDel="009A5575">
          <w:rPr>
            <w:b/>
            <w:bCs/>
          </w:rPr>
          <w:delText>ackward</w:delText>
        </w:r>
      </w:del>
    </w:p>
    <w:p w14:paraId="117C47B3" w14:textId="7A8CE9F3" w:rsidR="00A7419D" w:rsidDel="009A5575" w:rsidRDefault="00A7419D" w:rsidP="00A7419D">
      <w:pPr>
        <w:rPr>
          <w:del w:id="83" w:author="Megan Ball" w:date="2020-10-04T10:17:00Z"/>
        </w:rPr>
      </w:pPr>
      <w:del w:id="84" w:author="Megan Ball" w:date="2020-10-04T10:17:00Z">
        <w:r w:rsidRPr="00A7419D" w:rsidDel="009A5575">
          <w:delText>The difference between stepwise backward and stepwise forward is stepwise backward starts with all the variables in the data set and removes the variables based on the p-value</w:delText>
        </w:r>
        <w:r w:rsidRPr="00A7419D" w:rsidDel="009A5575">
          <w:rPr>
            <w:highlight w:val="yellow"/>
          </w:rPr>
          <w:delText>. The variables are added until there are no variable to add any more.</w:delText>
        </w:r>
        <w:r w:rsidRPr="00A7419D" w:rsidDel="009A5575">
          <w:delText xml:space="preserve">  For our model</w:delText>
        </w:r>
        <w:r w:rsidR="0085056E" w:rsidDel="009A5575">
          <w:delText>,</w:delText>
        </w:r>
        <w:r w:rsidRPr="00A7419D" w:rsidDel="009A5575">
          <w:delText xml:space="preserve"> the predictor variables included were: </w:delText>
        </w:r>
        <w:r w:rsidRPr="00A7419D" w:rsidDel="009A5575">
          <w:rPr>
            <w:rFonts w:ascii="Consolas" w:hAnsi="Consolas" w:cs="Consolas"/>
            <w:sz w:val="22"/>
            <w:szCs w:val="22"/>
          </w:rPr>
          <w:delText>adult_mortality</w:delText>
        </w:r>
        <w:r w:rsidRPr="00A7419D" w:rsidDel="009A5575">
          <w:delText xml:space="preserve">, </w:delText>
        </w:r>
        <w:r w:rsidRPr="00A7419D" w:rsidDel="009A5575">
          <w:rPr>
            <w:rFonts w:ascii="Consolas" w:hAnsi="Consolas" w:cs="Consolas"/>
            <w:sz w:val="21"/>
            <w:szCs w:val="21"/>
          </w:rPr>
          <w:delText>percentage_expenditure</w:delText>
        </w:r>
        <w:r w:rsidRPr="00A7419D" w:rsidDel="009A5575">
          <w:delText>,</w:delText>
        </w:r>
        <w:r w:rsidDel="009A5575">
          <w:delText xml:space="preserve"> </w:delText>
        </w:r>
        <w:r w:rsidRPr="00A7419D" w:rsidDel="009A5575">
          <w:rPr>
            <w:rFonts w:ascii="Consolas" w:hAnsi="Consolas" w:cs="Consolas"/>
            <w:sz w:val="21"/>
            <w:szCs w:val="21"/>
          </w:rPr>
          <w:delText>total_expenditure</w:delText>
        </w:r>
        <w:r w:rsidRPr="00A7419D" w:rsidDel="009A5575">
          <w:delText xml:space="preserve">, </w:delText>
        </w:r>
        <w:r w:rsidRPr="00A7419D" w:rsidDel="009A5575">
          <w:rPr>
            <w:rFonts w:ascii="Consolas" w:hAnsi="Consolas" w:cs="Consolas"/>
            <w:sz w:val="21"/>
            <w:szCs w:val="21"/>
          </w:rPr>
          <w:delText>hiv_aids</w:delText>
        </w:r>
        <w:r w:rsidDel="009A5575">
          <w:delText>,</w:delText>
        </w:r>
        <w:r w:rsidRPr="00A7419D" w:rsidDel="009A5575">
          <w:delText xml:space="preserve"> and </w:delText>
        </w:r>
        <w:r w:rsidRPr="00A7419D" w:rsidDel="009A5575">
          <w:rPr>
            <w:rFonts w:ascii="Consolas" w:hAnsi="Consolas" w:cs="Consolas"/>
            <w:sz w:val="21"/>
            <w:szCs w:val="21"/>
          </w:rPr>
          <w:delText>income_composition_of_resources</w:delText>
        </w:r>
        <w:r w:rsidRPr="00A7419D" w:rsidDel="009A5575">
          <w:delText>.</w:delText>
        </w:r>
        <w:commentRangeEnd w:id="74"/>
        <w:r w:rsidR="0068625C" w:rsidDel="009A5575">
          <w:rPr>
            <w:rStyle w:val="CommentReference"/>
          </w:rPr>
          <w:commentReference w:id="74"/>
        </w:r>
      </w:del>
    </w:p>
    <w:p w14:paraId="4A759280" w14:textId="77777777" w:rsidR="00A7419D" w:rsidRDefault="00A7419D" w:rsidP="00A7419D"/>
    <w:p w14:paraId="33CF1C78" w14:textId="3E0F4D52" w:rsidR="00A7419D" w:rsidDel="009A5575" w:rsidRDefault="00A7419D" w:rsidP="00A7419D">
      <w:pPr>
        <w:rPr>
          <w:moveFrom w:id="85" w:author="Megan Ball" w:date="2020-10-04T10:15:00Z"/>
        </w:rPr>
      </w:pPr>
      <w:moveFromRangeStart w:id="86" w:author="Megan Ball" w:date="2020-10-04T10:15:00Z" w:name="move52698932"/>
      <w:moveFrom w:id="87" w:author="Megan Ball" w:date="2020-10-04T10:15:00Z">
        <w:r w:rsidRPr="00A7419D" w:rsidDel="009A5575">
          <w:rPr>
            <w:b/>
            <w:bCs/>
          </w:rPr>
          <w:t xml:space="preserve">Best </w:t>
        </w:r>
        <w:r w:rsidDel="009A5575">
          <w:rPr>
            <w:b/>
            <w:bCs/>
          </w:rPr>
          <w:t>S</w:t>
        </w:r>
        <w:r w:rsidRPr="00A7419D" w:rsidDel="009A5575">
          <w:rPr>
            <w:b/>
            <w:bCs/>
          </w:rPr>
          <w:t>ubsets</w:t>
        </w:r>
      </w:moveFrom>
    </w:p>
    <w:p w14:paraId="13E57F78" w14:textId="74309C89" w:rsidR="00A7419D" w:rsidRPr="00A7419D" w:rsidDel="009A5575" w:rsidRDefault="00A7419D" w:rsidP="00A7419D">
      <w:pPr>
        <w:rPr>
          <w:moveFrom w:id="88" w:author="Megan Ball" w:date="2020-10-04T10:15:00Z"/>
        </w:rPr>
      </w:pPr>
      <w:moveFrom w:id="89" w:author="Megan Ball" w:date="2020-10-04T10:15:00Z">
        <w:r w:rsidRPr="00A7419D" w:rsidDel="009A5575">
          <w:t>We also used the Best subsets technique when we ran the stepwise regression to find and visualize our model. We visually inspected how the model was performing using metrics R-squared, adjusted R-squared, BIC and CP</w:t>
        </w:r>
        <w:r w:rsidR="00037014" w:rsidDel="009A5575">
          <w:t xml:space="preserve"> (</w:t>
        </w:r>
        <w:r w:rsidR="009F4C68" w:rsidDel="009A5575">
          <w:fldChar w:fldCharType="begin"/>
        </w:r>
        <w:r w:rsidR="009F4C68" w:rsidDel="009A5575">
          <w:instrText xml:space="preserve"> REF _Ref52657621 \h </w:instrText>
        </w:r>
      </w:moveFrom>
      <w:del w:id="90" w:author="Megan Ball" w:date="2020-10-04T10:15:00Z"/>
      <w:moveFrom w:id="91" w:author="Megan Ball" w:date="2020-10-04T10:15:00Z">
        <w:r w:rsidR="009F4C68" w:rsidDel="009A5575">
          <w:fldChar w:fldCharType="separate"/>
        </w:r>
        <w:r w:rsidR="009F4C68" w:rsidDel="009A5575">
          <w:t xml:space="preserve">Figure </w:t>
        </w:r>
        <w:r w:rsidR="009F4C68" w:rsidDel="009A5575">
          <w:rPr>
            <w:noProof/>
          </w:rPr>
          <w:t>15</w:t>
        </w:r>
        <w:r w:rsidR="009F4C68" w:rsidDel="009A5575">
          <w:fldChar w:fldCharType="end"/>
        </w:r>
        <w:r w:rsidR="009F4C68" w:rsidDel="009A5575">
          <w:t xml:space="preserve">, </w:t>
        </w:r>
        <w:r w:rsidR="009F4C68" w:rsidDel="009A5575">
          <w:fldChar w:fldCharType="begin"/>
        </w:r>
        <w:r w:rsidR="009F4C68" w:rsidDel="009A5575">
          <w:instrText xml:space="preserve"> REF _Ref52657655 \h </w:instrText>
        </w:r>
      </w:moveFrom>
      <w:del w:id="92" w:author="Megan Ball" w:date="2020-10-04T10:15:00Z"/>
      <w:moveFrom w:id="93" w:author="Megan Ball" w:date="2020-10-04T10:15:00Z">
        <w:r w:rsidR="009F4C68" w:rsidDel="009A5575">
          <w:fldChar w:fldCharType="separate"/>
        </w:r>
        <w:r w:rsidR="009F4C68" w:rsidDel="009A5575">
          <w:t xml:space="preserve">Figure </w:t>
        </w:r>
        <w:r w:rsidR="009F4C68" w:rsidDel="009A5575">
          <w:rPr>
            <w:noProof/>
          </w:rPr>
          <w:t>16</w:t>
        </w:r>
        <w:r w:rsidR="009F4C68" w:rsidDel="009A5575">
          <w:fldChar w:fldCharType="end"/>
        </w:r>
        <w:r w:rsidR="00037014" w:rsidDel="009A5575">
          <w:t>)</w:t>
        </w:r>
        <w:r w:rsidRPr="00A7419D" w:rsidDel="009A5575">
          <w:t xml:space="preserve">. </w:t>
        </w:r>
      </w:moveFrom>
    </w:p>
    <w:p w14:paraId="6657E4A6" w14:textId="07F216C1" w:rsidR="00A7419D" w:rsidRPr="00A7419D" w:rsidDel="009A5575" w:rsidRDefault="00A7419D" w:rsidP="00A7419D">
      <w:pPr>
        <w:rPr>
          <w:moveFrom w:id="94" w:author="Megan Ball" w:date="2020-10-04T10:15:00Z"/>
        </w:rPr>
      </w:pPr>
    </w:p>
    <w:p w14:paraId="6A561C7C" w14:textId="6C6FB372" w:rsidR="00736335" w:rsidRPr="00A7419D" w:rsidRDefault="00A7419D" w:rsidP="00A7419D">
      <w:moveFrom w:id="95" w:author="Megan Ball" w:date="2020-10-04T10:15:00Z">
        <w:r w:rsidRPr="00A7419D" w:rsidDel="009A5575">
          <w:t>The best subsets technique visually shows that our variables (</w:t>
        </w:r>
        <w:r w:rsidRPr="00A7419D" w:rsidDel="009A5575">
          <w:rPr>
            <w:rFonts w:ascii="Consolas" w:hAnsi="Consolas" w:cs="Consolas"/>
            <w:sz w:val="22"/>
            <w:szCs w:val="22"/>
          </w:rPr>
          <w:t>adult_mortality</w:t>
        </w:r>
        <w:r w:rsidRPr="00A7419D" w:rsidDel="009A5575">
          <w:t xml:space="preserve">, </w:t>
        </w:r>
        <w:r w:rsidRPr="00A7419D" w:rsidDel="009A5575">
          <w:rPr>
            <w:rFonts w:ascii="Consolas" w:hAnsi="Consolas" w:cs="Consolas"/>
            <w:sz w:val="21"/>
            <w:szCs w:val="21"/>
          </w:rPr>
          <w:t>percentage_expenditure</w:t>
        </w:r>
        <w:r w:rsidRPr="00A7419D" w:rsidDel="009A5575">
          <w:t>,</w:t>
        </w:r>
        <w:r w:rsidDel="009A5575">
          <w:t xml:space="preserve"> </w:t>
        </w:r>
        <w:r w:rsidRPr="00A7419D" w:rsidDel="009A5575">
          <w:rPr>
            <w:rFonts w:ascii="Consolas" w:hAnsi="Consolas" w:cs="Consolas"/>
            <w:sz w:val="21"/>
            <w:szCs w:val="21"/>
          </w:rPr>
          <w:t>total_expenditure</w:t>
        </w:r>
        <w:r w:rsidRPr="00A7419D" w:rsidDel="009A5575">
          <w:t xml:space="preserve">, </w:t>
        </w:r>
        <w:r w:rsidRPr="00A7419D" w:rsidDel="009A5575">
          <w:rPr>
            <w:rFonts w:ascii="Consolas" w:hAnsi="Consolas" w:cs="Consolas"/>
            <w:sz w:val="21"/>
            <w:szCs w:val="21"/>
          </w:rPr>
          <w:t>hiv_aids</w:t>
        </w:r>
        <w:r w:rsidDel="009A5575">
          <w:t>,</w:t>
        </w:r>
        <w:r w:rsidRPr="00A7419D" w:rsidDel="009A5575">
          <w:t xml:space="preserve"> and </w:t>
        </w:r>
        <w:r w:rsidRPr="00A7419D" w:rsidDel="009A5575">
          <w:rPr>
            <w:rFonts w:ascii="Consolas" w:hAnsi="Consolas" w:cs="Consolas"/>
            <w:sz w:val="21"/>
            <w:szCs w:val="21"/>
          </w:rPr>
          <w:t>income_composition_of_resources</w:t>
        </w:r>
        <w:r w:rsidRPr="00A7419D" w:rsidDel="009A5575">
          <w:t>) from the stepwise regression have high R-</w:t>
        </w:r>
        <w:r w:rsidDel="009A5575">
          <w:t>Sq</w:t>
        </w:r>
        <w:r w:rsidRPr="00A7419D" w:rsidDel="009A5575">
          <w:t>uared, high Adjusted R-Squared, low BIC</w:t>
        </w:r>
        <w:r w:rsidDel="009A5575">
          <w:t>,</w:t>
        </w:r>
        <w:r w:rsidRPr="00A7419D" w:rsidDel="009A5575">
          <w:t xml:space="preserve"> and low CP. </w:t>
        </w:r>
      </w:moveFrom>
      <w:moveFromRangeEnd w:id="86"/>
    </w:p>
    <w:p w14:paraId="1AABFB7B" w14:textId="14B75240" w:rsidR="00A7419D" w:rsidRDefault="00A7419D" w:rsidP="00A7419D">
      <w:pPr>
        <w:pStyle w:val="Heading3"/>
      </w:pPr>
      <w:del w:id="96" w:author="Megan Ball" w:date="2020-10-04T10:11:00Z">
        <w:r w:rsidDel="00463950">
          <w:delText>Additional Models</w:delText>
        </w:r>
      </w:del>
      <w:ins w:id="97" w:author="Megan Ball" w:date="2020-10-04T10:11:00Z">
        <w:r w:rsidR="00463950">
          <w:t>Predictive Model Variable Selection</w:t>
        </w:r>
      </w:ins>
    </w:p>
    <w:p w14:paraId="2A3AF5CF" w14:textId="31C6CC55" w:rsidR="00A7419D" w:rsidRDefault="00A7419D" w:rsidP="00A7419D">
      <w:pPr>
        <w:rPr>
          <w:bCs/>
        </w:rPr>
      </w:pPr>
      <w:del w:id="98" w:author="Megan Ball" w:date="2020-10-04T10:11:00Z">
        <w:r w:rsidRPr="00A7419D" w:rsidDel="00463950">
          <w:rPr>
            <w:bCs/>
          </w:rPr>
          <w:delText>Since our linear model contained so many variables,</w:delText>
        </w:r>
      </w:del>
      <w:ins w:id="99" w:author="Megan Ball" w:date="2020-10-04T10:11:00Z">
        <w:r w:rsidR="00463950">
          <w:rPr>
            <w:bCs/>
          </w:rPr>
          <w:t>After producing an easi</w:t>
        </w:r>
      </w:ins>
      <w:ins w:id="100" w:author="Megan Ball" w:date="2020-10-04T10:12:00Z">
        <w:r w:rsidR="00463950">
          <w:rPr>
            <w:bCs/>
          </w:rPr>
          <w:t>ly interpretable linear regression model, we re-evaluated our predictors by including all of the years in the data set and performing additional dimensionality reduction techniques.</w:t>
        </w:r>
      </w:ins>
      <w:del w:id="101" w:author="Megan Ball" w:date="2020-10-04T10:12:00Z">
        <w:r w:rsidRPr="00A7419D" w:rsidDel="00463950">
          <w:rPr>
            <w:bCs/>
          </w:rPr>
          <w:delText xml:space="preserve"> w</w:delText>
        </w:r>
      </w:del>
      <w:ins w:id="102" w:author="Megan Ball" w:date="2020-10-04T10:12:00Z">
        <w:r w:rsidR="00463950">
          <w:rPr>
            <w:bCs/>
          </w:rPr>
          <w:t xml:space="preserve"> W</w:t>
        </w:r>
      </w:ins>
      <w:r w:rsidRPr="00A7419D">
        <w:rPr>
          <w:bCs/>
        </w:rPr>
        <w:t xml:space="preserve">e used the following </w:t>
      </w:r>
      <w:del w:id="103" w:author="Megan Ball" w:date="2020-10-04T10:12:00Z">
        <w:r w:rsidRPr="00A7419D" w:rsidDel="00463950">
          <w:rPr>
            <w:bCs/>
          </w:rPr>
          <w:delText xml:space="preserve">models </w:delText>
        </w:r>
      </w:del>
      <w:ins w:id="104" w:author="Megan Ball" w:date="2020-10-04T10:12:00Z">
        <w:r w:rsidR="00463950">
          <w:rPr>
            <w:bCs/>
          </w:rPr>
          <w:t>methods</w:t>
        </w:r>
        <w:r w:rsidR="00463950" w:rsidRPr="00A7419D">
          <w:rPr>
            <w:bCs/>
          </w:rPr>
          <w:t xml:space="preserve"> </w:t>
        </w:r>
      </w:ins>
      <w:r w:rsidRPr="00A7419D">
        <w:rPr>
          <w:bCs/>
        </w:rPr>
        <w:t>with the goal of reducing variance and ensuring that our least squares estimates are reliable when determining our best subset of predictors.</w:t>
      </w:r>
    </w:p>
    <w:p w14:paraId="28600509" w14:textId="77777777" w:rsidR="003E3A06" w:rsidRDefault="003E3A06" w:rsidP="00A7419D">
      <w:pPr>
        <w:rPr>
          <w:b/>
        </w:rPr>
      </w:pPr>
    </w:p>
    <w:p w14:paraId="2A46FF76" w14:textId="77777777" w:rsidR="00463950" w:rsidRDefault="00463950" w:rsidP="00463950">
      <w:pPr>
        <w:ind w:firstLine="720"/>
        <w:rPr>
          <w:moveTo w:id="105" w:author="Megan Ball" w:date="2020-10-04T10:12:00Z"/>
          <w:bCs/>
        </w:rPr>
      </w:pPr>
      <w:moveToRangeStart w:id="106" w:author="Megan Ball" w:date="2020-10-04T10:12:00Z" w:name="move52698795"/>
      <w:moveTo w:id="107" w:author="Megan Ball" w:date="2020-10-04T10:12:00Z">
        <w:r w:rsidRPr="00A7419D">
          <w:rPr>
            <w:b/>
          </w:rPr>
          <w:t>Ridge Regression</w:t>
        </w:r>
      </w:moveTo>
    </w:p>
    <w:p w14:paraId="00C31143" w14:textId="6728E63F" w:rsidR="00463950" w:rsidRPr="00A7419D" w:rsidRDefault="00463950" w:rsidP="00463950">
      <w:pPr>
        <w:ind w:left="720"/>
        <w:rPr>
          <w:moveTo w:id="108" w:author="Megan Ball" w:date="2020-10-04T10:12:00Z"/>
          <w:b/>
          <w:bCs/>
        </w:rPr>
      </w:pPr>
      <w:moveTo w:id="109" w:author="Megan Ball" w:date="2020-10-04T10:12:00Z">
        <w:r w:rsidRPr="00A7419D">
          <w:rPr>
            <w:bCs/>
          </w:rPr>
          <w:t>We used the Ridge regression to have our sum of squared coefficients penalized</w:t>
        </w:r>
      </w:moveTo>
      <w:ins w:id="110" w:author="Megan Ball" w:date="2020-10-04T10:26:00Z">
        <w:r w:rsidR="00AB51B9">
          <w:rPr>
            <w:bCs/>
          </w:rPr>
          <w:t xml:space="preserve"> to reduce our ASE.</w:t>
        </w:r>
      </w:ins>
      <w:moveTo w:id="111" w:author="Megan Ball" w:date="2020-10-04T10:12:00Z">
        <w:del w:id="112" w:author="Megan Ball" w:date="2020-10-04T10:26:00Z">
          <w:r w:rsidRPr="00A7419D" w:rsidDel="00AB51B9">
            <w:rPr>
              <w:bCs/>
            </w:rPr>
            <w:delText>.</w:delText>
          </w:r>
        </w:del>
        <w:r w:rsidRPr="00A7419D">
          <w:rPr>
            <w:bCs/>
          </w:rPr>
          <w:t xml:space="preserve"> </w:t>
        </w:r>
        <w:del w:id="113" w:author="Megan Ball" w:date="2020-10-04T10:26:00Z">
          <w:r w:rsidRPr="00A7419D" w:rsidDel="00AB51B9">
            <w:rPr>
              <w:bCs/>
            </w:rPr>
            <w:delText xml:space="preserve">As a result, it was revealed that we needed to add certain variables back into the </w:delText>
          </w:r>
          <w:commentRangeStart w:id="114"/>
          <w:r w:rsidRPr="00A7419D" w:rsidDel="00AB51B9">
            <w:rPr>
              <w:bCs/>
            </w:rPr>
            <w:delText>model</w:delText>
          </w:r>
          <w:commentRangeEnd w:id="114"/>
          <w:r w:rsidDel="00AB51B9">
            <w:rPr>
              <w:rStyle w:val="CommentReference"/>
            </w:rPr>
            <w:commentReference w:id="114"/>
          </w:r>
          <w:r w:rsidDel="00AB51B9">
            <w:rPr>
              <w:bCs/>
            </w:rPr>
            <w:delText>.</w:delText>
          </w:r>
        </w:del>
      </w:moveTo>
      <w:ins w:id="115" w:author="Megan Ball" w:date="2020-10-04T10:26:00Z">
        <w:r w:rsidR="00AB51B9">
          <w:rPr>
            <w:bCs/>
          </w:rPr>
          <w:t>This highlighted the variables with the largest coefficients to possibly narrow down our list of predictors.</w:t>
        </w:r>
      </w:ins>
    </w:p>
    <w:moveToRangeEnd w:id="106"/>
    <w:p w14:paraId="5EE5A064" w14:textId="77777777" w:rsidR="00463950" w:rsidRDefault="00463950" w:rsidP="003E3A06">
      <w:pPr>
        <w:ind w:firstLine="720"/>
        <w:rPr>
          <w:ins w:id="116" w:author="Megan Ball" w:date="2020-10-04T10:12:00Z"/>
          <w:b/>
        </w:rPr>
      </w:pPr>
    </w:p>
    <w:p w14:paraId="60959C48" w14:textId="1F38D0D8" w:rsidR="00A7419D" w:rsidRDefault="00A7419D" w:rsidP="003E3A06">
      <w:pPr>
        <w:ind w:firstLine="720"/>
        <w:rPr>
          <w:bCs/>
        </w:rPr>
      </w:pPr>
      <w:del w:id="117" w:author="Megan Ball" w:date="2020-10-04T10:15:00Z">
        <w:r w:rsidRPr="00A7419D" w:rsidDel="009A5575">
          <w:rPr>
            <w:b/>
          </w:rPr>
          <w:delText>Lasso</w:delText>
        </w:r>
      </w:del>
      <w:ins w:id="118" w:author="Megan Ball" w:date="2020-10-04T10:15:00Z">
        <w:r w:rsidR="009A5575">
          <w:rPr>
            <w:b/>
          </w:rPr>
          <w:t>LASSO</w:t>
        </w:r>
      </w:ins>
    </w:p>
    <w:p w14:paraId="5D7A8FD6" w14:textId="362DF5EE" w:rsidR="00A7419D" w:rsidRDefault="00A7419D" w:rsidP="003E3A06">
      <w:pPr>
        <w:ind w:left="720"/>
        <w:rPr>
          <w:ins w:id="119" w:author="Megan Ball" w:date="2020-10-04T10:15:00Z"/>
          <w:bCs/>
        </w:rPr>
      </w:pPr>
      <w:r w:rsidRPr="00A7419D">
        <w:rPr>
          <w:bCs/>
        </w:rPr>
        <w:lastRenderedPageBreak/>
        <w:t xml:space="preserve">After obtaining our optimal lambda, we checked for the non-zero coefficients in the model and made decisions about the variables to remove and keep </w:t>
      </w:r>
      <w:del w:id="120" w:author="Megan Ball" w:date="2020-10-04T10:26:00Z">
        <w:r w:rsidRPr="00A7419D" w:rsidDel="00AB51B9">
          <w:rPr>
            <w:bCs/>
          </w:rPr>
          <w:delText>before calculating for our MSE.</w:delText>
        </w:r>
      </w:del>
      <w:ins w:id="121" w:author="Megan Ball" w:date="2020-10-04T10:26:00Z">
        <w:r w:rsidR="00AB51B9">
          <w:rPr>
            <w:bCs/>
          </w:rPr>
          <w:t>based on ASE.</w:t>
        </w:r>
      </w:ins>
      <w:r w:rsidRPr="00A7419D">
        <w:rPr>
          <w:bCs/>
        </w:rPr>
        <w:t xml:space="preserve">  </w:t>
      </w:r>
    </w:p>
    <w:p w14:paraId="2E6201D7" w14:textId="00ED7445" w:rsidR="009A5575" w:rsidRDefault="009A5575" w:rsidP="009A5575">
      <w:pPr>
        <w:rPr>
          <w:ins w:id="122" w:author="Megan Ball" w:date="2020-10-04T10:15:00Z"/>
          <w:bCs/>
        </w:rPr>
      </w:pPr>
    </w:p>
    <w:p w14:paraId="30922268" w14:textId="6F2019DC" w:rsidR="009A5575" w:rsidRDefault="009A5575">
      <w:pPr>
        <w:rPr>
          <w:b/>
          <w:bCs/>
        </w:rPr>
        <w:pPrChange w:id="123" w:author="Megan Ball" w:date="2020-10-04T10:15:00Z">
          <w:pPr>
            <w:ind w:left="720"/>
          </w:pPr>
        </w:pPrChange>
      </w:pPr>
      <w:ins w:id="124" w:author="Megan Ball" w:date="2020-10-04T10:15:00Z">
        <w:r>
          <w:rPr>
            <w:bCs/>
          </w:rPr>
          <w:t>Our final decision for the variables to use in the predictive model were based on variables with the largest coef</w:t>
        </w:r>
      </w:ins>
      <w:ins w:id="125" w:author="Megan Ball" w:date="2020-10-04T10:16:00Z">
        <w:r>
          <w:rPr>
            <w:bCs/>
          </w:rPr>
          <w:t xml:space="preserve">ficient from the LASSO selection, which included </w:t>
        </w:r>
      </w:ins>
      <w:ins w:id="126" w:author="Megan Ball" w:date="2020-10-04T10:17:00Z">
        <w:r w:rsidR="00395889">
          <w:rPr>
            <w:rFonts w:ascii="Consolas" w:hAnsi="Consolas" w:cs="Consolas"/>
            <w:sz w:val="22"/>
            <w:szCs w:val="22"/>
          </w:rPr>
          <w:t>country</w:t>
        </w:r>
        <w:r w:rsidR="00395889" w:rsidRPr="00A7419D">
          <w:t xml:space="preserve">, </w:t>
        </w:r>
      </w:ins>
      <w:ins w:id="127" w:author="Megan Ball" w:date="2020-10-04T10:30:00Z">
        <w:r w:rsidR="0023461E">
          <w:rPr>
            <w:rFonts w:ascii="Consolas" w:hAnsi="Consolas" w:cs="Consolas"/>
            <w:sz w:val="21"/>
            <w:szCs w:val="21"/>
          </w:rPr>
          <w:t>income_composition_of_resources</w:t>
        </w:r>
      </w:ins>
      <w:ins w:id="128" w:author="Megan Ball" w:date="2020-10-04T10:17:00Z">
        <w:r w:rsidR="00395889" w:rsidRPr="00A7419D">
          <w:t>,</w:t>
        </w:r>
        <w:r w:rsidR="00395889">
          <w:t xml:space="preserve"> </w:t>
        </w:r>
      </w:ins>
      <w:ins w:id="129" w:author="Megan Ball" w:date="2020-10-04T10:30:00Z">
        <w:r w:rsidR="0023461E">
          <w:rPr>
            <w:rFonts w:ascii="Consolas" w:hAnsi="Consolas" w:cs="Consolas"/>
            <w:sz w:val="21"/>
            <w:szCs w:val="21"/>
          </w:rPr>
          <w:t>schooling</w:t>
        </w:r>
      </w:ins>
      <w:ins w:id="130" w:author="Megan Ball" w:date="2020-10-04T10:17:00Z">
        <w:r w:rsidR="00395889" w:rsidRPr="00A7419D">
          <w:t xml:space="preserve">, </w:t>
        </w:r>
        <w:r w:rsidR="00395889" w:rsidRPr="00A7419D">
          <w:rPr>
            <w:rFonts w:ascii="Consolas" w:hAnsi="Consolas" w:cs="Consolas"/>
            <w:sz w:val="21"/>
            <w:szCs w:val="21"/>
          </w:rPr>
          <w:t>hiv_aids</w:t>
        </w:r>
        <w:r w:rsidR="00395889">
          <w:t>,</w:t>
        </w:r>
        <w:r w:rsidR="00395889" w:rsidRPr="00A7419D">
          <w:t xml:space="preserve"> and </w:t>
        </w:r>
      </w:ins>
      <w:ins w:id="131" w:author="Megan Ball" w:date="2020-10-04T10:30:00Z">
        <w:r w:rsidR="0023461E">
          <w:rPr>
            <w:rFonts w:ascii="Consolas" w:hAnsi="Consolas" w:cs="Consolas"/>
            <w:sz w:val="21"/>
            <w:szCs w:val="21"/>
          </w:rPr>
          <w:t>status</w:t>
        </w:r>
      </w:ins>
      <w:ins w:id="132" w:author="Megan Ball" w:date="2020-10-04T10:17:00Z">
        <w:r w:rsidR="00395889" w:rsidRPr="00A7419D">
          <w:t>)</w:t>
        </w:r>
      </w:ins>
      <w:ins w:id="133" w:author="Megan Ball" w:date="2020-10-04T10:30:00Z">
        <w:r w:rsidR="0023461E">
          <w:t>.</w:t>
        </w:r>
      </w:ins>
      <w:ins w:id="134" w:author="Megan Ball" w:date="2020-10-04T10:17:00Z">
        <w:r w:rsidR="00395889" w:rsidRPr="00A7419D">
          <w:t xml:space="preserve"> </w:t>
        </w:r>
      </w:ins>
      <w:ins w:id="135" w:author="Megan Ball" w:date="2020-10-04T10:16:00Z">
        <w:r>
          <w:rPr>
            <w:bCs/>
          </w:rPr>
          <w:t xml:space="preserve"> (see </w:t>
        </w:r>
      </w:ins>
      <w:ins w:id="136" w:author="Megan Ball" w:date="2020-10-04T10:29:00Z">
        <w:r w:rsidR="00485AB3">
          <w:rPr>
            <w:bCs/>
          </w:rPr>
          <w:t>Figure</w:t>
        </w:r>
      </w:ins>
      <w:ins w:id="137" w:author="Megan Ball" w:date="2020-10-04T10:30:00Z">
        <w:r w:rsidR="0023461E">
          <w:rPr>
            <w:bCs/>
          </w:rPr>
          <w:t>s</w:t>
        </w:r>
      </w:ins>
      <w:ins w:id="138" w:author="Megan Ball" w:date="2020-10-04T10:29:00Z">
        <w:r w:rsidR="00485AB3">
          <w:rPr>
            <w:bCs/>
          </w:rPr>
          <w:t xml:space="preserve"> 25</w:t>
        </w:r>
      </w:ins>
      <w:ins w:id="139" w:author="Megan Ball" w:date="2020-10-04T10:30:00Z">
        <w:r w:rsidR="0023461E">
          <w:rPr>
            <w:bCs/>
          </w:rPr>
          <w:t xml:space="preserve"> &amp; 26</w:t>
        </w:r>
      </w:ins>
      <w:ins w:id="140" w:author="Megan Ball" w:date="2020-10-04T10:16:00Z">
        <w:r>
          <w:rPr>
            <w:bCs/>
          </w:rPr>
          <w:t>).</w:t>
        </w:r>
      </w:ins>
    </w:p>
    <w:p w14:paraId="58236E6B" w14:textId="77777777" w:rsidR="003E3A06" w:rsidDel="00463950" w:rsidRDefault="003E3A06" w:rsidP="00A7419D">
      <w:pPr>
        <w:rPr>
          <w:del w:id="141" w:author="Megan Ball" w:date="2020-10-04T10:13:00Z"/>
          <w:b/>
        </w:rPr>
      </w:pPr>
    </w:p>
    <w:p w14:paraId="581FD2EA" w14:textId="4543D196" w:rsidR="00A7419D" w:rsidDel="00463950" w:rsidRDefault="00A7419D" w:rsidP="003E3A06">
      <w:pPr>
        <w:ind w:firstLine="720"/>
        <w:rPr>
          <w:moveFrom w:id="142" w:author="Megan Ball" w:date="2020-10-04T10:12:00Z"/>
          <w:bCs/>
        </w:rPr>
      </w:pPr>
      <w:moveFromRangeStart w:id="143" w:author="Megan Ball" w:date="2020-10-04T10:12:00Z" w:name="move52698795"/>
      <w:moveFrom w:id="144" w:author="Megan Ball" w:date="2020-10-04T10:12:00Z">
        <w:r w:rsidRPr="00A7419D" w:rsidDel="00463950">
          <w:rPr>
            <w:b/>
          </w:rPr>
          <w:t>Ridge Regression</w:t>
        </w:r>
      </w:moveFrom>
    </w:p>
    <w:p w14:paraId="39A4A77B" w14:textId="32F71540" w:rsidR="00A7419D" w:rsidRPr="00A7419D" w:rsidDel="00463950" w:rsidRDefault="00A7419D" w:rsidP="003E3A06">
      <w:pPr>
        <w:ind w:left="720"/>
        <w:rPr>
          <w:moveFrom w:id="145" w:author="Megan Ball" w:date="2020-10-04T10:12:00Z"/>
          <w:b/>
          <w:bCs/>
        </w:rPr>
      </w:pPr>
      <w:moveFrom w:id="146" w:author="Megan Ball" w:date="2020-10-04T10:12:00Z">
        <w:r w:rsidRPr="00A7419D" w:rsidDel="00463950">
          <w:rPr>
            <w:bCs/>
          </w:rPr>
          <w:t xml:space="preserve">We used the Ridge regression to have our sum of squared coefficients penalized. As a result, it was revealed that we needed to add certain variables back into the </w:t>
        </w:r>
        <w:commentRangeStart w:id="147"/>
        <w:r w:rsidRPr="00A7419D" w:rsidDel="00463950">
          <w:rPr>
            <w:bCs/>
          </w:rPr>
          <w:t>model</w:t>
        </w:r>
        <w:commentRangeEnd w:id="147"/>
        <w:r w:rsidR="0068625C" w:rsidDel="00463950">
          <w:rPr>
            <w:rStyle w:val="CommentReference"/>
          </w:rPr>
          <w:commentReference w:id="147"/>
        </w:r>
        <w:r w:rsidDel="00463950">
          <w:rPr>
            <w:bCs/>
          </w:rPr>
          <w:t>.</w:t>
        </w:r>
      </w:moveFrom>
    </w:p>
    <w:moveFromRangeEnd w:id="143"/>
    <w:p w14:paraId="2E10FA95" w14:textId="77777777" w:rsidR="003E3A06" w:rsidRDefault="003E3A06" w:rsidP="00A7419D">
      <w:pPr>
        <w:rPr>
          <w:b/>
        </w:rPr>
      </w:pPr>
    </w:p>
    <w:p w14:paraId="7ACFC11A" w14:textId="6708E2F9" w:rsidR="00A7419D" w:rsidDel="0068625C" w:rsidRDefault="00A7419D" w:rsidP="003E3A06">
      <w:pPr>
        <w:ind w:firstLine="720"/>
        <w:rPr>
          <w:del w:id="148" w:author="Megan Ball" w:date="2020-10-04T10:05:00Z"/>
          <w:bCs/>
        </w:rPr>
      </w:pPr>
      <w:del w:id="149" w:author="Megan Ball" w:date="2020-10-04T10:05:00Z">
        <w:r w:rsidRPr="00A7419D" w:rsidDel="0068625C">
          <w:rPr>
            <w:b/>
          </w:rPr>
          <w:delText>Elastic NET</w:delText>
        </w:r>
      </w:del>
    </w:p>
    <w:p w14:paraId="33962A5B" w14:textId="353E6438" w:rsidR="00A7419D" w:rsidDel="0068625C" w:rsidRDefault="00A7419D" w:rsidP="003E3A06">
      <w:pPr>
        <w:ind w:firstLine="720"/>
        <w:rPr>
          <w:del w:id="150" w:author="Megan Ball" w:date="2020-10-04T10:05:00Z"/>
          <w:bCs/>
        </w:rPr>
      </w:pPr>
      <w:del w:id="151" w:author="Megan Ball" w:date="2020-10-04T10:05:00Z">
        <w:r w:rsidDel="0068625C">
          <w:rPr>
            <w:bCs/>
          </w:rPr>
          <w:delText>W</w:delText>
        </w:r>
        <w:r w:rsidRPr="00A7419D" w:rsidDel="0068625C">
          <w:rPr>
            <w:bCs/>
          </w:rPr>
          <w:delText>e also ran Elastic NET model and compared it with Lasso and Ridge regressions</w:delText>
        </w:r>
        <w:r w:rsidDel="0068625C">
          <w:rPr>
            <w:bCs/>
          </w:rPr>
          <w:delText>.</w:delText>
        </w:r>
      </w:del>
    </w:p>
    <w:p w14:paraId="77B4C7F2" w14:textId="77777777" w:rsidR="003E3A06" w:rsidRPr="00A7419D" w:rsidRDefault="003E3A06" w:rsidP="003E3A06">
      <w:pPr>
        <w:rPr>
          <w:b/>
          <w:bCs/>
        </w:rPr>
      </w:pPr>
    </w:p>
    <w:p w14:paraId="124B1B54" w14:textId="6D85CE90" w:rsidR="00A7419D" w:rsidRDefault="003E3A06" w:rsidP="003E3A06">
      <w:pPr>
        <w:pStyle w:val="Heading3"/>
      </w:pPr>
      <w:r>
        <w:t>Cross-Validation</w:t>
      </w:r>
    </w:p>
    <w:p w14:paraId="3778D174" w14:textId="400469D9" w:rsidR="003E3A06" w:rsidRPr="003E3A06" w:rsidRDefault="003E3A06" w:rsidP="003E3A06">
      <w:pPr>
        <w:rPr>
          <w:bCs/>
        </w:rPr>
      </w:pPr>
      <w:r w:rsidRPr="003E3A06">
        <w:rPr>
          <w:bCs/>
        </w:rPr>
        <w:t xml:space="preserve">We applied cross-validation for all our models to ensure that the results from our train model are valid when the same model is applied to </w:t>
      </w:r>
      <w:r>
        <w:rPr>
          <w:bCs/>
        </w:rPr>
        <w:t>the</w:t>
      </w:r>
      <w:r w:rsidRPr="003E3A06">
        <w:rPr>
          <w:bCs/>
        </w:rPr>
        <w:t xml:space="preserve"> test data. </w:t>
      </w:r>
    </w:p>
    <w:p w14:paraId="0C441850" w14:textId="77777777" w:rsidR="003E3A06" w:rsidRDefault="003E3A06" w:rsidP="003E3A06"/>
    <w:p w14:paraId="41525802" w14:textId="38B8807C" w:rsidR="003E3A06" w:rsidRDefault="003E3A06" w:rsidP="003E3A06">
      <w:pPr>
        <w:rPr>
          <w:ins w:id="152" w:author="Megan Ball" w:date="2020-10-04T10:54:00Z"/>
        </w:rPr>
      </w:pPr>
      <w:r w:rsidRPr="003E3A06">
        <w:t xml:space="preserve">To avoid overfitting our models, we used a cross validation technique to reserve a particular sample of dataset and made sure that we did not train the model. To measure the accuracy of our model, we used the MSE metric which is the average difference between the actual value and the predicted value of the </w:t>
      </w:r>
      <w:r w:rsidRPr="003E3A06">
        <w:rPr>
          <w:rFonts w:ascii="Consolas" w:hAnsi="Consolas" w:cs="Consolas"/>
          <w:sz w:val="21"/>
          <w:szCs w:val="21"/>
        </w:rPr>
        <w:t>life_expectancy</w:t>
      </w:r>
      <w:r w:rsidRPr="003E3A06">
        <w:rPr>
          <w:sz w:val="21"/>
          <w:szCs w:val="21"/>
        </w:rPr>
        <w:t xml:space="preserve"> </w:t>
      </w:r>
      <w:r w:rsidRPr="003E3A06">
        <w:t>variable. This metric gave us the model’s average prediction error and our goal was to decrease this metric as much as possible to increase the accuracy of the model. We ended comparing the MSEs for our models to determine the best model</w:t>
      </w:r>
      <w:r>
        <w:t>.</w:t>
      </w:r>
    </w:p>
    <w:p w14:paraId="1925D902" w14:textId="3C99C2D4" w:rsidR="00587099" w:rsidRDefault="00587099" w:rsidP="003E3A06">
      <w:pPr>
        <w:rPr>
          <w:ins w:id="153" w:author="Megan Ball" w:date="2020-10-04T10:54:00Z"/>
        </w:rPr>
      </w:pPr>
    </w:p>
    <w:p w14:paraId="6D8E8079" w14:textId="0AA3A128" w:rsidR="00587099" w:rsidRDefault="00587099" w:rsidP="00587099">
      <w:pPr>
        <w:pStyle w:val="Heading2"/>
        <w:rPr>
          <w:ins w:id="154" w:author="Megan Ball" w:date="2020-10-04T10:55:00Z"/>
        </w:rPr>
      </w:pPr>
      <w:ins w:id="155" w:author="Megan Ball" w:date="2020-10-04T10:54:00Z">
        <w:r>
          <w:t>Influential Data Points</w:t>
        </w:r>
      </w:ins>
    </w:p>
    <w:p w14:paraId="426A3F6B" w14:textId="0C6464AB" w:rsidR="00E32069" w:rsidRPr="00E32069" w:rsidRDefault="00E32069" w:rsidP="00E32069">
      <w:pPr>
        <w:rPr>
          <w:ins w:id="156" w:author="Megan Ball" w:date="2020-10-04T10:54:00Z"/>
          <w:rPrChange w:id="157" w:author="Megan Ball" w:date="2020-10-04T10:55:00Z">
            <w:rPr>
              <w:ins w:id="158" w:author="Megan Ball" w:date="2020-10-04T10:54:00Z"/>
            </w:rPr>
          </w:rPrChange>
        </w:rPr>
        <w:pPrChange w:id="159" w:author="Megan Ball" w:date="2020-10-04T10:55:00Z">
          <w:pPr/>
        </w:pPrChange>
      </w:pPr>
      <w:ins w:id="160" w:author="Megan Ball" w:date="2020-10-04T10:55:00Z">
        <w:r>
          <w:t>Add some discussion on the outlier check added in Rmd at lines 506-511. Maybe add table of output for these five points.</w:t>
        </w:r>
      </w:ins>
    </w:p>
    <w:p w14:paraId="71D40346" w14:textId="77777777" w:rsidR="00587099" w:rsidRPr="003E3A06" w:rsidRDefault="00587099" w:rsidP="003E3A06">
      <w:pPr>
        <w:rPr>
          <w:b/>
        </w:rPr>
      </w:pPr>
    </w:p>
    <w:p w14:paraId="1EB97786" w14:textId="77777777" w:rsidR="003E3A06" w:rsidRPr="003E3A06" w:rsidRDefault="003E3A06" w:rsidP="003E3A06"/>
    <w:p w14:paraId="3FD56DAE" w14:textId="3B9151F9" w:rsidR="00842505" w:rsidRDefault="00842505" w:rsidP="00842505">
      <w:pPr>
        <w:pStyle w:val="Heading2"/>
      </w:pPr>
      <w:r>
        <w:t>Checking Assumptions</w:t>
      </w:r>
    </w:p>
    <w:p w14:paraId="68653375" w14:textId="3CBA164C" w:rsidR="00842505" w:rsidRPr="00842505" w:rsidRDefault="00842505" w:rsidP="00842505">
      <w:r w:rsidRPr="00842505">
        <w:t>Our models assume the following</w:t>
      </w:r>
      <w:r>
        <w:t>:</w:t>
      </w:r>
    </w:p>
    <w:p w14:paraId="32D7138F" w14:textId="77777777" w:rsidR="00842505" w:rsidRDefault="00842505" w:rsidP="00842505">
      <w:pPr>
        <w:pStyle w:val="ListParagraph"/>
        <w:numPr>
          <w:ilvl w:val="0"/>
          <w:numId w:val="12"/>
        </w:numPr>
      </w:pPr>
      <w:r w:rsidRPr="00842505">
        <w:rPr>
          <w:b/>
          <w:bCs/>
        </w:rPr>
        <w:t>Independent Variables</w:t>
      </w:r>
      <w:r w:rsidRPr="00842505">
        <w:t>: The value of the response variable is the result of linear combination of predictors</w:t>
      </w:r>
      <w:r>
        <w:t>.</w:t>
      </w:r>
    </w:p>
    <w:p w14:paraId="720E5F04" w14:textId="77777777" w:rsidR="00842505" w:rsidRDefault="00842505" w:rsidP="00842505">
      <w:pPr>
        <w:pStyle w:val="ListParagraph"/>
        <w:numPr>
          <w:ilvl w:val="0"/>
          <w:numId w:val="12"/>
        </w:numPr>
      </w:pPr>
      <w:r w:rsidRPr="00842505">
        <w:rPr>
          <w:b/>
          <w:bCs/>
        </w:rPr>
        <w:t xml:space="preserve">Equal </w:t>
      </w:r>
      <w:r>
        <w:rPr>
          <w:b/>
          <w:bCs/>
        </w:rPr>
        <w:t>V</w:t>
      </w:r>
      <w:r w:rsidRPr="00842505">
        <w:rPr>
          <w:b/>
          <w:bCs/>
        </w:rPr>
        <w:t>ariance</w:t>
      </w:r>
      <w:r w:rsidRPr="00842505">
        <w:t>: Error variance is the same for all predictors</w:t>
      </w:r>
      <w:r>
        <w:t>.</w:t>
      </w:r>
    </w:p>
    <w:p w14:paraId="72EC9360" w14:textId="3DF34DFE" w:rsidR="00842505" w:rsidRPr="00842505" w:rsidRDefault="00842505" w:rsidP="00842505">
      <w:pPr>
        <w:pStyle w:val="ListParagraph"/>
        <w:numPr>
          <w:ilvl w:val="0"/>
          <w:numId w:val="12"/>
        </w:numPr>
      </w:pPr>
      <w:r w:rsidRPr="00842505">
        <w:rPr>
          <w:b/>
          <w:bCs/>
        </w:rPr>
        <w:t xml:space="preserve">Normal </w:t>
      </w:r>
      <w:r>
        <w:rPr>
          <w:b/>
          <w:bCs/>
        </w:rPr>
        <w:t>D</w:t>
      </w:r>
      <w:r w:rsidRPr="00842505">
        <w:rPr>
          <w:b/>
          <w:bCs/>
        </w:rPr>
        <w:t>istribution</w:t>
      </w:r>
      <w:r w:rsidRPr="00842505">
        <w:t>: Distribution of errors have a normal distribution</w:t>
      </w:r>
      <w:r>
        <w:t>.</w:t>
      </w:r>
    </w:p>
    <w:p w14:paraId="400D59A6" w14:textId="77777777" w:rsidR="00842505" w:rsidRDefault="00842505" w:rsidP="00842505"/>
    <w:p w14:paraId="78DEBFCF" w14:textId="0B56BE87" w:rsidR="00842505" w:rsidRPr="00842505" w:rsidRDefault="00842505" w:rsidP="00842505">
      <w:r w:rsidRPr="00842505">
        <w:t xml:space="preserve">Looking at </w:t>
      </w:r>
      <w:del w:id="161" w:author="Megan Ball" w:date="2020-10-04T10:04:00Z">
        <w:r w:rsidRPr="00842505" w:rsidDel="002309A8">
          <w:delText>the fitted vs</w:delText>
        </w:r>
        <w:r w:rsidDel="002309A8">
          <w:delText>.</w:delText>
        </w:r>
        <w:r w:rsidRPr="00842505" w:rsidDel="002309A8">
          <w:delText xml:space="preserve"> residuals plot</w:delText>
        </w:r>
        <w:r w:rsidR="00D27FEA" w:rsidDel="002309A8">
          <w:delText xml:space="preserve"> (</w:delText>
        </w:r>
      </w:del>
      <w:ins w:id="162" w:author="Megan Ball" w:date="2020-10-04T10:04:00Z">
        <w:r w:rsidR="002309A8">
          <w:t xml:space="preserve">diagnostic plots </w:t>
        </w:r>
      </w:ins>
      <w:del w:id="163" w:author="Megan Ball" w:date="2020-10-04T10:04:00Z">
        <w:r w:rsidR="00D27FEA" w:rsidDel="002309A8">
          <w:fldChar w:fldCharType="begin"/>
        </w:r>
        <w:r w:rsidR="00D27FEA" w:rsidDel="002309A8">
          <w:delInstrText xml:space="preserve"> REF _Ref52656756 \h </w:delInstrText>
        </w:r>
        <w:r w:rsidR="00D27FEA" w:rsidDel="002309A8">
          <w:fldChar w:fldCharType="separate"/>
        </w:r>
        <w:r w:rsidR="009F4C68" w:rsidDel="002309A8">
          <w:delText xml:space="preserve">Figure </w:delText>
        </w:r>
        <w:r w:rsidR="009F4C68" w:rsidDel="002309A8">
          <w:rPr>
            <w:noProof/>
          </w:rPr>
          <w:delText>19</w:delText>
        </w:r>
        <w:r w:rsidR="00D27FEA" w:rsidDel="002309A8">
          <w:fldChar w:fldCharType="end"/>
        </w:r>
      </w:del>
      <w:ins w:id="164" w:author="Megan Ball" w:date="2020-10-04T10:04:00Z">
        <w:r w:rsidR="002309A8">
          <w:t>(figures x - y</w:t>
        </w:r>
      </w:ins>
      <w:r w:rsidR="00D27FEA">
        <w:t>)</w:t>
      </w:r>
      <w:r w:rsidRPr="00842505">
        <w:t xml:space="preserve"> we can see that: </w:t>
      </w:r>
    </w:p>
    <w:p w14:paraId="495A4358" w14:textId="7CB28657" w:rsidR="00842505" w:rsidRDefault="00842505" w:rsidP="00842505">
      <w:pPr>
        <w:pStyle w:val="ListParagraph"/>
        <w:numPr>
          <w:ilvl w:val="0"/>
          <w:numId w:val="13"/>
        </w:numPr>
      </w:pPr>
      <w:r w:rsidRPr="00842505">
        <w:rPr>
          <w:b/>
          <w:bCs/>
        </w:rPr>
        <w:t>Linearity</w:t>
      </w:r>
      <w:r>
        <w:t xml:space="preserve">: </w:t>
      </w:r>
      <w:del w:id="165" w:author="Megan Ball" w:date="2020-10-04T10:04:00Z">
        <w:r w:rsidRPr="00842505" w:rsidDel="002309A8">
          <w:delText>At any fitted value in the plot, we can see that the mean of the residuals is roughly 0.</w:delText>
        </w:r>
      </w:del>
      <w:ins w:id="166" w:author="Megan Ball" w:date="2020-10-04T10:04:00Z">
        <w:r w:rsidR="002309A8">
          <w:t>There is a roug</w:t>
        </w:r>
      </w:ins>
      <w:ins w:id="167" w:author="Megan Ball" w:date="2020-10-04T10:05:00Z">
        <w:r w:rsidR="002309A8">
          <w:t>h</w:t>
        </w:r>
      </w:ins>
      <w:ins w:id="168" w:author="Megan Ball" w:date="2020-10-04T10:04:00Z">
        <w:r w:rsidR="002309A8">
          <w:t xml:space="preserve">ly linear relationship between each of our </w:t>
        </w:r>
      </w:ins>
      <w:ins w:id="169" w:author="Megan Ball" w:date="2020-10-04T10:05:00Z">
        <w:r w:rsidR="002309A8">
          <w:t>chosen explanatory variables and the response variable</w:t>
        </w:r>
      </w:ins>
      <w:r w:rsidRPr="00842505">
        <w:t xml:space="preserve"> </w:t>
      </w:r>
    </w:p>
    <w:p w14:paraId="045DFF14" w14:textId="6F0CC11B" w:rsidR="00842505" w:rsidRDefault="00842505" w:rsidP="00842505">
      <w:pPr>
        <w:pStyle w:val="ListParagraph"/>
        <w:numPr>
          <w:ilvl w:val="0"/>
          <w:numId w:val="13"/>
        </w:numPr>
      </w:pPr>
      <w:r w:rsidRPr="00842505">
        <w:rPr>
          <w:b/>
          <w:bCs/>
        </w:rPr>
        <w:t xml:space="preserve">Equal </w:t>
      </w:r>
      <w:r>
        <w:rPr>
          <w:b/>
          <w:bCs/>
        </w:rPr>
        <w:t>V</w:t>
      </w:r>
      <w:r w:rsidRPr="00842505">
        <w:rPr>
          <w:b/>
          <w:bCs/>
        </w:rPr>
        <w:t>ariance</w:t>
      </w:r>
      <w:r>
        <w:t xml:space="preserve">: </w:t>
      </w:r>
      <w:r w:rsidRPr="00842505">
        <w:t xml:space="preserve">For each fitted value on the plot, we can see that the spread of the residuals is </w:t>
      </w:r>
      <w:del w:id="170" w:author="Megan Ball" w:date="2020-10-04T10:05:00Z">
        <w:r w:rsidRPr="00842505" w:rsidDel="002309A8">
          <w:delText>roughly the same making</w:delText>
        </w:r>
        <w:r w:rsidDel="002309A8">
          <w:delText>.</w:delText>
        </w:r>
      </w:del>
      <w:ins w:id="171" w:author="Megan Ball" w:date="2020-10-04T10:05:00Z">
        <w:r w:rsidR="002309A8">
          <w:t>approximately equivalent.</w:t>
        </w:r>
      </w:ins>
    </w:p>
    <w:p w14:paraId="579B95DD" w14:textId="1AEEF048" w:rsidR="00842505" w:rsidRPr="00842505" w:rsidRDefault="00842505" w:rsidP="00842505">
      <w:pPr>
        <w:pStyle w:val="ListParagraph"/>
        <w:numPr>
          <w:ilvl w:val="0"/>
          <w:numId w:val="13"/>
        </w:numPr>
      </w:pPr>
      <w:r w:rsidRPr="00842505">
        <w:rPr>
          <w:b/>
          <w:bCs/>
        </w:rPr>
        <w:t xml:space="preserve">Normal </w:t>
      </w:r>
      <w:r>
        <w:rPr>
          <w:b/>
          <w:bCs/>
        </w:rPr>
        <w:t>D</w:t>
      </w:r>
      <w:r w:rsidRPr="00842505">
        <w:rPr>
          <w:b/>
          <w:bCs/>
        </w:rPr>
        <w:t>istribution</w:t>
      </w:r>
      <w:r>
        <w:t xml:space="preserve">: </w:t>
      </w:r>
      <w:r w:rsidRPr="00842505">
        <w:t xml:space="preserve">Looking at the Q-Q plot, we see that the points are very close to the line. This </w:t>
      </w:r>
      <w:del w:id="172" w:author="Megan Ball" w:date="2020-10-04T10:05:00Z">
        <w:r w:rsidRPr="00842505" w:rsidDel="002309A8">
          <w:delText xml:space="preserve">means </w:delText>
        </w:r>
      </w:del>
      <w:ins w:id="173" w:author="Megan Ball" w:date="2020-10-04T10:05:00Z">
        <w:r w:rsidR="002309A8">
          <w:t>indicates</w:t>
        </w:r>
        <w:r w:rsidR="002309A8" w:rsidRPr="00842505">
          <w:t xml:space="preserve"> </w:t>
        </w:r>
      </w:ins>
      <w:r w:rsidRPr="00842505">
        <w:t xml:space="preserve">that errors are normally distributed. Also note that a few points are a bit far from the line but because we have such a large sample size we will not worry about these few points and will conclude that the data was sampled from a normal distribution. </w:t>
      </w:r>
    </w:p>
    <w:p w14:paraId="72F688FC" w14:textId="5F25DC25" w:rsidR="00FF4768" w:rsidRDefault="00FF4768" w:rsidP="00A7419D">
      <w:pPr>
        <w:rPr>
          <w:ins w:id="174" w:author="Megan Ball" w:date="2020-10-04T10:54:00Z"/>
          <w:rFonts w:cstheme="minorHAnsi"/>
        </w:rPr>
      </w:pPr>
    </w:p>
    <w:p w14:paraId="4A7B533A" w14:textId="672CB213" w:rsidR="00587099" w:rsidDel="00587099" w:rsidRDefault="00587099" w:rsidP="00A7419D">
      <w:pPr>
        <w:rPr>
          <w:del w:id="175" w:author="Megan Ball" w:date="2020-10-04T10:54:00Z"/>
          <w:rFonts w:cstheme="minorHAnsi"/>
        </w:rPr>
      </w:pPr>
    </w:p>
    <w:p w14:paraId="4920A7ED" w14:textId="079565DE" w:rsidR="004D2F15" w:rsidRDefault="004D2F15" w:rsidP="004D2F15">
      <w:pPr>
        <w:pStyle w:val="Heading2"/>
      </w:pPr>
      <w:bookmarkStart w:id="176" w:name="X7ffb20aa5ff702d9e3dd103b6145fa7e68d3c41"/>
      <w:del w:id="177" w:author="Megan Ball" w:date="2020-10-04T09:59:00Z">
        <w:r w:rsidDel="00736335">
          <w:delText>Interpretation of Regression Coefficients</w:delText>
        </w:r>
      </w:del>
      <w:bookmarkEnd w:id="176"/>
      <w:ins w:id="178" w:author="Megan Ball" w:date="2020-10-04T09:59:00Z">
        <w:r w:rsidR="00736335">
          <w:t>First Model and Interpretation</w:t>
        </w:r>
      </w:ins>
    </w:p>
    <w:p w14:paraId="04D71049" w14:textId="77777777" w:rsidR="004D2F15" w:rsidRDefault="004D2F15" w:rsidP="004D2F15">
      <w:pPr>
        <w:pStyle w:val="FirstParagraph"/>
      </w:pPr>
      <m:oMathPara>
        <m:oMath>
          <m:r>
            <w:rPr>
              <w:rFonts w:ascii="Cambria Math" w:hAnsi="Cambria Math"/>
            </w:rPr>
            <m:t>Life Expectancy=47.106-0.013(Adult Mortality)+0.289(Total Expenditure)-0.911(HIV/AIDS)+36.649(Income Composition of Resources)</m:t>
          </m:r>
        </m:oMath>
      </m:oMathPara>
    </w:p>
    <w:p w14:paraId="4998642F" w14:textId="0971B86A" w:rsidR="004D2F15" w:rsidRDefault="004D2F15" w:rsidP="004D2F15">
      <w:pPr>
        <w:pStyle w:val="BodyText"/>
        <w:rPr>
          <w:ins w:id="179" w:author="Megan Ball" w:date="2020-10-04T09:59:00Z"/>
        </w:rPr>
      </w:pPr>
      <w:commentRangeStart w:id="180"/>
      <w:r>
        <w:t>We are 95% confident that the model’s intercept is between (45.41, 48.689) and the true regression coefficient’s for the predicted variables are: adult mortality (-0.016, -0.01), total expenditure (0.183, 0.359), HIV/AIDS (-1.062, -0.772), and income composition of resources (34.999, 38.894).</w:t>
      </w:r>
      <w:commentRangeEnd w:id="180"/>
      <w:r w:rsidR="00463950">
        <w:rPr>
          <w:rStyle w:val="CommentReference"/>
        </w:rPr>
        <w:commentReference w:id="180"/>
      </w:r>
    </w:p>
    <w:p w14:paraId="6ABC67E9" w14:textId="58EB58B1" w:rsidR="00736335" w:rsidRDefault="00736335" w:rsidP="004D2F15">
      <w:pPr>
        <w:pStyle w:val="BodyText"/>
        <w:rPr>
          <w:ins w:id="181" w:author="Megan Ball" w:date="2020-10-04T09:59:00Z"/>
        </w:rPr>
      </w:pPr>
    </w:p>
    <w:p w14:paraId="57B67297" w14:textId="2AA41882" w:rsidR="00736335" w:rsidRDefault="00736335">
      <w:pPr>
        <w:pStyle w:val="Heading2"/>
        <w:pPrChange w:id="182" w:author="Megan Ball" w:date="2020-10-04T09:59:00Z">
          <w:pPr>
            <w:pStyle w:val="BodyText"/>
          </w:pPr>
        </w:pPrChange>
      </w:pPr>
      <w:ins w:id="183" w:author="Megan Ball" w:date="2020-10-04T09:59:00Z">
        <w:r>
          <w:t>Predictive Model</w:t>
        </w:r>
      </w:ins>
    </w:p>
    <w:p w14:paraId="5549FC0B" w14:textId="77777777" w:rsidR="004724DF" w:rsidRDefault="004724DF" w:rsidP="004724DF">
      <w:pPr>
        <w:ind w:firstLine="720"/>
        <w:rPr>
          <w:rFonts w:cstheme="minorHAnsi"/>
          <w:b/>
        </w:rPr>
      </w:pPr>
    </w:p>
    <w:p w14:paraId="311791CA" w14:textId="6F291C58" w:rsidR="004724DF" w:rsidRDefault="00736335" w:rsidP="004724DF">
      <w:pPr>
        <w:rPr>
          <w:ins w:id="184" w:author="Megan Ball" w:date="2020-10-04T10:13:00Z"/>
          <w:rFonts w:cstheme="minorHAnsi"/>
          <w:bCs/>
        </w:rPr>
      </w:pPr>
      <w:ins w:id="185" w:author="Megan Ball" w:date="2020-10-04T09:59:00Z">
        <w:r>
          <w:rPr>
            <w:rFonts w:cstheme="minorHAnsi"/>
            <w:bCs/>
          </w:rPr>
          <w:t>Here we need to show the equation of our predictive model and a brief blurb of it</w:t>
        </w:r>
      </w:ins>
      <w:ins w:id="186" w:author="Megan Ball" w:date="2020-10-04T10:56:00Z">
        <w:r w:rsidR="00E32069">
          <w:rPr>
            <w:rFonts w:cstheme="minorHAnsi"/>
            <w:bCs/>
          </w:rPr>
          <w:t>, including a brief discussion of outliers and diagnostics.</w:t>
        </w:r>
      </w:ins>
      <w:bookmarkStart w:id="187" w:name="_GoBack"/>
      <w:bookmarkEnd w:id="187"/>
    </w:p>
    <w:p w14:paraId="4A16F206" w14:textId="046D5593" w:rsidR="00463950" w:rsidRDefault="00463950" w:rsidP="004724DF">
      <w:pPr>
        <w:rPr>
          <w:ins w:id="188" w:author="Megan Ball" w:date="2020-10-04T10:13:00Z"/>
          <w:rFonts w:cstheme="minorHAnsi"/>
          <w:bCs/>
        </w:rPr>
      </w:pPr>
    </w:p>
    <w:p w14:paraId="7178A398" w14:textId="731382CD" w:rsidR="00463950" w:rsidRDefault="00463950" w:rsidP="004724DF">
      <w:pPr>
        <w:rPr>
          <w:rFonts w:cstheme="minorHAnsi"/>
          <w:bCs/>
        </w:rPr>
      </w:pPr>
      <w:ins w:id="189" w:author="Megan Ball" w:date="2020-10-04T10:13:00Z">
        <w:r>
          <w:rPr>
            <w:rFonts w:cstheme="minorHAnsi"/>
            <w:bCs/>
          </w:rPr>
          <w:t>If we use the model that includes country (1119 – 1128 in the Rmd file), I would recommend putting a table in the appendix</w:t>
        </w:r>
      </w:ins>
      <w:ins w:id="190" w:author="Megan Ball" w:date="2020-10-04T10:14:00Z">
        <w:r>
          <w:rPr>
            <w:rFonts w:cstheme="minorHAnsi"/>
            <w:bCs/>
          </w:rPr>
          <w:t xml:space="preserve"> that lists out each coefficient since there is one for each country.</w:t>
        </w:r>
      </w:ins>
    </w:p>
    <w:p w14:paraId="6A5D6CAA" w14:textId="77777777" w:rsidR="002C65E8" w:rsidRDefault="002C65E8">
      <w:pPr>
        <w:spacing w:after="160" w:line="259" w:lineRule="auto"/>
        <w:rPr>
          <w:rFonts w:asciiTheme="majorHAnsi" w:eastAsiaTheme="majorEastAsia" w:hAnsiTheme="majorHAnsi" w:cstheme="majorBidi"/>
          <w:color w:val="2F5496" w:themeColor="accent1" w:themeShade="BF"/>
          <w:sz w:val="32"/>
          <w:szCs w:val="32"/>
        </w:rPr>
      </w:pPr>
      <w:r>
        <w:br w:type="page"/>
      </w:r>
    </w:p>
    <w:p w14:paraId="7040B5BE" w14:textId="13CE3F41" w:rsidR="004724DF" w:rsidRDefault="004724DF" w:rsidP="00FF4768">
      <w:pPr>
        <w:pStyle w:val="Heading1"/>
      </w:pPr>
      <w:r>
        <w:lastRenderedPageBreak/>
        <w:t>Objective 2</w:t>
      </w:r>
      <w:r w:rsidR="00FF4768">
        <w:t>:</w:t>
      </w:r>
    </w:p>
    <w:p w14:paraId="4F72ABBC" w14:textId="29A0EE33" w:rsidR="00A7419D" w:rsidRDefault="003B54A0" w:rsidP="00A7419D">
      <w:pPr>
        <w:pStyle w:val="Heading2"/>
      </w:pPr>
      <w:r>
        <w:t>Strategy</w:t>
      </w:r>
    </w:p>
    <w:p w14:paraId="6AC19248" w14:textId="43312559" w:rsidR="004E2AE7" w:rsidRDefault="004E2AE7" w:rsidP="00A7419D">
      <w:r>
        <w:t>Once we had developed a linear regression model, we then looked at developing a non-parametric model for predicting the life expectancy. Although our ASE and adjusted R</w:t>
      </w:r>
      <w:r w:rsidR="008F4E01">
        <w:t>-</w:t>
      </w:r>
      <w:r>
        <w:t>squared metrics were very good for the linear regression models, there could be some question about the normality of our residuals, independence of the errors, and equal variance. By using a non-parametric model, it is no longer required that we meet those assumptions and we can proceed with as many variables as we think would be useful in our model.</w:t>
      </w:r>
    </w:p>
    <w:p w14:paraId="1A22C6CB" w14:textId="77777777" w:rsidR="00A7419D" w:rsidRDefault="00A7419D" w:rsidP="004E2AE7"/>
    <w:p w14:paraId="08AEBAF1" w14:textId="4BB92DE7" w:rsidR="004E2AE7" w:rsidRDefault="004E2AE7" w:rsidP="004E2AE7">
      <w:r>
        <w:t>As discussed in our EDA section, we used the imputed data set to run our non-parametric models, which already removed highly correlated variables and ones we suspected were not related to our response variable. For the KNN model, we used the caret package to iterate through several different K values to find the optimal K value using all of the variables we had left</w:t>
      </w:r>
      <w:r w:rsidR="008F4E01">
        <w:t>. We also ran a KNN model</w:t>
      </w:r>
      <w:r>
        <w:t xml:space="preserve"> using the four variables we determined were significant from our interpretable model</w:t>
      </w:r>
      <w:r w:rsidR="008F4E01">
        <w:t xml:space="preserve"> for comparison</w:t>
      </w:r>
      <w:r>
        <w:t xml:space="preserve">. We proceeded to do the same with a random forest model </w:t>
      </w:r>
      <w:r w:rsidR="008F4E01">
        <w:t>and our results will be discussed in the Metrics section below.</w:t>
      </w:r>
    </w:p>
    <w:p w14:paraId="389FA4AF" w14:textId="5F7DA34A" w:rsidR="00E6231E" w:rsidRDefault="00E6231E" w:rsidP="004E2AE7"/>
    <w:p w14:paraId="1D6515AC" w14:textId="7687EDB9" w:rsidR="00E6231E" w:rsidRDefault="00E6231E" w:rsidP="00E6231E">
      <w:pPr>
        <w:pStyle w:val="Heading2"/>
      </w:pPr>
      <w:r>
        <w:t>Data Sets</w:t>
      </w:r>
    </w:p>
    <w:p w14:paraId="71EE464A" w14:textId="1DDEF664" w:rsidR="00E6231E" w:rsidRPr="004E2AE7" w:rsidRDefault="00E6231E" w:rsidP="004E2AE7">
      <w:r>
        <w:t xml:space="preserve">There are limits to the levels of a factor that can be used in a KNN or tree model. For this reason, country was removed from the data sets used in our non-parametric models. Additionally, the model performance was tested on both an imputed data set and a data set with the </w:t>
      </w:r>
      <w:r>
        <w:rPr>
          <w:rStyle w:val="VerbatimChar"/>
        </w:rPr>
        <w:t>NA</w:t>
      </w:r>
      <w:r>
        <w:t xml:space="preserve"> values</w:t>
      </w:r>
      <w:r w:rsidR="0045579D">
        <w:t xml:space="preserve"> were</w:t>
      </w:r>
      <w:r>
        <w:t xml:space="preserve"> removed instead</w:t>
      </w:r>
      <w:r w:rsidR="0045579D">
        <w:t xml:space="preserve"> of imputed.</w:t>
      </w:r>
    </w:p>
    <w:p w14:paraId="729124BD" w14:textId="453B6B35" w:rsidR="003B54A0" w:rsidRDefault="003B54A0" w:rsidP="003B54A0"/>
    <w:p w14:paraId="138CB689" w14:textId="19506B46" w:rsidR="003B54A0" w:rsidRDefault="003B54A0" w:rsidP="003B54A0">
      <w:pPr>
        <w:pStyle w:val="Heading2"/>
      </w:pPr>
      <w:r>
        <w:t>Metrics</w:t>
      </w:r>
    </w:p>
    <w:tbl>
      <w:tblPr>
        <w:tblStyle w:val="GridTable4-Accent1"/>
        <w:tblW w:w="9666" w:type="dxa"/>
        <w:tblLook w:val="04A0" w:firstRow="1" w:lastRow="0" w:firstColumn="1" w:lastColumn="0" w:noHBand="0" w:noVBand="1"/>
      </w:tblPr>
      <w:tblGrid>
        <w:gridCol w:w="1714"/>
        <w:gridCol w:w="1166"/>
        <w:gridCol w:w="1673"/>
        <w:gridCol w:w="70"/>
        <w:gridCol w:w="1249"/>
        <w:gridCol w:w="1319"/>
        <w:gridCol w:w="1319"/>
        <w:gridCol w:w="1156"/>
      </w:tblGrid>
      <w:tr w:rsidR="00E6093B" w14:paraId="4F7D04B9" w14:textId="345BCAC7" w:rsidTr="008505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6EA10D3B" w14:textId="22B2BB1F" w:rsidR="00E6093B" w:rsidRPr="0085056E" w:rsidRDefault="00E6093B" w:rsidP="004E2AE7">
            <w:pPr>
              <w:rPr>
                <w:sz w:val="22"/>
                <w:szCs w:val="22"/>
              </w:rPr>
            </w:pPr>
            <w:r w:rsidRPr="0085056E">
              <w:rPr>
                <w:sz w:val="22"/>
                <w:szCs w:val="22"/>
              </w:rPr>
              <w:t>Model Type</w:t>
            </w:r>
          </w:p>
        </w:tc>
        <w:tc>
          <w:tcPr>
            <w:tcW w:w="1166" w:type="dxa"/>
          </w:tcPr>
          <w:p w14:paraId="33858ACB" w14:textId="64FEBBA6"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Data Set</w:t>
            </w:r>
          </w:p>
        </w:tc>
        <w:tc>
          <w:tcPr>
            <w:tcW w:w="1743" w:type="dxa"/>
            <w:gridSpan w:val="2"/>
          </w:tcPr>
          <w:p w14:paraId="252A590D" w14:textId="098B9DFE"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 of </w:t>
            </w:r>
            <w:r w:rsidR="004F5F7B" w:rsidRPr="0085056E">
              <w:rPr>
                <w:sz w:val="22"/>
                <w:szCs w:val="22"/>
              </w:rPr>
              <w:t>Predictors</w:t>
            </w:r>
          </w:p>
        </w:tc>
        <w:tc>
          <w:tcPr>
            <w:tcW w:w="1249" w:type="dxa"/>
          </w:tcPr>
          <w:p w14:paraId="64A71040" w14:textId="24F84A0A"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Train ASE</w:t>
            </w:r>
          </w:p>
        </w:tc>
        <w:tc>
          <w:tcPr>
            <w:tcW w:w="1319" w:type="dxa"/>
          </w:tcPr>
          <w:p w14:paraId="782760DB" w14:textId="575756CF"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Train R</w:t>
            </w:r>
            <w:r w:rsidRPr="0085056E">
              <w:rPr>
                <w:sz w:val="22"/>
                <w:szCs w:val="22"/>
                <w:vertAlign w:val="superscript"/>
              </w:rPr>
              <w:t>2</w:t>
            </w:r>
          </w:p>
        </w:tc>
        <w:tc>
          <w:tcPr>
            <w:tcW w:w="1319" w:type="dxa"/>
          </w:tcPr>
          <w:p w14:paraId="19BBAA32" w14:textId="3726A8AB"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Test ASE</w:t>
            </w:r>
          </w:p>
        </w:tc>
        <w:tc>
          <w:tcPr>
            <w:tcW w:w="1156" w:type="dxa"/>
          </w:tcPr>
          <w:p w14:paraId="407F133A" w14:textId="585E0FE2"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Test R</w:t>
            </w:r>
            <w:r w:rsidRPr="0085056E">
              <w:rPr>
                <w:sz w:val="22"/>
                <w:szCs w:val="22"/>
                <w:vertAlign w:val="superscript"/>
              </w:rPr>
              <w:t>2</w:t>
            </w:r>
          </w:p>
        </w:tc>
      </w:tr>
      <w:tr w:rsidR="00E6093B" w14:paraId="4C9C325E" w14:textId="6611773A"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0A2B0EC4" w14:textId="4179298E" w:rsidR="00E6093B" w:rsidRPr="0085056E" w:rsidRDefault="00E6093B" w:rsidP="004E2AE7">
            <w:pPr>
              <w:rPr>
                <w:sz w:val="22"/>
                <w:szCs w:val="22"/>
              </w:rPr>
            </w:pPr>
            <w:r w:rsidRPr="0085056E">
              <w:rPr>
                <w:sz w:val="22"/>
                <w:szCs w:val="22"/>
              </w:rPr>
              <w:t xml:space="preserve">KNN </w:t>
            </w:r>
          </w:p>
        </w:tc>
        <w:tc>
          <w:tcPr>
            <w:tcW w:w="1166" w:type="dxa"/>
          </w:tcPr>
          <w:p w14:paraId="30E23BB6" w14:textId="27FC052A"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72198C08" w14:textId="0280F85D"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16</w:t>
            </w:r>
          </w:p>
        </w:tc>
        <w:tc>
          <w:tcPr>
            <w:tcW w:w="1319" w:type="dxa"/>
            <w:gridSpan w:val="2"/>
          </w:tcPr>
          <w:p w14:paraId="591E03B8" w14:textId="4FB6C254"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7.437</w:t>
            </w:r>
          </w:p>
        </w:tc>
        <w:tc>
          <w:tcPr>
            <w:tcW w:w="1319" w:type="dxa"/>
          </w:tcPr>
          <w:p w14:paraId="6F818A93" w14:textId="17BA17E3"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0.919</w:t>
            </w:r>
          </w:p>
        </w:tc>
        <w:tc>
          <w:tcPr>
            <w:tcW w:w="1319" w:type="dxa"/>
          </w:tcPr>
          <w:p w14:paraId="57AE1659" w14:textId="167B9412"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5.438</w:t>
            </w:r>
          </w:p>
        </w:tc>
        <w:tc>
          <w:tcPr>
            <w:tcW w:w="1156" w:type="dxa"/>
          </w:tcPr>
          <w:p w14:paraId="4717E022" w14:textId="41D74B0D"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0.943</w:t>
            </w:r>
          </w:p>
        </w:tc>
      </w:tr>
      <w:tr w:rsidR="00E6093B" w14:paraId="62731E73" w14:textId="79FE600D" w:rsidTr="0085056E">
        <w:tc>
          <w:tcPr>
            <w:cnfStyle w:val="001000000000" w:firstRow="0" w:lastRow="0" w:firstColumn="1" w:lastColumn="0" w:oddVBand="0" w:evenVBand="0" w:oddHBand="0" w:evenHBand="0" w:firstRowFirstColumn="0" w:firstRowLastColumn="0" w:lastRowFirstColumn="0" w:lastRowLastColumn="0"/>
            <w:tcW w:w="1714" w:type="dxa"/>
          </w:tcPr>
          <w:p w14:paraId="1F45186B" w14:textId="1D64DCD9" w:rsidR="00E6093B" w:rsidRPr="0085056E" w:rsidRDefault="00E6093B" w:rsidP="004E2AE7">
            <w:pPr>
              <w:rPr>
                <w:sz w:val="22"/>
                <w:szCs w:val="22"/>
              </w:rPr>
            </w:pPr>
            <w:r w:rsidRPr="0085056E">
              <w:rPr>
                <w:sz w:val="22"/>
                <w:szCs w:val="22"/>
              </w:rPr>
              <w:t xml:space="preserve">KNN </w:t>
            </w:r>
          </w:p>
        </w:tc>
        <w:tc>
          <w:tcPr>
            <w:tcW w:w="1166" w:type="dxa"/>
          </w:tcPr>
          <w:p w14:paraId="38C6734C" w14:textId="719065C5"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Removed </w:t>
            </w:r>
            <w:r w:rsidR="004F5F7B" w:rsidRPr="0085056E">
              <w:rPr>
                <w:sz w:val="22"/>
                <w:szCs w:val="22"/>
              </w:rPr>
              <w:t>&lt;</w:t>
            </w:r>
            <w:r w:rsidRPr="0085056E">
              <w:rPr>
                <w:sz w:val="22"/>
                <w:szCs w:val="22"/>
              </w:rPr>
              <w:t>NA</w:t>
            </w:r>
            <w:r w:rsidR="004F5F7B" w:rsidRPr="0085056E">
              <w:rPr>
                <w:sz w:val="22"/>
                <w:szCs w:val="22"/>
              </w:rPr>
              <w:t>&gt;</w:t>
            </w:r>
          </w:p>
        </w:tc>
        <w:tc>
          <w:tcPr>
            <w:tcW w:w="1673" w:type="dxa"/>
          </w:tcPr>
          <w:p w14:paraId="30420DD1" w14:textId="6673B61B" w:rsidR="00E6093B" w:rsidRPr="0085056E" w:rsidRDefault="00042A06"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w:t>
            </w:r>
            <w:r w:rsidR="004F5F7B" w:rsidRPr="0085056E">
              <w:rPr>
                <w:sz w:val="22"/>
                <w:szCs w:val="22"/>
              </w:rPr>
              <w:t>6</w:t>
            </w:r>
          </w:p>
        </w:tc>
        <w:tc>
          <w:tcPr>
            <w:tcW w:w="1319" w:type="dxa"/>
            <w:gridSpan w:val="2"/>
          </w:tcPr>
          <w:p w14:paraId="7118D148" w14:textId="46DA5706" w:rsidR="00E6093B" w:rsidRPr="0085056E" w:rsidRDefault="00E6231E"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7.241</w:t>
            </w:r>
          </w:p>
        </w:tc>
        <w:tc>
          <w:tcPr>
            <w:tcW w:w="1319" w:type="dxa"/>
          </w:tcPr>
          <w:p w14:paraId="6021A680" w14:textId="3B8B3804"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0.920</w:t>
            </w:r>
          </w:p>
        </w:tc>
        <w:tc>
          <w:tcPr>
            <w:tcW w:w="1319" w:type="dxa"/>
          </w:tcPr>
          <w:p w14:paraId="05FD5359" w14:textId="1D762E57"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6.175</w:t>
            </w:r>
          </w:p>
        </w:tc>
        <w:tc>
          <w:tcPr>
            <w:tcW w:w="1156" w:type="dxa"/>
          </w:tcPr>
          <w:p w14:paraId="2EB7BB8C" w14:textId="45C65DD6"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0.930</w:t>
            </w:r>
          </w:p>
        </w:tc>
      </w:tr>
      <w:tr w:rsidR="00E6093B" w14:paraId="31F2913A" w14:textId="59A2C831"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7564068E" w14:textId="467FBC25" w:rsidR="00E6093B" w:rsidRPr="0085056E" w:rsidRDefault="00E6093B" w:rsidP="004E2AE7">
            <w:pPr>
              <w:rPr>
                <w:sz w:val="22"/>
                <w:szCs w:val="22"/>
              </w:rPr>
            </w:pPr>
            <w:r w:rsidRPr="0085056E">
              <w:rPr>
                <w:sz w:val="22"/>
                <w:szCs w:val="22"/>
              </w:rPr>
              <w:t>KNN</w:t>
            </w:r>
          </w:p>
        </w:tc>
        <w:tc>
          <w:tcPr>
            <w:tcW w:w="1166" w:type="dxa"/>
          </w:tcPr>
          <w:p w14:paraId="195C5B31" w14:textId="5BC2E0D5"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072325F8" w14:textId="0A4877A7"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4</w:t>
            </w:r>
          </w:p>
        </w:tc>
        <w:tc>
          <w:tcPr>
            <w:tcW w:w="1319" w:type="dxa"/>
            <w:gridSpan w:val="2"/>
          </w:tcPr>
          <w:p w14:paraId="6A74534A" w14:textId="78C8192C"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6.559</w:t>
            </w:r>
          </w:p>
        </w:tc>
        <w:tc>
          <w:tcPr>
            <w:tcW w:w="1319" w:type="dxa"/>
          </w:tcPr>
          <w:p w14:paraId="0BAC2091" w14:textId="79DAA155"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0.927</w:t>
            </w:r>
          </w:p>
        </w:tc>
        <w:tc>
          <w:tcPr>
            <w:tcW w:w="1319" w:type="dxa"/>
          </w:tcPr>
          <w:p w14:paraId="656A169E" w14:textId="6E32532E"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5.302</w:t>
            </w:r>
          </w:p>
        </w:tc>
        <w:tc>
          <w:tcPr>
            <w:tcW w:w="1156" w:type="dxa"/>
          </w:tcPr>
          <w:p w14:paraId="54E6F3F0" w14:textId="082A91A8"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0.943</w:t>
            </w:r>
          </w:p>
        </w:tc>
      </w:tr>
      <w:tr w:rsidR="00E6093B" w14:paraId="4C09654E" w14:textId="708592F9" w:rsidTr="0085056E">
        <w:tc>
          <w:tcPr>
            <w:cnfStyle w:val="001000000000" w:firstRow="0" w:lastRow="0" w:firstColumn="1" w:lastColumn="0" w:oddVBand="0" w:evenVBand="0" w:oddHBand="0" w:evenHBand="0" w:firstRowFirstColumn="0" w:firstRowLastColumn="0" w:lastRowFirstColumn="0" w:lastRowLastColumn="0"/>
            <w:tcW w:w="1714" w:type="dxa"/>
          </w:tcPr>
          <w:p w14:paraId="0EDC51AC" w14:textId="199BEB92" w:rsidR="00E6093B" w:rsidRPr="0085056E" w:rsidRDefault="008B4F8B" w:rsidP="004E2AE7">
            <w:pPr>
              <w:rPr>
                <w:sz w:val="22"/>
                <w:szCs w:val="22"/>
              </w:rPr>
            </w:pPr>
            <w:r w:rsidRPr="0085056E">
              <w:rPr>
                <w:sz w:val="22"/>
                <w:szCs w:val="22"/>
              </w:rPr>
              <w:t>Tree</w:t>
            </w:r>
          </w:p>
        </w:tc>
        <w:tc>
          <w:tcPr>
            <w:tcW w:w="1166" w:type="dxa"/>
          </w:tcPr>
          <w:p w14:paraId="3535E709" w14:textId="5E382584"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Imputed</w:t>
            </w:r>
          </w:p>
        </w:tc>
        <w:tc>
          <w:tcPr>
            <w:tcW w:w="1673" w:type="dxa"/>
          </w:tcPr>
          <w:p w14:paraId="6FED1CE8" w14:textId="7F6E88EA" w:rsidR="00E6093B" w:rsidRPr="0085056E" w:rsidRDefault="008B4F8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4</w:t>
            </w:r>
            <w:r w:rsidR="00795A11" w:rsidRPr="0085056E">
              <w:rPr>
                <w:sz w:val="22"/>
                <w:szCs w:val="22"/>
              </w:rPr>
              <w:t>*</w:t>
            </w:r>
          </w:p>
        </w:tc>
        <w:tc>
          <w:tcPr>
            <w:tcW w:w="1319" w:type="dxa"/>
            <w:gridSpan w:val="2"/>
          </w:tcPr>
          <w:p w14:paraId="767AEBE9" w14:textId="575DD1D0"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13.7</w:t>
            </w:r>
          </w:p>
        </w:tc>
        <w:tc>
          <w:tcPr>
            <w:tcW w:w="1319" w:type="dxa"/>
          </w:tcPr>
          <w:p w14:paraId="64B93EC1" w14:textId="2785B91E"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w:t>
            </w:r>
          </w:p>
        </w:tc>
        <w:tc>
          <w:tcPr>
            <w:tcW w:w="1319" w:type="dxa"/>
          </w:tcPr>
          <w:p w14:paraId="31A96EB8" w14:textId="19E52B52" w:rsidR="00E6093B" w:rsidRPr="0085056E" w:rsidRDefault="008B4F8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12.823</w:t>
            </w:r>
          </w:p>
        </w:tc>
        <w:tc>
          <w:tcPr>
            <w:tcW w:w="1156" w:type="dxa"/>
          </w:tcPr>
          <w:p w14:paraId="4F64441B" w14:textId="501B6C9E"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w:t>
            </w:r>
          </w:p>
        </w:tc>
      </w:tr>
      <w:tr w:rsidR="00E6093B" w14:paraId="58678340" w14:textId="54959E24"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39789083" w14:textId="1464C72C" w:rsidR="00E6093B" w:rsidRPr="0085056E" w:rsidRDefault="00E6093B" w:rsidP="004E2AE7">
            <w:pPr>
              <w:rPr>
                <w:sz w:val="22"/>
                <w:szCs w:val="22"/>
              </w:rPr>
            </w:pPr>
            <w:r w:rsidRPr="0085056E">
              <w:rPr>
                <w:sz w:val="22"/>
                <w:szCs w:val="22"/>
              </w:rPr>
              <w:t>Random Forest</w:t>
            </w:r>
          </w:p>
        </w:tc>
        <w:tc>
          <w:tcPr>
            <w:tcW w:w="1166" w:type="dxa"/>
          </w:tcPr>
          <w:p w14:paraId="614CCCB3" w14:textId="633A918E" w:rsidR="00E6093B" w:rsidRPr="0085056E" w:rsidRDefault="00042A06"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5A55EA6F" w14:textId="7F035684" w:rsidR="00E6093B" w:rsidRPr="0085056E" w:rsidRDefault="00DE40E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16</w:t>
            </w:r>
          </w:p>
        </w:tc>
        <w:tc>
          <w:tcPr>
            <w:tcW w:w="1319" w:type="dxa"/>
            <w:gridSpan w:val="2"/>
          </w:tcPr>
          <w:p w14:paraId="2D0F8462" w14:textId="77ADEF17" w:rsidR="00E6093B" w:rsidRPr="0085056E" w:rsidRDefault="00042A06"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3.606</w:t>
            </w:r>
          </w:p>
        </w:tc>
        <w:tc>
          <w:tcPr>
            <w:tcW w:w="1319" w:type="dxa"/>
          </w:tcPr>
          <w:p w14:paraId="47567832" w14:textId="2BB6AE05" w:rsidR="00E6093B" w:rsidRPr="0085056E" w:rsidRDefault="005E45E0"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0.96</w:t>
            </w:r>
          </w:p>
        </w:tc>
        <w:tc>
          <w:tcPr>
            <w:tcW w:w="1319" w:type="dxa"/>
          </w:tcPr>
          <w:p w14:paraId="5B4DF2C6" w14:textId="70D48698" w:rsidR="00E6093B" w:rsidRPr="0085056E" w:rsidRDefault="00DE40E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2.727</w:t>
            </w:r>
          </w:p>
        </w:tc>
        <w:tc>
          <w:tcPr>
            <w:tcW w:w="1156" w:type="dxa"/>
          </w:tcPr>
          <w:p w14:paraId="0AE0BF38" w14:textId="4DE4632A" w:rsidR="00E6093B" w:rsidRPr="0085056E" w:rsidRDefault="00DE40E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0.971</w:t>
            </w:r>
          </w:p>
        </w:tc>
      </w:tr>
      <w:tr w:rsidR="00E6093B" w14:paraId="0E54F1B2" w14:textId="6B148FA6" w:rsidTr="0085056E">
        <w:tc>
          <w:tcPr>
            <w:cnfStyle w:val="001000000000" w:firstRow="0" w:lastRow="0" w:firstColumn="1" w:lastColumn="0" w:oddVBand="0" w:evenVBand="0" w:oddHBand="0" w:evenHBand="0" w:firstRowFirstColumn="0" w:firstRowLastColumn="0" w:lastRowFirstColumn="0" w:lastRowLastColumn="0"/>
            <w:tcW w:w="1714" w:type="dxa"/>
          </w:tcPr>
          <w:p w14:paraId="5B8835F9" w14:textId="6BC8E1E6" w:rsidR="00E6093B" w:rsidRPr="0085056E" w:rsidRDefault="00E6093B" w:rsidP="004E2AE7">
            <w:pPr>
              <w:rPr>
                <w:sz w:val="22"/>
                <w:szCs w:val="22"/>
              </w:rPr>
            </w:pPr>
            <w:r w:rsidRPr="0085056E">
              <w:rPr>
                <w:sz w:val="22"/>
                <w:szCs w:val="22"/>
              </w:rPr>
              <w:t>Random Forest</w:t>
            </w:r>
          </w:p>
        </w:tc>
        <w:tc>
          <w:tcPr>
            <w:tcW w:w="1166" w:type="dxa"/>
          </w:tcPr>
          <w:p w14:paraId="138B6621" w14:textId="2B042680"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Imputed</w:t>
            </w:r>
          </w:p>
        </w:tc>
        <w:tc>
          <w:tcPr>
            <w:tcW w:w="1673" w:type="dxa"/>
          </w:tcPr>
          <w:p w14:paraId="65D9BD34" w14:textId="23C88987" w:rsidR="00E6093B" w:rsidRPr="0085056E" w:rsidRDefault="00DE40E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4 </w:t>
            </w:r>
          </w:p>
        </w:tc>
        <w:tc>
          <w:tcPr>
            <w:tcW w:w="1319" w:type="dxa"/>
            <w:gridSpan w:val="2"/>
          </w:tcPr>
          <w:p w14:paraId="6D3C5D16" w14:textId="2FC3888F"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5.855</w:t>
            </w:r>
          </w:p>
        </w:tc>
        <w:tc>
          <w:tcPr>
            <w:tcW w:w="1319" w:type="dxa"/>
          </w:tcPr>
          <w:p w14:paraId="3FCC1618" w14:textId="589FA590"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0.935</w:t>
            </w:r>
          </w:p>
        </w:tc>
        <w:tc>
          <w:tcPr>
            <w:tcW w:w="1319" w:type="dxa"/>
          </w:tcPr>
          <w:p w14:paraId="13786F5D" w14:textId="61EB2028"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4.169</w:t>
            </w:r>
          </w:p>
        </w:tc>
        <w:tc>
          <w:tcPr>
            <w:tcW w:w="1156" w:type="dxa"/>
          </w:tcPr>
          <w:p w14:paraId="0ED7B803" w14:textId="67B3F3B3"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0.957</w:t>
            </w:r>
          </w:p>
        </w:tc>
      </w:tr>
    </w:tbl>
    <w:p w14:paraId="3D3025B6" w14:textId="3FF24F11" w:rsidR="004E2AE7" w:rsidRPr="004E2AE7" w:rsidRDefault="00824FFC" w:rsidP="00824FFC">
      <w:pPr>
        <w:pStyle w:val="Subtitle"/>
      </w:pPr>
      <w:r>
        <w:t xml:space="preserve">Table </w:t>
      </w:r>
      <w:r w:rsidR="008F4E01">
        <w:t>1</w:t>
      </w:r>
      <w:r>
        <w:t xml:space="preserve">. Metrics for multiple non-parametric models. </w:t>
      </w:r>
      <w:r w:rsidR="00795A11">
        <w:t>*See appendix for variables used.</w:t>
      </w:r>
    </w:p>
    <w:p w14:paraId="57CF1844" w14:textId="7B934276" w:rsidR="004E2AE7" w:rsidRPr="00824FFC" w:rsidRDefault="00824FFC" w:rsidP="00A7419D">
      <w:r>
        <w:t>Based on the metrics, as seen above, the ASE and R</w:t>
      </w:r>
      <w:r w:rsidR="003E3F59">
        <w:t>-squared</w:t>
      </w:r>
      <w:r>
        <w:t xml:space="preserve"> values from each model were surprisingly good. Since our R</w:t>
      </w:r>
      <w:r w:rsidR="006002EF">
        <w:t>-squared</w:t>
      </w:r>
      <w:r>
        <w:t xml:space="preserve"> was over 90% on our training data set, there was concern about over-fit, but we did not see a decrease in performance once applying to our test data set. </w:t>
      </w:r>
      <w:r w:rsidR="006002EF">
        <w:t>The models were r</w:t>
      </w:r>
      <w:r w:rsidR="007B1408">
        <w:t>u</w:t>
      </w:r>
      <w:r w:rsidR="006002EF">
        <w:t xml:space="preserve">n again with the same parameters but with a different train and test split </w:t>
      </w:r>
      <w:r w:rsidR="000F7CD7">
        <w:t xml:space="preserve">to perform an additional check against over-fit </w:t>
      </w:r>
      <w:r w:rsidR="006002EF">
        <w:t xml:space="preserve">and performed similarly. </w:t>
      </w:r>
      <w:r>
        <w:t xml:space="preserve">This indicates that our model is not overfitting </w:t>
      </w:r>
      <w:r>
        <w:rPr>
          <w:i/>
          <w:iCs/>
        </w:rPr>
        <w:t>specific to our current data set</w:t>
      </w:r>
      <w:r>
        <w:t xml:space="preserve">. </w:t>
      </w:r>
      <w:r w:rsidR="004F5F7B">
        <w:t xml:space="preserve">We could further verify </w:t>
      </w:r>
      <w:r w:rsidR="00C026D1">
        <w:t>whether</w:t>
      </w:r>
      <w:r w:rsidR="004F5F7B">
        <w:t xml:space="preserve"> the data overfits by running this model against a larger data set (for example, with years up to 2019 populated). </w:t>
      </w:r>
      <w:r w:rsidR="00C026D1">
        <w:t xml:space="preserve">The plots of our predicted output versus our actual values can be seen in </w:t>
      </w:r>
      <w:r w:rsidR="00C026D1" w:rsidRPr="0085056E">
        <w:rPr>
          <w:highlight w:val="yellow"/>
        </w:rPr>
        <w:t xml:space="preserve">figures x – </w:t>
      </w:r>
      <w:r w:rsidR="00F86127" w:rsidRPr="0085056E">
        <w:rPr>
          <w:highlight w:val="yellow"/>
        </w:rPr>
        <w:t>z</w:t>
      </w:r>
      <w:r w:rsidR="00C026D1">
        <w:t xml:space="preserve"> in the appendix.</w:t>
      </w:r>
    </w:p>
    <w:p w14:paraId="78586D91" w14:textId="73705560" w:rsidR="003B54A0" w:rsidRDefault="003B54A0" w:rsidP="003B54A0"/>
    <w:p w14:paraId="37882DE6" w14:textId="7EBF7088" w:rsidR="003B54A0" w:rsidRDefault="003B54A0" w:rsidP="003B54A0">
      <w:pPr>
        <w:pStyle w:val="Heading2"/>
      </w:pPr>
      <w:r>
        <w:t>Comparison to Objective 1</w:t>
      </w:r>
    </w:p>
    <w:p w14:paraId="114D08B2" w14:textId="0D9F2855" w:rsidR="000E5ECF" w:rsidRPr="000E5ECF" w:rsidRDefault="000E5ECF" w:rsidP="000E5ECF">
      <w:r>
        <w:t xml:space="preserve">Even with a non-parametric model, both KNN and random forest performed optimally when using the same four predictors as our interpretable model from the first objective. Additionally, the KNN model that used all predictors performed about the same with an imputed data set and a data set with the </w:t>
      </w:r>
      <w:r w:rsidRPr="0085056E">
        <w:rPr>
          <w:rFonts w:ascii="Consolas" w:hAnsi="Consolas" w:cs="Consolas"/>
          <w:sz w:val="21"/>
          <w:szCs w:val="21"/>
        </w:rPr>
        <w:t>NA</w:t>
      </w:r>
      <w:r>
        <w:t xml:space="preserve"> values removed. Overall, with small changes to the data set and predictors, all the nonparametric models performed similarly with ASE generally below 10 and R-squared above 90%. This is interesting to note in comparison to our purely predictive linear regression model which deemed country as an important predictor, and we were not able to use it in our non-parametric models. As noted in our analysis, we did get very high R-squared values and low ASE values which indicates there is likely some overfit in our models. </w:t>
      </w:r>
    </w:p>
    <w:p w14:paraId="13FF0B3D" w14:textId="3A5ED5BD" w:rsidR="00FF4768" w:rsidRDefault="00FF4768" w:rsidP="00FF4768"/>
    <w:p w14:paraId="633A7E70" w14:textId="63553F2D" w:rsidR="00FF4768" w:rsidRPr="00FF4768" w:rsidRDefault="00FF4768" w:rsidP="00FF4768">
      <w:pPr>
        <w:pStyle w:val="Heading1"/>
      </w:pPr>
      <w:r>
        <w:t>Conclusion &amp; Final Recommendations</w:t>
      </w:r>
    </w:p>
    <w:p w14:paraId="7D891F2C" w14:textId="77777777" w:rsidR="004724DF" w:rsidRPr="001C2B3C" w:rsidRDefault="004724DF" w:rsidP="004724DF">
      <w:pPr>
        <w:rPr>
          <w:rFonts w:cstheme="minorHAnsi"/>
        </w:rPr>
      </w:pPr>
      <w:r w:rsidRPr="001C2B3C">
        <w:rPr>
          <w:rFonts w:cstheme="minorHAnsi"/>
        </w:rPr>
        <w:tab/>
      </w:r>
    </w:p>
    <w:p w14:paraId="489083B3" w14:textId="77777777" w:rsidR="004724DF" w:rsidRDefault="004724DF" w:rsidP="004724DF">
      <w:pPr>
        <w:widowControl w:val="0"/>
        <w:autoSpaceDE w:val="0"/>
        <w:autoSpaceDN w:val="0"/>
        <w:adjustRightInd w:val="0"/>
        <w:ind w:left="720" w:firstLine="720"/>
        <w:rPr>
          <w:rFonts w:cstheme="minorHAnsi"/>
          <w:sz w:val="22"/>
          <w:szCs w:val="22"/>
        </w:rPr>
      </w:pPr>
    </w:p>
    <w:p w14:paraId="3A913A12" w14:textId="77777777" w:rsidR="002C65E8" w:rsidRDefault="002C65E8">
      <w:pPr>
        <w:spacing w:after="160" w:line="259" w:lineRule="auto"/>
        <w:rPr>
          <w:rFonts w:asciiTheme="majorHAnsi" w:eastAsiaTheme="majorEastAsia" w:hAnsiTheme="majorHAnsi" w:cstheme="majorBidi"/>
          <w:color w:val="2F5496" w:themeColor="accent1" w:themeShade="BF"/>
          <w:sz w:val="32"/>
          <w:szCs w:val="32"/>
        </w:rPr>
      </w:pPr>
      <w:r>
        <w:br w:type="page"/>
      </w:r>
    </w:p>
    <w:p w14:paraId="6B19492F" w14:textId="027DBC86" w:rsidR="004724DF" w:rsidRDefault="004724DF" w:rsidP="00FF4768">
      <w:pPr>
        <w:pStyle w:val="Heading1"/>
      </w:pPr>
      <w:r w:rsidRPr="001F3236">
        <w:lastRenderedPageBreak/>
        <w:t xml:space="preserve">Appendix </w:t>
      </w:r>
    </w:p>
    <w:p w14:paraId="2CB60E2A" w14:textId="6B6132E5" w:rsidR="007B4096" w:rsidRPr="007B4096" w:rsidRDefault="007B4096" w:rsidP="007B4096">
      <w:pPr>
        <w:pStyle w:val="Heading2"/>
      </w:pPr>
      <w:r>
        <w:t>Figures</w:t>
      </w:r>
    </w:p>
    <w:p w14:paraId="30786C34" w14:textId="77777777" w:rsidR="004724DF" w:rsidRPr="001C2B3C" w:rsidRDefault="004724DF" w:rsidP="004724DF">
      <w:pPr>
        <w:rPr>
          <w:rFonts w:cstheme="minorHAnsi"/>
        </w:rPr>
      </w:pPr>
    </w:p>
    <w:p w14:paraId="4996DAAB" w14:textId="77777777" w:rsidR="003E3F59" w:rsidRDefault="003E3F59" w:rsidP="002C65E8">
      <w:pPr>
        <w:keepNext/>
        <w:jc w:val="center"/>
      </w:pPr>
      <w:r>
        <w:rPr>
          <w:rFonts w:cstheme="minorHAnsi"/>
          <w:noProof/>
        </w:rPr>
        <w:drawing>
          <wp:inline distT="0" distB="0" distL="0" distR="0" wp14:anchorId="1C6ADADD" wp14:editId="37E727F9">
            <wp:extent cx="3841465" cy="2743200"/>
            <wp:effectExtent l="0" t="0" r="0" b="0"/>
            <wp:docPr id="2" name="Picture 2"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 treemap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3B4FA18C" w14:textId="770443D3" w:rsidR="003E3F59" w:rsidRDefault="003E3F59" w:rsidP="002C65E8">
      <w:pPr>
        <w:pStyle w:val="Caption"/>
        <w:jc w:val="center"/>
      </w:pPr>
      <w:bookmarkStart w:id="191" w:name="_Ref52632084"/>
      <w:r>
        <w:t xml:space="preserve">Figure </w:t>
      </w:r>
      <w:r w:rsidR="00C83C95">
        <w:fldChar w:fldCharType="begin"/>
      </w:r>
      <w:r w:rsidR="00C83C95">
        <w:instrText xml:space="preserve"> SEQ Figure \* ARABIC </w:instrText>
      </w:r>
      <w:r w:rsidR="00C83C95">
        <w:fldChar w:fldCharType="separate"/>
      </w:r>
      <w:r w:rsidR="009F4C68">
        <w:rPr>
          <w:noProof/>
        </w:rPr>
        <w:t>3</w:t>
      </w:r>
      <w:r w:rsidR="00C83C95">
        <w:rPr>
          <w:noProof/>
        </w:rPr>
        <w:fldChar w:fldCharType="end"/>
      </w:r>
      <w:bookmarkEnd w:id="191"/>
      <w:r>
        <w:t>: Correlation Matrix, original data</w:t>
      </w:r>
    </w:p>
    <w:p w14:paraId="78F54003" w14:textId="77777777" w:rsidR="003E3F59" w:rsidRDefault="003E3F59" w:rsidP="002C65E8">
      <w:pPr>
        <w:keepNext/>
        <w:jc w:val="center"/>
      </w:pPr>
      <w:r>
        <w:rPr>
          <w:rFonts w:cstheme="minorHAnsi"/>
          <w:noProof/>
        </w:rPr>
        <w:drawing>
          <wp:inline distT="0" distB="0" distL="0" distR="0" wp14:anchorId="229A8B45" wp14:editId="1DDD9D2D">
            <wp:extent cx="3841465" cy="2743200"/>
            <wp:effectExtent l="0" t="0" r="0" b="0"/>
            <wp:docPr id="4" name="Picture 4"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 treemap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73A5B038" w14:textId="084F3A9C" w:rsidR="003E3F59" w:rsidRDefault="003E3F59" w:rsidP="002C65E8">
      <w:pPr>
        <w:pStyle w:val="Caption"/>
        <w:jc w:val="center"/>
      </w:pPr>
      <w:bookmarkStart w:id="192" w:name="_Ref52632095"/>
      <w:r>
        <w:t xml:space="preserve">Figure </w:t>
      </w:r>
      <w:r w:rsidR="00C83C95">
        <w:fldChar w:fldCharType="begin"/>
      </w:r>
      <w:r w:rsidR="00C83C95">
        <w:instrText xml:space="preserve"> SEQ Figure \* ARABIC </w:instrText>
      </w:r>
      <w:r w:rsidR="00C83C95">
        <w:fldChar w:fldCharType="separate"/>
      </w:r>
      <w:r w:rsidR="009F4C68">
        <w:rPr>
          <w:noProof/>
        </w:rPr>
        <w:t>4</w:t>
      </w:r>
      <w:r w:rsidR="00C83C95">
        <w:rPr>
          <w:noProof/>
        </w:rPr>
        <w:fldChar w:fldCharType="end"/>
      </w:r>
      <w:bookmarkEnd w:id="192"/>
      <w:r>
        <w:t>: Correlation Matrix: excluding under 5 deaths, gdp, and thinness 1-19 years</w:t>
      </w:r>
    </w:p>
    <w:p w14:paraId="36663B5F" w14:textId="77777777" w:rsidR="003E3F59" w:rsidRDefault="003E3F59" w:rsidP="002C65E8">
      <w:pPr>
        <w:keepNext/>
        <w:jc w:val="center"/>
      </w:pPr>
      <w:r>
        <w:rPr>
          <w:rFonts w:cstheme="minorHAnsi"/>
          <w:noProof/>
        </w:rPr>
        <w:lastRenderedPageBreak/>
        <w:drawing>
          <wp:inline distT="0" distB="0" distL="0" distR="0" wp14:anchorId="59E38949" wp14:editId="0916895E">
            <wp:extent cx="3841465" cy="2743200"/>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0B007C10" w14:textId="4CC14697" w:rsidR="003E3F59" w:rsidRPr="001C2B3C" w:rsidRDefault="003E3F59" w:rsidP="002C65E8">
      <w:pPr>
        <w:pStyle w:val="Caption"/>
        <w:jc w:val="center"/>
        <w:rPr>
          <w:rFonts w:cstheme="minorHAnsi"/>
        </w:rPr>
      </w:pPr>
      <w:bookmarkStart w:id="193" w:name="_Ref52632126"/>
      <w:r>
        <w:t xml:space="preserve">Figure </w:t>
      </w:r>
      <w:r w:rsidR="00C83C95">
        <w:fldChar w:fldCharType="begin"/>
      </w:r>
      <w:r w:rsidR="00C83C95">
        <w:instrText xml:space="preserve"> SEQ Figure \* ARABIC </w:instrText>
      </w:r>
      <w:r w:rsidR="00C83C95">
        <w:fldChar w:fldCharType="separate"/>
      </w:r>
      <w:r w:rsidR="009F4C68">
        <w:rPr>
          <w:noProof/>
        </w:rPr>
        <w:t>5</w:t>
      </w:r>
      <w:r w:rsidR="00C83C95">
        <w:rPr>
          <w:noProof/>
        </w:rPr>
        <w:fldChar w:fldCharType="end"/>
      </w:r>
      <w:bookmarkEnd w:id="193"/>
      <w:r>
        <w:t>: Correlation Matrix: exluding all from Figure 2 along with population</w:t>
      </w:r>
    </w:p>
    <w:p w14:paraId="2CA42F68" w14:textId="64E0E874" w:rsidR="003E3F59" w:rsidRDefault="003E3F59" w:rsidP="003E3F59">
      <w:pPr>
        <w:keepNext/>
      </w:pPr>
      <w:r>
        <w:rPr>
          <w:noProof/>
        </w:rPr>
        <w:drawing>
          <wp:inline distT="0" distB="0" distL="0" distR="0" wp14:anchorId="40A09871" wp14:editId="7CB43CD0">
            <wp:extent cx="1677248" cy="36576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7248" cy="3657600"/>
                    </a:xfrm>
                    <a:prstGeom prst="rect">
                      <a:avLst/>
                    </a:prstGeom>
                  </pic:spPr>
                </pic:pic>
              </a:graphicData>
            </a:graphic>
          </wp:inline>
        </w:drawing>
      </w:r>
      <w:r w:rsidR="00034930">
        <w:tab/>
      </w:r>
      <w:r w:rsidR="00034930">
        <w:tab/>
      </w:r>
      <w:r w:rsidR="00034930">
        <w:tab/>
      </w:r>
      <w:r w:rsidR="00034930">
        <w:tab/>
      </w:r>
      <w:r w:rsidR="00034930">
        <w:rPr>
          <w:noProof/>
        </w:rPr>
        <w:drawing>
          <wp:inline distT="0" distB="0" distL="0" distR="0" wp14:anchorId="7BE784A0" wp14:editId="4738CDF9">
            <wp:extent cx="1677246" cy="36576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7246" cy="3657600"/>
                    </a:xfrm>
                    <a:prstGeom prst="rect">
                      <a:avLst/>
                    </a:prstGeom>
                  </pic:spPr>
                </pic:pic>
              </a:graphicData>
            </a:graphic>
          </wp:inline>
        </w:drawing>
      </w:r>
    </w:p>
    <w:p w14:paraId="31BB6819" w14:textId="3027C46E" w:rsidR="003E3F59" w:rsidRDefault="003E3F59" w:rsidP="003E3F59">
      <w:pPr>
        <w:pStyle w:val="Caption"/>
      </w:pPr>
      <w:bookmarkStart w:id="194" w:name="_Ref52632509"/>
      <w:r>
        <w:t xml:space="preserve">Figure </w:t>
      </w:r>
      <w:r w:rsidR="00C83C95">
        <w:fldChar w:fldCharType="begin"/>
      </w:r>
      <w:r w:rsidR="00C83C95">
        <w:instrText xml:space="preserve"> SEQ Figure \* ARABIC </w:instrText>
      </w:r>
      <w:r w:rsidR="00C83C95">
        <w:fldChar w:fldCharType="separate"/>
      </w:r>
      <w:r w:rsidR="009F4C68">
        <w:rPr>
          <w:noProof/>
        </w:rPr>
        <w:t>6</w:t>
      </w:r>
      <w:r w:rsidR="00C83C95">
        <w:rPr>
          <w:noProof/>
        </w:rPr>
        <w:fldChar w:fldCharType="end"/>
      </w:r>
      <w:bookmarkEnd w:id="194"/>
      <w:r>
        <w:t>: Missing Values, original data</w:t>
      </w:r>
      <w:r w:rsidR="00034930">
        <w:tab/>
      </w:r>
      <w:r w:rsidR="00034930">
        <w:tab/>
      </w:r>
      <w:r w:rsidR="00034930">
        <w:tab/>
      </w:r>
      <w:r w:rsidR="00034930">
        <w:tab/>
      </w:r>
      <w:bookmarkStart w:id="195" w:name="_Ref52632595"/>
      <w:r w:rsidR="00034930">
        <w:t xml:space="preserve">Figure </w:t>
      </w:r>
      <w:r w:rsidR="00C83C95">
        <w:fldChar w:fldCharType="begin"/>
      </w:r>
      <w:r w:rsidR="00C83C95">
        <w:instrText xml:space="preserve"> SEQ Figure \* ARABIC </w:instrText>
      </w:r>
      <w:r w:rsidR="00C83C95">
        <w:fldChar w:fldCharType="separate"/>
      </w:r>
      <w:r w:rsidR="009F4C68">
        <w:rPr>
          <w:noProof/>
        </w:rPr>
        <w:t>7</w:t>
      </w:r>
      <w:r w:rsidR="00C83C95">
        <w:rPr>
          <w:noProof/>
        </w:rPr>
        <w:fldChar w:fldCharType="end"/>
      </w:r>
      <w:bookmarkEnd w:id="195"/>
      <w:r w:rsidR="00034930">
        <w:t>: Missing values, removed life expectancy</w:t>
      </w:r>
    </w:p>
    <w:p w14:paraId="7D954D36" w14:textId="78F19510" w:rsidR="003E3F59" w:rsidRDefault="003E3F59" w:rsidP="003E3F59">
      <w:pPr>
        <w:keepNext/>
      </w:pPr>
    </w:p>
    <w:p w14:paraId="5A691900" w14:textId="77777777" w:rsidR="003E3F59" w:rsidRDefault="003E3F59" w:rsidP="00034930">
      <w:pPr>
        <w:keepNext/>
        <w:jc w:val="center"/>
      </w:pPr>
      <w:r>
        <w:rPr>
          <w:noProof/>
        </w:rPr>
        <w:drawing>
          <wp:inline distT="0" distB="0" distL="0" distR="0" wp14:anchorId="051954AA" wp14:editId="54E4A3E2">
            <wp:extent cx="4225609" cy="3017520"/>
            <wp:effectExtent l="0" t="0" r="3810" b="508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5609" cy="3017520"/>
                    </a:xfrm>
                    <a:prstGeom prst="rect">
                      <a:avLst/>
                    </a:prstGeom>
                  </pic:spPr>
                </pic:pic>
              </a:graphicData>
            </a:graphic>
          </wp:inline>
        </w:drawing>
      </w:r>
    </w:p>
    <w:p w14:paraId="0CF0FAC2" w14:textId="5AE14EAC" w:rsidR="003E3F59" w:rsidRDefault="003E3F59" w:rsidP="00034930">
      <w:pPr>
        <w:pStyle w:val="Caption"/>
        <w:jc w:val="center"/>
      </w:pPr>
      <w:bookmarkStart w:id="196" w:name="_Ref52633736"/>
      <w:r>
        <w:t xml:space="preserve">Figure </w:t>
      </w:r>
      <w:r w:rsidR="00C83C95">
        <w:fldChar w:fldCharType="begin"/>
      </w:r>
      <w:r w:rsidR="00C83C95">
        <w:instrText xml:space="preserve"> SEQ Figure \* ARABIC </w:instrText>
      </w:r>
      <w:r w:rsidR="00C83C95">
        <w:fldChar w:fldCharType="separate"/>
      </w:r>
      <w:r w:rsidR="009F4C68">
        <w:rPr>
          <w:noProof/>
        </w:rPr>
        <w:t>8</w:t>
      </w:r>
      <w:r w:rsidR="00C83C95">
        <w:rPr>
          <w:noProof/>
        </w:rPr>
        <w:fldChar w:fldCharType="end"/>
      </w:r>
      <w:bookmarkEnd w:id="196"/>
      <w:r>
        <w:t>: Relationship between Hepatitis B and Life Expectancy</w:t>
      </w:r>
    </w:p>
    <w:p w14:paraId="13D08B38" w14:textId="77777777" w:rsidR="003E3F59" w:rsidRDefault="003E3F59" w:rsidP="00034930">
      <w:pPr>
        <w:keepNext/>
        <w:jc w:val="center"/>
      </w:pPr>
      <w:r>
        <w:rPr>
          <w:noProof/>
        </w:rPr>
        <w:drawing>
          <wp:inline distT="0" distB="0" distL="0" distR="0" wp14:anchorId="04214A1C" wp14:editId="0C24BD76">
            <wp:extent cx="2331156" cy="4572000"/>
            <wp:effectExtent l="0" t="0" r="571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31156" cy="4572000"/>
                    </a:xfrm>
                    <a:prstGeom prst="rect">
                      <a:avLst/>
                    </a:prstGeom>
                  </pic:spPr>
                </pic:pic>
              </a:graphicData>
            </a:graphic>
          </wp:inline>
        </w:drawing>
      </w:r>
    </w:p>
    <w:p w14:paraId="4279934C" w14:textId="1F7ACDF0" w:rsidR="003E3F59" w:rsidRDefault="003E3F59" w:rsidP="00034930">
      <w:pPr>
        <w:pStyle w:val="Caption"/>
        <w:jc w:val="center"/>
      </w:pPr>
      <w:bookmarkStart w:id="197" w:name="_Ref52634272"/>
      <w:r>
        <w:t xml:space="preserve">Figure </w:t>
      </w:r>
      <w:r w:rsidR="00C83C95">
        <w:fldChar w:fldCharType="begin"/>
      </w:r>
      <w:r w:rsidR="00C83C95">
        <w:instrText xml:space="preserve"> SEQ Figure \* ARABIC </w:instrText>
      </w:r>
      <w:r w:rsidR="00C83C95">
        <w:fldChar w:fldCharType="separate"/>
      </w:r>
      <w:r w:rsidR="009F4C68">
        <w:rPr>
          <w:noProof/>
        </w:rPr>
        <w:t>9</w:t>
      </w:r>
      <w:r w:rsidR="00C83C95">
        <w:rPr>
          <w:noProof/>
        </w:rPr>
        <w:fldChar w:fldCharType="end"/>
      </w:r>
      <w:bookmarkEnd w:id="197"/>
      <w:r>
        <w:t>: Missing Data, remove Hep B &amp; remaining NA's</w:t>
      </w:r>
    </w:p>
    <w:p w14:paraId="4D14AE0A" w14:textId="5FA9E924" w:rsidR="003E3F59" w:rsidRDefault="003E3F59" w:rsidP="003E3F59">
      <w:pPr>
        <w:keepNext/>
      </w:pPr>
      <w:r>
        <w:rPr>
          <w:noProof/>
        </w:rPr>
        <w:lastRenderedPageBreak/>
        <w:drawing>
          <wp:inline distT="0" distB="0" distL="0" distR="0" wp14:anchorId="78850E90" wp14:editId="60A01FAE">
            <wp:extent cx="2651760" cy="2377519"/>
            <wp:effectExtent l="0" t="0" r="254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1760" cy="2377519"/>
                    </a:xfrm>
                    <a:prstGeom prst="rect">
                      <a:avLst/>
                    </a:prstGeom>
                  </pic:spPr>
                </pic:pic>
              </a:graphicData>
            </a:graphic>
          </wp:inline>
        </w:drawing>
      </w:r>
      <w:r w:rsidR="00034930">
        <w:tab/>
      </w:r>
      <w:r w:rsidR="00136FA8">
        <w:tab/>
      </w:r>
      <w:r w:rsidR="00034930">
        <w:rPr>
          <w:noProof/>
        </w:rPr>
        <w:drawing>
          <wp:inline distT="0" distB="0" distL="0" distR="0" wp14:anchorId="083B8B9C" wp14:editId="781DB86F">
            <wp:extent cx="2651760" cy="2377520"/>
            <wp:effectExtent l="0" t="0" r="254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1760" cy="2377520"/>
                    </a:xfrm>
                    <a:prstGeom prst="rect">
                      <a:avLst/>
                    </a:prstGeom>
                  </pic:spPr>
                </pic:pic>
              </a:graphicData>
            </a:graphic>
          </wp:inline>
        </w:drawing>
      </w:r>
    </w:p>
    <w:p w14:paraId="786A8E1E" w14:textId="008D6262" w:rsidR="00034930" w:rsidRDefault="003E3F59" w:rsidP="00034930">
      <w:pPr>
        <w:pStyle w:val="Caption"/>
      </w:pPr>
      <w:bookmarkStart w:id="198" w:name="_Ref52636056"/>
      <w:r>
        <w:t xml:space="preserve">Figure </w:t>
      </w:r>
      <w:r w:rsidR="00C83C95">
        <w:fldChar w:fldCharType="begin"/>
      </w:r>
      <w:r w:rsidR="00C83C95">
        <w:instrText xml:space="preserve"> SEQ Figure \* ARABIC </w:instrText>
      </w:r>
      <w:r w:rsidR="00C83C95">
        <w:fldChar w:fldCharType="separate"/>
      </w:r>
      <w:r w:rsidR="009F4C68">
        <w:rPr>
          <w:noProof/>
        </w:rPr>
        <w:t>10</w:t>
      </w:r>
      <w:r w:rsidR="00C83C95">
        <w:rPr>
          <w:noProof/>
        </w:rPr>
        <w:fldChar w:fldCharType="end"/>
      </w:r>
      <w:bookmarkEnd w:id="198"/>
      <w:r>
        <w:t>: Life Expectancy &amp; Hepatitis B</w:t>
      </w:r>
      <w:r w:rsidR="00034930">
        <w:tab/>
      </w:r>
      <w:bookmarkStart w:id="199" w:name="_Ref52636064"/>
      <w:r w:rsidR="00034930">
        <w:tab/>
      </w:r>
      <w:r w:rsidR="00034930">
        <w:tab/>
      </w:r>
      <w:r w:rsidR="00034930">
        <w:tab/>
        <w:t xml:space="preserve">Figure </w:t>
      </w:r>
      <w:r w:rsidR="00C83C95">
        <w:fldChar w:fldCharType="begin"/>
      </w:r>
      <w:r w:rsidR="00C83C95">
        <w:instrText xml:space="preserve"> SEQ Figure \* ARABIC </w:instrText>
      </w:r>
      <w:r w:rsidR="00C83C95">
        <w:fldChar w:fldCharType="separate"/>
      </w:r>
      <w:r w:rsidR="009F4C68">
        <w:rPr>
          <w:noProof/>
        </w:rPr>
        <w:t>11</w:t>
      </w:r>
      <w:r w:rsidR="00C83C95">
        <w:rPr>
          <w:noProof/>
        </w:rPr>
        <w:fldChar w:fldCharType="end"/>
      </w:r>
      <w:bookmarkEnd w:id="199"/>
      <w:r w:rsidR="00034930">
        <w:t>: Life Expectancy &amp; Total Expenditure</w:t>
      </w:r>
    </w:p>
    <w:p w14:paraId="2D6590E6" w14:textId="2ADB13C1" w:rsidR="003E3F59" w:rsidRPr="00A51E58" w:rsidRDefault="003E3F59" w:rsidP="003E3F59">
      <w:pPr>
        <w:pStyle w:val="Caption"/>
      </w:pPr>
    </w:p>
    <w:p w14:paraId="2C74842C" w14:textId="1D74962A" w:rsidR="003E3F59" w:rsidRDefault="003E3F59" w:rsidP="003E3F59">
      <w:pPr>
        <w:keepNext/>
      </w:pPr>
    </w:p>
    <w:p w14:paraId="3CA484D1" w14:textId="1461FC20" w:rsidR="003E3F59" w:rsidRDefault="003E3F59" w:rsidP="003E3F59">
      <w:pPr>
        <w:keepNext/>
      </w:pPr>
      <w:r>
        <w:rPr>
          <w:noProof/>
        </w:rPr>
        <w:drawing>
          <wp:inline distT="0" distB="0" distL="0" distR="0" wp14:anchorId="6ECD904C" wp14:editId="46A67A4D">
            <wp:extent cx="2651760" cy="2377520"/>
            <wp:effectExtent l="0" t="0" r="254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1760" cy="2377520"/>
                    </a:xfrm>
                    <a:prstGeom prst="rect">
                      <a:avLst/>
                    </a:prstGeom>
                  </pic:spPr>
                </pic:pic>
              </a:graphicData>
            </a:graphic>
          </wp:inline>
        </w:drawing>
      </w:r>
      <w:r w:rsidR="00034930">
        <w:tab/>
      </w:r>
      <w:r w:rsidR="00136FA8">
        <w:tab/>
      </w:r>
      <w:r w:rsidR="00034930">
        <w:rPr>
          <w:noProof/>
        </w:rPr>
        <w:drawing>
          <wp:inline distT="0" distB="0" distL="0" distR="0" wp14:anchorId="593492E8" wp14:editId="00F8B0F9">
            <wp:extent cx="2651760" cy="2377518"/>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51760" cy="2377518"/>
                    </a:xfrm>
                    <a:prstGeom prst="rect">
                      <a:avLst/>
                    </a:prstGeom>
                  </pic:spPr>
                </pic:pic>
              </a:graphicData>
            </a:graphic>
          </wp:inline>
        </w:drawing>
      </w:r>
    </w:p>
    <w:p w14:paraId="1A351EE0" w14:textId="7B89E6E3" w:rsidR="003E3F59" w:rsidRDefault="003E3F59" w:rsidP="00136FA8">
      <w:pPr>
        <w:pStyle w:val="Caption"/>
      </w:pPr>
      <w:bookmarkStart w:id="200" w:name="_Ref52636101"/>
      <w:r>
        <w:t xml:space="preserve">Figure </w:t>
      </w:r>
      <w:r w:rsidR="00C83C95">
        <w:fldChar w:fldCharType="begin"/>
      </w:r>
      <w:r w:rsidR="00C83C95">
        <w:instrText xml:space="preserve"> SEQ Figure \* ARABIC </w:instrText>
      </w:r>
      <w:r w:rsidR="00C83C95">
        <w:fldChar w:fldCharType="separate"/>
      </w:r>
      <w:r w:rsidR="009F4C68">
        <w:rPr>
          <w:noProof/>
        </w:rPr>
        <w:t>12</w:t>
      </w:r>
      <w:r w:rsidR="00C83C95">
        <w:rPr>
          <w:noProof/>
        </w:rPr>
        <w:fldChar w:fldCharType="end"/>
      </w:r>
      <w:bookmarkEnd w:id="200"/>
      <w:r>
        <w:t>: Life Expectancy &amp; Alcohol</w:t>
      </w:r>
      <w:r w:rsidR="00034930">
        <w:tab/>
      </w:r>
      <w:r w:rsidR="00034930">
        <w:tab/>
      </w:r>
      <w:r w:rsidR="00034930">
        <w:tab/>
      </w:r>
      <w:r w:rsidR="00034930">
        <w:tab/>
      </w:r>
      <w:bookmarkStart w:id="201" w:name="_Ref52636095"/>
      <w:r w:rsidR="00034930">
        <w:t xml:space="preserve">Figure </w:t>
      </w:r>
      <w:r w:rsidR="00C83C95">
        <w:fldChar w:fldCharType="begin"/>
      </w:r>
      <w:r w:rsidR="00C83C95">
        <w:instrText xml:space="preserve"> SEQ Figure \* ARABIC </w:instrText>
      </w:r>
      <w:r w:rsidR="00C83C95">
        <w:fldChar w:fldCharType="separate"/>
      </w:r>
      <w:r w:rsidR="009F4C68">
        <w:rPr>
          <w:noProof/>
        </w:rPr>
        <w:t>13</w:t>
      </w:r>
      <w:r w:rsidR="00C83C95">
        <w:rPr>
          <w:noProof/>
        </w:rPr>
        <w:fldChar w:fldCharType="end"/>
      </w:r>
      <w:bookmarkEnd w:id="201"/>
      <w:r w:rsidR="00034930">
        <w:t>: Life Expectancy &amp; Inc. Comp. of Resources</w:t>
      </w:r>
    </w:p>
    <w:p w14:paraId="052867CB" w14:textId="77777777" w:rsidR="003E3F59" w:rsidRDefault="003E3F59" w:rsidP="003E3F59">
      <w:pPr>
        <w:keepNext/>
      </w:pPr>
      <w:r>
        <w:rPr>
          <w:noProof/>
        </w:rPr>
        <w:drawing>
          <wp:inline distT="0" distB="0" distL="0" distR="0" wp14:anchorId="041D5404" wp14:editId="69C86568">
            <wp:extent cx="2560320" cy="2295539"/>
            <wp:effectExtent l="0" t="0" r="5080" b="317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0320" cy="2295539"/>
                    </a:xfrm>
                    <a:prstGeom prst="rect">
                      <a:avLst/>
                    </a:prstGeom>
                  </pic:spPr>
                </pic:pic>
              </a:graphicData>
            </a:graphic>
          </wp:inline>
        </w:drawing>
      </w:r>
    </w:p>
    <w:p w14:paraId="3FAB830B" w14:textId="7C03C6D7" w:rsidR="00136FA8" w:rsidRDefault="003E3F59" w:rsidP="00136FA8">
      <w:pPr>
        <w:pStyle w:val="Caption"/>
      </w:pPr>
      <w:bookmarkStart w:id="202" w:name="_Ref52636075"/>
      <w:r>
        <w:t xml:space="preserve">Figure </w:t>
      </w:r>
      <w:r w:rsidR="00C83C95">
        <w:fldChar w:fldCharType="begin"/>
      </w:r>
      <w:r w:rsidR="00C83C95">
        <w:instrText xml:space="preserve"> SEQ Figure \* ARABIC </w:instrText>
      </w:r>
      <w:r w:rsidR="00C83C95">
        <w:fldChar w:fldCharType="separate"/>
      </w:r>
      <w:r w:rsidR="009F4C68">
        <w:rPr>
          <w:noProof/>
        </w:rPr>
        <w:t>14</w:t>
      </w:r>
      <w:r w:rsidR="00C83C95">
        <w:rPr>
          <w:noProof/>
        </w:rPr>
        <w:fldChar w:fldCharType="end"/>
      </w:r>
      <w:bookmarkEnd w:id="202"/>
      <w:r>
        <w:t>: Life Expectancy &amp; Schooling</w:t>
      </w:r>
    </w:p>
    <w:p w14:paraId="0B0F12C9" w14:textId="77777777" w:rsidR="00037014" w:rsidRDefault="00037014" w:rsidP="00037014">
      <w:pPr>
        <w:keepNext/>
      </w:pPr>
      <w:r>
        <w:rPr>
          <w:noProof/>
        </w:rPr>
        <w:lastRenderedPageBreak/>
        <w:drawing>
          <wp:inline distT="0" distB="0" distL="0" distR="0" wp14:anchorId="337BA800" wp14:editId="70A64D27">
            <wp:extent cx="5486400" cy="3510475"/>
            <wp:effectExtent l="0" t="0" r="0" b="0"/>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3510475"/>
                    </a:xfrm>
                    <a:prstGeom prst="rect">
                      <a:avLst/>
                    </a:prstGeom>
                  </pic:spPr>
                </pic:pic>
              </a:graphicData>
            </a:graphic>
          </wp:inline>
        </w:drawing>
      </w:r>
    </w:p>
    <w:p w14:paraId="6FB4CA2C" w14:textId="037BE68B" w:rsidR="00037014" w:rsidRDefault="00037014" w:rsidP="00037014">
      <w:pPr>
        <w:pStyle w:val="Caption"/>
      </w:pPr>
      <w:bookmarkStart w:id="203" w:name="_Ref52657621"/>
      <w:r>
        <w:t xml:space="preserve">Figure </w:t>
      </w:r>
      <w:r w:rsidR="00C83C95">
        <w:fldChar w:fldCharType="begin"/>
      </w:r>
      <w:r w:rsidR="00C83C95">
        <w:instrText xml:space="preserve"> SEQ Figure \* ARABIC </w:instrText>
      </w:r>
      <w:r w:rsidR="00C83C95">
        <w:fldChar w:fldCharType="separate"/>
      </w:r>
      <w:r w:rsidR="009F4C68">
        <w:rPr>
          <w:noProof/>
        </w:rPr>
        <w:t>15</w:t>
      </w:r>
      <w:r w:rsidR="00C83C95">
        <w:rPr>
          <w:noProof/>
        </w:rPr>
        <w:fldChar w:fldCharType="end"/>
      </w:r>
      <w:bookmarkEnd w:id="203"/>
      <w:r>
        <w:t>: Plot of RSS, Adjusted RSq, Cp, and BIC for Best Subset Selection</w:t>
      </w:r>
    </w:p>
    <w:p w14:paraId="310BBE3B" w14:textId="686A8B48" w:rsidR="00037014" w:rsidRDefault="00037014" w:rsidP="00037014"/>
    <w:p w14:paraId="32473CAA" w14:textId="77777777" w:rsidR="00037014" w:rsidRDefault="00037014" w:rsidP="00037014">
      <w:pPr>
        <w:keepNext/>
      </w:pPr>
      <w:r>
        <w:rPr>
          <w:noProof/>
        </w:rPr>
        <w:drawing>
          <wp:inline distT="0" distB="0" distL="0" distR="0" wp14:anchorId="03DFE9FF" wp14:editId="4AB54597">
            <wp:extent cx="5852160" cy="3828913"/>
            <wp:effectExtent l="0" t="0" r="2540" b="0"/>
            <wp:docPr id="19" name="Picture 1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alenda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52160" cy="3828913"/>
                    </a:xfrm>
                    <a:prstGeom prst="rect">
                      <a:avLst/>
                    </a:prstGeom>
                  </pic:spPr>
                </pic:pic>
              </a:graphicData>
            </a:graphic>
          </wp:inline>
        </w:drawing>
      </w:r>
    </w:p>
    <w:p w14:paraId="5A6E4935" w14:textId="7D160DF9" w:rsidR="00037014" w:rsidRDefault="00037014" w:rsidP="00037014">
      <w:pPr>
        <w:pStyle w:val="Caption"/>
      </w:pPr>
      <w:bookmarkStart w:id="204" w:name="_Ref52657655"/>
      <w:r>
        <w:t xml:space="preserve">Figure </w:t>
      </w:r>
      <w:r w:rsidR="00C83C95">
        <w:fldChar w:fldCharType="begin"/>
      </w:r>
      <w:r w:rsidR="00C83C95">
        <w:instrText xml:space="preserve"> SEQ Figure \* ARABIC </w:instrText>
      </w:r>
      <w:r w:rsidR="00C83C95">
        <w:fldChar w:fldCharType="separate"/>
      </w:r>
      <w:r w:rsidR="009F4C68">
        <w:rPr>
          <w:noProof/>
        </w:rPr>
        <w:t>16</w:t>
      </w:r>
      <w:r w:rsidR="00C83C95">
        <w:rPr>
          <w:noProof/>
        </w:rPr>
        <w:fldChar w:fldCharType="end"/>
      </w:r>
      <w:bookmarkEnd w:id="204"/>
      <w:r>
        <w:t>: Variable Selection of Best Subset Selection</w:t>
      </w:r>
    </w:p>
    <w:p w14:paraId="5666A05A" w14:textId="2900C63F" w:rsidR="00037014" w:rsidRDefault="00037014" w:rsidP="00037014"/>
    <w:p w14:paraId="23CB8632" w14:textId="77777777" w:rsidR="009F4C68" w:rsidRDefault="00037014" w:rsidP="009F4C68">
      <w:pPr>
        <w:keepNext/>
      </w:pPr>
      <w:r>
        <w:rPr>
          <w:noProof/>
        </w:rPr>
        <w:drawing>
          <wp:inline distT="0" distB="0" distL="0" distR="0" wp14:anchorId="461B37D3" wp14:editId="0E286FD3">
            <wp:extent cx="4041790" cy="2038985"/>
            <wp:effectExtent l="0" t="0" r="0" b="5715"/>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rotWithShape="1">
                    <a:blip r:embed="rId29" cstate="print">
                      <a:extLst>
                        <a:ext uri="{28A0092B-C50C-407E-A947-70E740481C1C}">
                          <a14:useLocalDpi xmlns:a14="http://schemas.microsoft.com/office/drawing/2010/main" val="0"/>
                        </a:ext>
                      </a:extLst>
                    </a:blip>
                    <a:srcRect l="31981" t="23547"/>
                    <a:stretch/>
                  </pic:blipFill>
                  <pic:spPr bwMode="auto">
                    <a:xfrm>
                      <a:off x="0" y="0"/>
                      <a:ext cx="4042775" cy="2039482"/>
                    </a:xfrm>
                    <a:prstGeom prst="rect">
                      <a:avLst/>
                    </a:prstGeom>
                    <a:ln>
                      <a:noFill/>
                    </a:ln>
                    <a:extLst>
                      <a:ext uri="{53640926-AAD7-44D8-BBD7-CCE9431645EC}">
                        <a14:shadowObscured xmlns:a14="http://schemas.microsoft.com/office/drawing/2010/main"/>
                      </a:ext>
                    </a:extLst>
                  </pic:spPr>
                </pic:pic>
              </a:graphicData>
            </a:graphic>
          </wp:inline>
        </w:drawing>
      </w:r>
    </w:p>
    <w:p w14:paraId="25063FAC" w14:textId="33AF4ED4" w:rsidR="00037014" w:rsidRPr="00037014" w:rsidRDefault="009F4C68" w:rsidP="009F4C68">
      <w:pPr>
        <w:pStyle w:val="Caption"/>
      </w:pPr>
      <w:r>
        <w:t xml:space="preserve">Figure </w:t>
      </w:r>
      <w:r w:rsidR="00C83C95">
        <w:fldChar w:fldCharType="begin"/>
      </w:r>
      <w:r w:rsidR="00C83C95">
        <w:instrText xml:space="preserve"> SEQ Figure \* ARABIC </w:instrText>
      </w:r>
      <w:r w:rsidR="00C83C95">
        <w:fldChar w:fldCharType="separate"/>
      </w:r>
      <w:r>
        <w:rPr>
          <w:noProof/>
        </w:rPr>
        <w:t>17</w:t>
      </w:r>
      <w:r w:rsidR="00C83C95">
        <w:rPr>
          <w:noProof/>
        </w:rPr>
        <w:fldChar w:fldCharType="end"/>
      </w:r>
      <w:r>
        <w:t>: Coefficients of Full Model, Forward Selection, and Backwards Selection</w:t>
      </w:r>
    </w:p>
    <w:p w14:paraId="3A4B637E" w14:textId="77777777" w:rsidR="00D27FEA" w:rsidRDefault="00D27FEA" w:rsidP="00D27FEA">
      <w:pPr>
        <w:keepNext/>
      </w:pPr>
      <w:r>
        <w:rPr>
          <w:noProof/>
        </w:rPr>
        <w:drawing>
          <wp:inline distT="0" distB="0" distL="0" distR="0" wp14:anchorId="47D8D4E0" wp14:editId="1E3CDCD5">
            <wp:extent cx="5943600" cy="3664585"/>
            <wp:effectExtent l="0" t="0" r="0" b="571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664585"/>
                    </a:xfrm>
                    <a:prstGeom prst="rect">
                      <a:avLst/>
                    </a:prstGeom>
                  </pic:spPr>
                </pic:pic>
              </a:graphicData>
            </a:graphic>
          </wp:inline>
        </w:drawing>
      </w:r>
    </w:p>
    <w:p w14:paraId="7934A1D3" w14:textId="1BC5BE33" w:rsidR="00D27FEA" w:rsidRDefault="00D27FEA" w:rsidP="00D27FEA">
      <w:pPr>
        <w:pStyle w:val="Caption"/>
      </w:pPr>
      <w:r>
        <w:t xml:space="preserve">Figure </w:t>
      </w:r>
      <w:r w:rsidR="00C83C95">
        <w:fldChar w:fldCharType="begin"/>
      </w:r>
      <w:r w:rsidR="00C83C95">
        <w:instrText xml:space="preserve"> SEQ Figure \* ARABIC </w:instrText>
      </w:r>
      <w:r w:rsidR="00C83C95">
        <w:fldChar w:fldCharType="separate"/>
      </w:r>
      <w:r w:rsidR="009F4C68">
        <w:rPr>
          <w:noProof/>
        </w:rPr>
        <w:t>18</w:t>
      </w:r>
      <w:r w:rsidR="00C83C95">
        <w:rPr>
          <w:noProof/>
        </w:rPr>
        <w:fldChar w:fldCharType="end"/>
      </w:r>
      <w:r>
        <w:t>: Comparison of Predicted Values and Life Expectancy</w:t>
      </w:r>
      <w:ins w:id="205" w:author="Megan Ball" w:date="2020-10-04T10:18:00Z">
        <w:r w:rsidR="00395889">
          <w:t xml:space="preserve"> for interpretable model</w:t>
        </w:r>
      </w:ins>
    </w:p>
    <w:p w14:paraId="08305200" w14:textId="77777777" w:rsidR="00D27FEA" w:rsidRDefault="00D27FEA" w:rsidP="00D27FEA">
      <w:pPr>
        <w:keepNext/>
      </w:pPr>
      <w:r>
        <w:rPr>
          <w:noProof/>
        </w:rPr>
        <w:lastRenderedPageBreak/>
        <w:drawing>
          <wp:inline distT="0" distB="0" distL="0" distR="0" wp14:anchorId="1C83836D" wp14:editId="6C02CE99">
            <wp:extent cx="5943600" cy="3882390"/>
            <wp:effectExtent l="0" t="0" r="0" b="381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882390"/>
                    </a:xfrm>
                    <a:prstGeom prst="rect">
                      <a:avLst/>
                    </a:prstGeom>
                  </pic:spPr>
                </pic:pic>
              </a:graphicData>
            </a:graphic>
          </wp:inline>
        </w:drawing>
      </w:r>
    </w:p>
    <w:p w14:paraId="40C6917B" w14:textId="252C3851" w:rsidR="00D27FEA" w:rsidRDefault="00D27FEA" w:rsidP="00D27FEA">
      <w:pPr>
        <w:pStyle w:val="Caption"/>
      </w:pPr>
      <w:bookmarkStart w:id="206" w:name="_Ref52656756"/>
      <w:r>
        <w:t xml:space="preserve">Figure </w:t>
      </w:r>
      <w:r w:rsidR="00C83C95">
        <w:fldChar w:fldCharType="begin"/>
      </w:r>
      <w:r w:rsidR="00C83C95">
        <w:instrText xml:space="preserve"> SEQ Figure \* ARABIC </w:instrText>
      </w:r>
      <w:r w:rsidR="00C83C95">
        <w:fldChar w:fldCharType="separate"/>
      </w:r>
      <w:r w:rsidR="009F4C68">
        <w:rPr>
          <w:noProof/>
        </w:rPr>
        <w:t>19</w:t>
      </w:r>
      <w:r w:rsidR="00C83C95">
        <w:rPr>
          <w:noProof/>
        </w:rPr>
        <w:fldChar w:fldCharType="end"/>
      </w:r>
      <w:bookmarkEnd w:id="206"/>
      <w:r>
        <w:t>: Analysis of Residuals</w:t>
      </w:r>
    </w:p>
    <w:p w14:paraId="45B7485B" w14:textId="77777777" w:rsidR="00D27FEA" w:rsidRDefault="00D27FEA" w:rsidP="00D27FEA">
      <w:pPr>
        <w:keepNext/>
      </w:pPr>
      <w:r>
        <w:rPr>
          <w:noProof/>
        </w:rPr>
        <w:drawing>
          <wp:inline distT="0" distB="0" distL="0" distR="0" wp14:anchorId="2C33ACB4" wp14:editId="6C1EF6C6">
            <wp:extent cx="5943600" cy="359537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p>
    <w:p w14:paraId="1FB8C8C3" w14:textId="4467F68D" w:rsidR="00D27FEA" w:rsidRDefault="00D27FEA" w:rsidP="00D27FEA">
      <w:pPr>
        <w:pStyle w:val="Caption"/>
      </w:pPr>
      <w:r>
        <w:t xml:space="preserve">Figure </w:t>
      </w:r>
      <w:r w:rsidR="00C83C95">
        <w:fldChar w:fldCharType="begin"/>
      </w:r>
      <w:r w:rsidR="00C83C95">
        <w:instrText xml:space="preserve"> SEQ Figure \* ARABIC </w:instrText>
      </w:r>
      <w:r w:rsidR="00C83C95">
        <w:fldChar w:fldCharType="separate"/>
      </w:r>
      <w:r w:rsidR="009F4C68">
        <w:rPr>
          <w:noProof/>
        </w:rPr>
        <w:t>20</w:t>
      </w:r>
      <w:r w:rsidR="00C83C95">
        <w:rPr>
          <w:noProof/>
        </w:rPr>
        <w:fldChar w:fldCharType="end"/>
      </w:r>
      <w:r>
        <w:t>: Residuals from Fitting Model to the Data</w:t>
      </w:r>
    </w:p>
    <w:p w14:paraId="42CD22E9" w14:textId="0C1E5F81" w:rsidR="00D27FEA" w:rsidRDefault="00D27FEA" w:rsidP="00D27FEA">
      <w:pPr>
        <w:rPr>
          <w:ins w:id="207" w:author="Megan Ball" w:date="2020-10-04T10:18:00Z"/>
        </w:rPr>
      </w:pPr>
    </w:p>
    <w:p w14:paraId="04429B74" w14:textId="307F698A" w:rsidR="00395889" w:rsidRDefault="00395889" w:rsidP="00D27FEA">
      <w:pPr>
        <w:rPr>
          <w:ins w:id="208" w:author="Megan Ball" w:date="2020-10-04T10:19:00Z"/>
          <w:noProof/>
        </w:rPr>
      </w:pPr>
      <w:ins w:id="209" w:author="Megan Ball" w:date="2020-10-04T10:19:00Z">
        <w:r w:rsidRPr="00395889">
          <w:rPr>
            <w:noProof/>
          </w:rPr>
          <w:drawing>
            <wp:inline distT="0" distB="0" distL="0" distR="0" wp14:anchorId="1F74AC2C" wp14:editId="6B291510">
              <wp:extent cx="2799506" cy="1722474"/>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5330" cy="1732210"/>
                      </a:xfrm>
                      <a:prstGeom prst="rect">
                        <a:avLst/>
                      </a:prstGeom>
                    </pic:spPr>
                  </pic:pic>
                </a:graphicData>
              </a:graphic>
            </wp:inline>
          </w:drawing>
        </w:r>
        <w:r w:rsidRPr="00395889">
          <w:rPr>
            <w:noProof/>
          </w:rPr>
          <w:t xml:space="preserve"> </w:t>
        </w:r>
        <w:r w:rsidRPr="00395889">
          <w:rPr>
            <w:noProof/>
          </w:rPr>
          <w:drawing>
            <wp:inline distT="0" distB="0" distL="0" distR="0" wp14:anchorId="768EC7E0" wp14:editId="2F92DEF0">
              <wp:extent cx="2700670" cy="165329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3595" cy="1673450"/>
                      </a:xfrm>
                      <a:prstGeom prst="rect">
                        <a:avLst/>
                      </a:prstGeom>
                    </pic:spPr>
                  </pic:pic>
                </a:graphicData>
              </a:graphic>
            </wp:inline>
          </w:drawing>
        </w:r>
      </w:ins>
    </w:p>
    <w:p w14:paraId="2300B07F" w14:textId="650E3F82" w:rsidR="00395889" w:rsidRDefault="00395889" w:rsidP="00D27FEA">
      <w:pPr>
        <w:rPr>
          <w:ins w:id="210" w:author="Megan Ball" w:date="2020-10-04T10:20:00Z"/>
          <w:noProof/>
        </w:rPr>
      </w:pPr>
      <w:ins w:id="211" w:author="Megan Ball" w:date="2020-10-04T10:19:00Z">
        <w:r w:rsidRPr="00395889">
          <w:rPr>
            <w:noProof/>
          </w:rPr>
          <w:drawing>
            <wp:inline distT="0" distB="0" distL="0" distR="0" wp14:anchorId="3CFB7FCE" wp14:editId="4971DDCE">
              <wp:extent cx="2838893" cy="1774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8072" cy="1785990"/>
                      </a:xfrm>
                      <a:prstGeom prst="rect">
                        <a:avLst/>
                      </a:prstGeom>
                    </pic:spPr>
                  </pic:pic>
                </a:graphicData>
              </a:graphic>
            </wp:inline>
          </w:drawing>
        </w:r>
        <w:r w:rsidRPr="00395889">
          <w:rPr>
            <w:noProof/>
          </w:rPr>
          <w:t xml:space="preserve"> </w:t>
        </w:r>
        <w:r w:rsidRPr="00395889">
          <w:rPr>
            <w:noProof/>
          </w:rPr>
          <w:drawing>
            <wp:inline distT="0" distB="0" distL="0" distR="0" wp14:anchorId="4DA8AA3E" wp14:editId="1B88AAD4">
              <wp:extent cx="2881423" cy="1778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9391" cy="1789817"/>
                      </a:xfrm>
                      <a:prstGeom prst="rect">
                        <a:avLst/>
                      </a:prstGeom>
                    </pic:spPr>
                  </pic:pic>
                </a:graphicData>
              </a:graphic>
            </wp:inline>
          </w:drawing>
        </w:r>
      </w:ins>
    </w:p>
    <w:p w14:paraId="6EA75CC7" w14:textId="3E8F28F1" w:rsidR="00395889" w:rsidRDefault="00395889">
      <w:pPr>
        <w:pStyle w:val="Caption"/>
        <w:rPr>
          <w:ins w:id="212" w:author="Megan Ball" w:date="2020-10-04T10:18:00Z"/>
        </w:rPr>
        <w:pPrChange w:id="213" w:author="Megan Ball" w:date="2020-10-04T10:20:00Z">
          <w:pPr/>
        </w:pPrChange>
      </w:pPr>
      <w:ins w:id="214" w:author="Megan Ball" w:date="2020-10-04T10:20:00Z">
        <w:r>
          <w:t>Figures 21 – 24. Plots of response variable versus each of the predictors on our reduced data set for the interpretable model.</w:t>
        </w:r>
      </w:ins>
    </w:p>
    <w:p w14:paraId="14FF1DAE" w14:textId="100BB2B9" w:rsidR="00395889" w:rsidRDefault="00395889" w:rsidP="00D27FEA">
      <w:pPr>
        <w:rPr>
          <w:ins w:id="215" w:author="Megan Ball" w:date="2020-10-04T10:23:00Z"/>
        </w:rPr>
      </w:pPr>
    </w:p>
    <w:p w14:paraId="2BD41243" w14:textId="303CC518" w:rsidR="00386811" w:rsidRDefault="00386811" w:rsidP="00D27FEA">
      <w:pPr>
        <w:rPr>
          <w:ins w:id="216" w:author="Megan Ball" w:date="2020-10-04T10:23:00Z"/>
        </w:rPr>
      </w:pPr>
      <w:ins w:id="217" w:author="Megan Ball" w:date="2020-10-04T10:23:00Z">
        <w:r w:rsidRPr="00386811">
          <w:rPr>
            <w:noProof/>
          </w:rPr>
          <w:drawing>
            <wp:inline distT="0" distB="0" distL="0" distR="0" wp14:anchorId="4A20818A" wp14:editId="795E42FC">
              <wp:extent cx="5943600" cy="35547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54730"/>
                      </a:xfrm>
                      <a:prstGeom prst="rect">
                        <a:avLst/>
                      </a:prstGeom>
                    </pic:spPr>
                  </pic:pic>
                </a:graphicData>
              </a:graphic>
            </wp:inline>
          </w:drawing>
        </w:r>
      </w:ins>
    </w:p>
    <w:p w14:paraId="2D0E275B" w14:textId="3D8D08A1" w:rsidR="00386811" w:rsidRDefault="00386811" w:rsidP="00386811">
      <w:pPr>
        <w:pStyle w:val="Caption"/>
        <w:rPr>
          <w:ins w:id="218" w:author="Megan Ball" w:date="2020-10-04T10:31:00Z"/>
        </w:rPr>
      </w:pPr>
      <w:ins w:id="219" w:author="Megan Ball" w:date="2020-10-04T10:23:00Z">
        <w:r>
          <w:t>Figures 25. Plot of LASSO results showing the top four predictors.</w:t>
        </w:r>
      </w:ins>
    </w:p>
    <w:p w14:paraId="6690DE21" w14:textId="5EA6896E" w:rsidR="0023461E" w:rsidRDefault="0023461E" w:rsidP="0023461E">
      <w:pPr>
        <w:rPr>
          <w:ins w:id="220" w:author="Megan Ball" w:date="2020-10-04T10:31:00Z"/>
        </w:rPr>
      </w:pPr>
    </w:p>
    <w:p w14:paraId="35F31AF3" w14:textId="2FC16CBC" w:rsidR="0023461E" w:rsidRDefault="0023461E" w:rsidP="0023461E">
      <w:pPr>
        <w:rPr>
          <w:ins w:id="221" w:author="Megan Ball" w:date="2020-10-04T10:31:00Z"/>
        </w:rPr>
      </w:pPr>
      <w:ins w:id="222" w:author="Megan Ball" w:date="2020-10-04T10:31:00Z">
        <w:r w:rsidRPr="0023461E">
          <w:rPr>
            <w:noProof/>
          </w:rPr>
          <w:lastRenderedPageBreak/>
          <w:drawing>
            <wp:inline distT="0" distB="0" distL="0" distR="0" wp14:anchorId="2A3B39F1" wp14:editId="10B2A06F">
              <wp:extent cx="5943600" cy="35591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59175"/>
                      </a:xfrm>
                      <a:prstGeom prst="rect">
                        <a:avLst/>
                      </a:prstGeom>
                    </pic:spPr>
                  </pic:pic>
                </a:graphicData>
              </a:graphic>
            </wp:inline>
          </w:drawing>
        </w:r>
      </w:ins>
    </w:p>
    <w:p w14:paraId="3C8CAEBB" w14:textId="615DF0DC" w:rsidR="0023461E" w:rsidRDefault="0023461E" w:rsidP="0023461E">
      <w:pPr>
        <w:pStyle w:val="Caption"/>
        <w:rPr>
          <w:ins w:id="223" w:author="Megan Ball" w:date="2020-10-04T10:31:00Z"/>
        </w:rPr>
      </w:pPr>
      <w:ins w:id="224" w:author="Megan Ball" w:date="2020-10-04T10:31:00Z">
        <w:r>
          <w:t>Figures 26. Plot of LASSO results including country.</w:t>
        </w:r>
      </w:ins>
    </w:p>
    <w:p w14:paraId="2A753ACB" w14:textId="77777777" w:rsidR="0023461E" w:rsidRPr="0023461E" w:rsidRDefault="0023461E">
      <w:pPr>
        <w:rPr>
          <w:ins w:id="225" w:author="Megan Ball" w:date="2020-10-04T10:23:00Z"/>
          <w:rPrChange w:id="226" w:author="Megan Ball" w:date="2020-10-04T10:31:00Z">
            <w:rPr>
              <w:ins w:id="227" w:author="Megan Ball" w:date="2020-10-04T10:23:00Z"/>
            </w:rPr>
          </w:rPrChange>
        </w:rPr>
        <w:pPrChange w:id="228" w:author="Megan Ball" w:date="2020-10-04T10:31:00Z">
          <w:pPr>
            <w:pStyle w:val="Caption"/>
          </w:pPr>
        </w:pPrChange>
      </w:pPr>
    </w:p>
    <w:p w14:paraId="2661F3D3" w14:textId="77777777" w:rsidR="00386811" w:rsidRPr="00D27FEA" w:rsidRDefault="00386811" w:rsidP="00D27FEA"/>
    <w:p w14:paraId="305C2C25" w14:textId="77777777" w:rsidR="00795A11" w:rsidRPr="0085056E" w:rsidRDefault="00795A11" w:rsidP="00795A11">
      <w:pPr>
        <w:pStyle w:val="SourceCode"/>
        <w:rPr>
          <w:sz w:val="21"/>
          <w:szCs w:val="21"/>
        </w:rPr>
      </w:pPr>
      <w:r w:rsidRPr="0085056E">
        <w:rPr>
          <w:rStyle w:val="CommentTok"/>
          <w:sz w:val="21"/>
          <w:szCs w:val="21"/>
        </w:rPr>
        <w:t># Remove country because this tree function has a maximum of 32 levels</w:t>
      </w:r>
      <w:r w:rsidRPr="0085056E">
        <w:rPr>
          <w:sz w:val="21"/>
          <w:szCs w:val="21"/>
        </w:rPr>
        <w:br/>
      </w:r>
      <w:r w:rsidRPr="0085056E">
        <w:rPr>
          <w:rStyle w:val="NormalTok"/>
          <w:sz w:val="21"/>
          <w:szCs w:val="21"/>
        </w:rPr>
        <w:t>tree1 &lt;-</w:t>
      </w:r>
      <w:r w:rsidRPr="0085056E">
        <w:rPr>
          <w:rStyle w:val="StringTok"/>
          <w:sz w:val="21"/>
          <w:szCs w:val="21"/>
        </w:rPr>
        <w:t xml:space="preserve"> </w:t>
      </w:r>
      <w:r w:rsidRPr="0085056E">
        <w:rPr>
          <w:rStyle w:val="KeywordTok"/>
          <w:sz w:val="21"/>
          <w:szCs w:val="21"/>
        </w:rPr>
        <w:t>tree</w:t>
      </w:r>
      <w:r w:rsidRPr="0085056E">
        <w:rPr>
          <w:rStyle w:val="NormalTok"/>
          <w:sz w:val="21"/>
          <w:szCs w:val="21"/>
        </w:rPr>
        <w:t xml:space="preserve">(life_expectancy </w:t>
      </w:r>
      <w:r w:rsidRPr="0085056E">
        <w:rPr>
          <w:rStyle w:val="OperatorTok"/>
          <w:sz w:val="21"/>
          <w:szCs w:val="21"/>
        </w:rPr>
        <w:t>~</w:t>
      </w:r>
      <w:r w:rsidRPr="0085056E">
        <w:rPr>
          <w:rStyle w:val="StringTok"/>
          <w:sz w:val="21"/>
          <w:szCs w:val="21"/>
        </w:rPr>
        <w:t xml:space="preserve"> </w:t>
      </w:r>
      <w:r w:rsidRPr="0085056E">
        <w:rPr>
          <w:rStyle w:val="NormalTok"/>
          <w:sz w:val="21"/>
          <w:szCs w:val="21"/>
        </w:rPr>
        <w:t xml:space="preserve">., </w:t>
      </w:r>
      <w:r w:rsidRPr="0085056E">
        <w:rPr>
          <w:rStyle w:val="DataTypeTok"/>
          <w:sz w:val="21"/>
          <w:szCs w:val="21"/>
        </w:rPr>
        <w:t>data =</w:t>
      </w:r>
      <w:r w:rsidRPr="0085056E">
        <w:rPr>
          <w:rStyle w:val="NormalTok"/>
          <w:sz w:val="21"/>
          <w:szCs w:val="21"/>
        </w:rPr>
        <w:t xml:space="preserve"> tree_train[, </w:t>
      </w:r>
      <w:r w:rsidRPr="0085056E">
        <w:rPr>
          <w:rStyle w:val="DecValTok"/>
          <w:sz w:val="21"/>
          <w:szCs w:val="21"/>
        </w:rPr>
        <w:t>-1</w:t>
      </w:r>
      <w:r w:rsidRPr="0085056E">
        <w:rPr>
          <w:rStyle w:val="NormalTok"/>
          <w:sz w:val="21"/>
          <w:szCs w:val="21"/>
        </w:rPr>
        <w:t>])</w:t>
      </w:r>
      <w:r w:rsidRPr="0085056E">
        <w:rPr>
          <w:sz w:val="21"/>
          <w:szCs w:val="21"/>
        </w:rPr>
        <w:br/>
      </w:r>
      <w:r w:rsidRPr="0085056E">
        <w:rPr>
          <w:rStyle w:val="KeywordTok"/>
          <w:sz w:val="21"/>
          <w:szCs w:val="21"/>
        </w:rPr>
        <w:t>summary</w:t>
      </w:r>
      <w:r w:rsidRPr="0085056E">
        <w:rPr>
          <w:rStyle w:val="NormalTok"/>
          <w:sz w:val="21"/>
          <w:szCs w:val="21"/>
        </w:rPr>
        <w:t>(tree1)</w:t>
      </w:r>
    </w:p>
    <w:p w14:paraId="5B165C09" w14:textId="77777777" w:rsidR="00795A11" w:rsidRPr="0085056E" w:rsidRDefault="00795A11" w:rsidP="00795A11">
      <w:pPr>
        <w:pStyle w:val="SourceCode"/>
        <w:rPr>
          <w:sz w:val="21"/>
          <w:szCs w:val="21"/>
        </w:rPr>
      </w:pPr>
      <w:r w:rsidRPr="0085056E">
        <w:rPr>
          <w:rStyle w:val="VerbatimChar"/>
          <w:sz w:val="21"/>
          <w:szCs w:val="21"/>
        </w:rPr>
        <w:t xml:space="preserve">## </w:t>
      </w:r>
      <w:r w:rsidRPr="0085056E">
        <w:rPr>
          <w:sz w:val="21"/>
          <w:szCs w:val="21"/>
        </w:rPr>
        <w:br/>
      </w:r>
      <w:r w:rsidRPr="0085056E">
        <w:rPr>
          <w:rStyle w:val="VerbatimChar"/>
          <w:sz w:val="21"/>
          <w:szCs w:val="21"/>
        </w:rPr>
        <w:t>## Regression tree:</w:t>
      </w:r>
      <w:r w:rsidRPr="0085056E">
        <w:rPr>
          <w:sz w:val="21"/>
          <w:szCs w:val="21"/>
        </w:rPr>
        <w:br/>
      </w:r>
      <w:r w:rsidRPr="0085056E">
        <w:rPr>
          <w:rStyle w:val="VerbatimChar"/>
          <w:sz w:val="21"/>
          <w:szCs w:val="21"/>
        </w:rPr>
        <w:t>## tree(formula = life_expectancy ~ ., data = tree_train[, -1])</w:t>
      </w:r>
      <w:r w:rsidRPr="0085056E">
        <w:rPr>
          <w:sz w:val="21"/>
          <w:szCs w:val="21"/>
        </w:rPr>
        <w:br/>
      </w:r>
      <w:r w:rsidRPr="0085056E">
        <w:rPr>
          <w:rStyle w:val="VerbatimChar"/>
          <w:sz w:val="21"/>
          <w:szCs w:val="21"/>
        </w:rPr>
        <w:t>## Variables actually used in tree construction:</w:t>
      </w:r>
      <w:r w:rsidRPr="0085056E">
        <w:rPr>
          <w:sz w:val="21"/>
          <w:szCs w:val="21"/>
        </w:rPr>
        <w:br/>
      </w:r>
      <w:r w:rsidRPr="0085056E">
        <w:rPr>
          <w:rStyle w:val="VerbatimChar"/>
          <w:sz w:val="21"/>
          <w:szCs w:val="21"/>
        </w:rPr>
        <w:t>## [1] "hiv_aids"                        "income_composition_of_resources"</w:t>
      </w:r>
      <w:r w:rsidRPr="0085056E">
        <w:rPr>
          <w:sz w:val="21"/>
          <w:szCs w:val="21"/>
        </w:rPr>
        <w:br/>
      </w:r>
      <w:r w:rsidRPr="0085056E">
        <w:rPr>
          <w:rStyle w:val="VerbatimChar"/>
          <w:sz w:val="21"/>
          <w:szCs w:val="21"/>
        </w:rPr>
        <w:t xml:space="preserve">## [3] "adult_mortality"                 "infant_deaths"                  </w:t>
      </w:r>
      <w:r w:rsidRPr="0085056E">
        <w:rPr>
          <w:sz w:val="21"/>
          <w:szCs w:val="21"/>
        </w:rPr>
        <w:br/>
      </w:r>
      <w:r w:rsidRPr="0085056E">
        <w:rPr>
          <w:rStyle w:val="VerbatimChar"/>
          <w:sz w:val="21"/>
          <w:szCs w:val="21"/>
        </w:rPr>
        <w:t xml:space="preserve">## Number of terminal nodes:  9 </w:t>
      </w:r>
      <w:r w:rsidRPr="0085056E">
        <w:rPr>
          <w:sz w:val="21"/>
          <w:szCs w:val="21"/>
        </w:rPr>
        <w:br/>
      </w:r>
      <w:r w:rsidRPr="0085056E">
        <w:rPr>
          <w:rStyle w:val="VerbatimChar"/>
          <w:sz w:val="21"/>
          <w:szCs w:val="21"/>
        </w:rPr>
        <w:t xml:space="preserve">## Residual mean deviance:  13.7 = 29990 / 2189 </w:t>
      </w:r>
      <w:r w:rsidRPr="0085056E">
        <w:rPr>
          <w:sz w:val="21"/>
          <w:szCs w:val="21"/>
        </w:rPr>
        <w:br/>
      </w:r>
      <w:r w:rsidRPr="0085056E">
        <w:rPr>
          <w:rStyle w:val="VerbatimChar"/>
          <w:sz w:val="21"/>
          <w:szCs w:val="21"/>
        </w:rPr>
        <w:t>## Distribution of residuals:</w:t>
      </w:r>
      <w:r w:rsidRPr="0085056E">
        <w:rPr>
          <w:sz w:val="21"/>
          <w:szCs w:val="21"/>
        </w:rPr>
        <w:br/>
      </w:r>
      <w:r w:rsidRPr="0085056E">
        <w:rPr>
          <w:rStyle w:val="VerbatimChar"/>
          <w:sz w:val="21"/>
          <w:szCs w:val="21"/>
        </w:rPr>
        <w:t xml:space="preserve">##      Min.   1st Qu.    Median      Mean   3rd Qu.      Max. </w:t>
      </w:r>
      <w:r w:rsidRPr="0085056E">
        <w:rPr>
          <w:sz w:val="21"/>
          <w:szCs w:val="21"/>
        </w:rPr>
        <w:br/>
      </w:r>
      <w:r w:rsidRPr="0085056E">
        <w:rPr>
          <w:rStyle w:val="VerbatimChar"/>
          <w:sz w:val="21"/>
          <w:szCs w:val="21"/>
        </w:rPr>
        <w:t>## -16.51000  -2.11000  -0.05483   0.00000   2.19300  16.19000</w:t>
      </w:r>
    </w:p>
    <w:p w14:paraId="3CAF2D28" w14:textId="679C4687" w:rsidR="00C026D1" w:rsidRDefault="004D15BB" w:rsidP="004D15BB">
      <w:pPr>
        <w:pStyle w:val="Caption"/>
      </w:pPr>
      <w:r>
        <w:t xml:space="preserve">Figure </w:t>
      </w:r>
      <w:r w:rsidR="00C83C95">
        <w:fldChar w:fldCharType="begin"/>
      </w:r>
      <w:r w:rsidR="00C83C95">
        <w:instrText xml:space="preserve"> SEQ Figure \* ARABIC </w:instrText>
      </w:r>
      <w:r w:rsidR="00C83C95">
        <w:fldChar w:fldCharType="separate"/>
      </w:r>
      <w:r w:rsidR="009F4C68">
        <w:rPr>
          <w:noProof/>
        </w:rPr>
        <w:t>2</w:t>
      </w:r>
      <w:del w:id="229" w:author="Megan Ball" w:date="2020-10-04T10:20:00Z">
        <w:r w:rsidR="009F4C68" w:rsidDel="00395889">
          <w:rPr>
            <w:noProof/>
          </w:rPr>
          <w:delText>1</w:delText>
        </w:r>
      </w:del>
      <w:r w:rsidR="00C83C95">
        <w:rPr>
          <w:noProof/>
        </w:rPr>
        <w:fldChar w:fldCharType="end"/>
      </w:r>
      <w:ins w:id="230" w:author="Megan Ball" w:date="2020-10-04T10:20:00Z">
        <w:r w:rsidR="00395889">
          <w:rPr>
            <w:noProof/>
          </w:rPr>
          <w:t>5</w:t>
        </w:r>
      </w:ins>
      <w:r>
        <w:t xml:space="preserve">: </w:t>
      </w:r>
      <w:r w:rsidRPr="00D17E35">
        <w:t>Output chunk for tree model showing the four variables used in the tree construction</w:t>
      </w:r>
    </w:p>
    <w:p w14:paraId="7BC2D561" w14:textId="77777777" w:rsidR="004D15BB" w:rsidRDefault="00C026D1" w:rsidP="004D15BB">
      <w:pPr>
        <w:keepNext/>
      </w:pPr>
      <w:bookmarkStart w:id="231" w:name="_Hlk52641711"/>
      <w:r>
        <w:rPr>
          <w:noProof/>
        </w:rPr>
        <w:lastRenderedPageBreak/>
        <w:drawing>
          <wp:inline distT="0" distB="0" distL="0" distR="0" wp14:anchorId="33C224D1" wp14:editId="58C781D9">
            <wp:extent cx="3657600" cy="2528486"/>
            <wp:effectExtent l="0" t="0" r="0" b="0"/>
            <wp:docPr id="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3.png"/>
                    <pic:cNvPicPr>
                      <a:picLocks noChangeAspect="1" noChangeArrowheads="1"/>
                    </pic:cNvPicPr>
                  </pic:nvPicPr>
                  <pic:blipFill rotWithShape="1">
                    <a:blip r:embed="rId39"/>
                    <a:srcRect t="13588"/>
                    <a:stretch/>
                  </pic:blipFill>
                  <pic:spPr bwMode="auto">
                    <a:xfrm>
                      <a:off x="0" y="0"/>
                      <a:ext cx="3657600" cy="2528486"/>
                    </a:xfrm>
                    <a:prstGeom prst="rect">
                      <a:avLst/>
                    </a:prstGeom>
                    <a:noFill/>
                    <a:ln>
                      <a:noFill/>
                    </a:ln>
                    <a:extLst>
                      <a:ext uri="{53640926-AAD7-44D8-BBD7-CCE9431645EC}">
                        <a14:shadowObscured xmlns:a14="http://schemas.microsoft.com/office/drawing/2010/main"/>
                      </a:ext>
                    </a:extLst>
                  </pic:spPr>
                </pic:pic>
              </a:graphicData>
            </a:graphic>
          </wp:inline>
        </w:drawing>
      </w:r>
    </w:p>
    <w:p w14:paraId="4B3C8A5F" w14:textId="559126FC" w:rsidR="00C026D1" w:rsidRDefault="004D15BB" w:rsidP="004D15BB">
      <w:pPr>
        <w:pStyle w:val="Caption"/>
      </w:pPr>
      <w:r>
        <w:t xml:space="preserve">Figure </w:t>
      </w:r>
      <w:r w:rsidR="00C83C95">
        <w:fldChar w:fldCharType="begin"/>
      </w:r>
      <w:r w:rsidR="00C83C95">
        <w:instrText xml:space="preserve"> SEQ Figure \* ARABIC </w:instrText>
      </w:r>
      <w:r w:rsidR="00C83C95">
        <w:fldChar w:fldCharType="separate"/>
      </w:r>
      <w:r w:rsidR="009F4C68">
        <w:rPr>
          <w:noProof/>
        </w:rPr>
        <w:t>2</w:t>
      </w:r>
      <w:del w:id="232" w:author="Megan Ball" w:date="2020-10-04T10:21:00Z">
        <w:r w:rsidR="009F4C68" w:rsidDel="00395889">
          <w:rPr>
            <w:noProof/>
          </w:rPr>
          <w:delText>2</w:delText>
        </w:r>
      </w:del>
      <w:r w:rsidR="00C83C95">
        <w:rPr>
          <w:noProof/>
        </w:rPr>
        <w:fldChar w:fldCharType="end"/>
      </w:r>
      <w:ins w:id="233" w:author="Megan Ball" w:date="2020-10-04T10:21:00Z">
        <w:r w:rsidR="00395889">
          <w:rPr>
            <w:noProof/>
          </w:rPr>
          <w:t>6</w:t>
        </w:r>
      </w:ins>
      <w:r>
        <w:t xml:space="preserve">: </w:t>
      </w:r>
      <w:r w:rsidRPr="008B01A0">
        <w:t>Model fit for our test data set using a tree regression</w:t>
      </w:r>
    </w:p>
    <w:bookmarkEnd w:id="231"/>
    <w:p w14:paraId="017FD860" w14:textId="77777777" w:rsidR="004D15BB" w:rsidRDefault="00C026D1" w:rsidP="004D15BB">
      <w:pPr>
        <w:keepNext/>
      </w:pPr>
      <w:r>
        <w:rPr>
          <w:noProof/>
        </w:rPr>
        <w:drawing>
          <wp:inline distT="0" distB="0" distL="0" distR="0" wp14:anchorId="115FFAB1" wp14:editId="49DB6776">
            <wp:extent cx="3656965" cy="2300681"/>
            <wp:effectExtent l="0" t="0" r="635" b="0"/>
            <wp:docPr id="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4.png"/>
                    <pic:cNvPicPr>
                      <a:picLocks noChangeAspect="1" noChangeArrowheads="1"/>
                    </pic:cNvPicPr>
                  </pic:nvPicPr>
                  <pic:blipFill rotWithShape="1">
                    <a:blip r:embed="rId40"/>
                    <a:srcRect t="17068" b="4292"/>
                    <a:stretch/>
                  </pic:blipFill>
                  <pic:spPr bwMode="auto">
                    <a:xfrm>
                      <a:off x="0" y="0"/>
                      <a:ext cx="3657600" cy="2301080"/>
                    </a:xfrm>
                    <a:prstGeom prst="rect">
                      <a:avLst/>
                    </a:prstGeom>
                    <a:noFill/>
                    <a:ln>
                      <a:noFill/>
                    </a:ln>
                    <a:extLst>
                      <a:ext uri="{53640926-AAD7-44D8-BBD7-CCE9431645EC}">
                        <a14:shadowObscured xmlns:a14="http://schemas.microsoft.com/office/drawing/2010/main"/>
                      </a:ext>
                    </a:extLst>
                  </pic:spPr>
                </pic:pic>
              </a:graphicData>
            </a:graphic>
          </wp:inline>
        </w:drawing>
      </w:r>
    </w:p>
    <w:p w14:paraId="43A5ABE9" w14:textId="4DA6D343" w:rsidR="00C026D1" w:rsidRPr="00C026D1" w:rsidRDefault="004D15BB" w:rsidP="004D15BB">
      <w:pPr>
        <w:pStyle w:val="Caption"/>
      </w:pPr>
      <w:r>
        <w:t xml:space="preserve">Figure </w:t>
      </w:r>
      <w:del w:id="234" w:author="Megan Ball" w:date="2020-10-04T10:21:00Z">
        <w:r w:rsidR="00E45ACC" w:rsidDel="00395889">
          <w:fldChar w:fldCharType="begin"/>
        </w:r>
        <w:r w:rsidR="00E45ACC" w:rsidDel="00395889">
          <w:delInstrText xml:space="preserve"> SEQ Figure \* ARABIC </w:delInstrText>
        </w:r>
        <w:r w:rsidR="00E45ACC" w:rsidDel="00395889">
          <w:fldChar w:fldCharType="separate"/>
        </w:r>
        <w:r w:rsidR="009F4C68" w:rsidDel="00395889">
          <w:rPr>
            <w:noProof/>
          </w:rPr>
          <w:delText>23</w:delText>
        </w:r>
        <w:r w:rsidR="00E45ACC" w:rsidDel="00395889">
          <w:rPr>
            <w:noProof/>
          </w:rPr>
          <w:fldChar w:fldCharType="end"/>
        </w:r>
      </w:del>
      <w:ins w:id="235" w:author="Megan Ball" w:date="2020-10-04T10:21:00Z">
        <w:r w:rsidR="00395889">
          <w:t>27:</w:t>
        </w:r>
      </w:ins>
      <w:del w:id="236" w:author="Megan Ball" w:date="2020-10-04T10:21:00Z">
        <w:r w:rsidDel="00395889">
          <w:delText>:</w:delText>
        </w:r>
      </w:del>
      <w:r>
        <w:t xml:space="preserve"> </w:t>
      </w:r>
      <w:r w:rsidRPr="001A5C11">
        <w:t>Model fit for our test data set using a random forest regression which used all predictors and 5 splits per node</w:t>
      </w:r>
    </w:p>
    <w:p w14:paraId="063B6049" w14:textId="77777777" w:rsidR="004D15BB" w:rsidRDefault="000F7CD7" w:rsidP="004D15BB">
      <w:pPr>
        <w:keepNext/>
      </w:pPr>
      <w:r>
        <w:rPr>
          <w:noProof/>
        </w:rPr>
        <w:drawing>
          <wp:inline distT="0" distB="0" distL="0" distR="0" wp14:anchorId="51B44B9D" wp14:editId="637BA90B">
            <wp:extent cx="3656965" cy="2293185"/>
            <wp:effectExtent l="0" t="0" r="635" b="5715"/>
            <wp:docPr id="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5.png"/>
                    <pic:cNvPicPr>
                      <a:picLocks noChangeAspect="1" noChangeArrowheads="1"/>
                    </pic:cNvPicPr>
                  </pic:nvPicPr>
                  <pic:blipFill rotWithShape="1">
                    <a:blip r:embed="rId41"/>
                    <a:srcRect t="17580" b="4035"/>
                    <a:stretch/>
                  </pic:blipFill>
                  <pic:spPr bwMode="auto">
                    <a:xfrm>
                      <a:off x="0" y="0"/>
                      <a:ext cx="3657600" cy="2293583"/>
                    </a:xfrm>
                    <a:prstGeom prst="rect">
                      <a:avLst/>
                    </a:prstGeom>
                    <a:noFill/>
                    <a:ln>
                      <a:noFill/>
                    </a:ln>
                    <a:extLst>
                      <a:ext uri="{53640926-AAD7-44D8-BBD7-CCE9431645EC}">
                        <a14:shadowObscured xmlns:a14="http://schemas.microsoft.com/office/drawing/2010/main"/>
                      </a:ext>
                    </a:extLst>
                  </pic:spPr>
                </pic:pic>
              </a:graphicData>
            </a:graphic>
          </wp:inline>
        </w:drawing>
      </w:r>
    </w:p>
    <w:p w14:paraId="552B59A0" w14:textId="1966AEA6" w:rsidR="00C026D1" w:rsidRDefault="004D15BB" w:rsidP="004D15BB">
      <w:pPr>
        <w:pStyle w:val="Caption"/>
      </w:pPr>
      <w:r>
        <w:t xml:space="preserve">Figure </w:t>
      </w:r>
      <w:ins w:id="237" w:author="Megan Ball" w:date="2020-10-04T10:21:00Z">
        <w:r w:rsidR="00395889">
          <w:t>28</w:t>
        </w:r>
      </w:ins>
      <w:r w:rsidR="00C83C95">
        <w:fldChar w:fldCharType="begin"/>
      </w:r>
      <w:r w:rsidR="00C83C95">
        <w:instrText xml:space="preserve"> SEQ Figure \* ARABIC </w:instrText>
      </w:r>
      <w:r w:rsidR="00C83C95">
        <w:fldChar w:fldCharType="separate"/>
      </w:r>
      <w:del w:id="238" w:author="Megan Ball" w:date="2020-10-04T10:21:00Z">
        <w:r w:rsidR="009F4C68" w:rsidDel="00395889">
          <w:rPr>
            <w:noProof/>
          </w:rPr>
          <w:delText>24</w:delText>
        </w:r>
      </w:del>
      <w:r w:rsidR="00C83C95">
        <w:rPr>
          <w:noProof/>
        </w:rPr>
        <w:fldChar w:fldCharType="end"/>
      </w:r>
      <w:r>
        <w:t xml:space="preserve">: </w:t>
      </w:r>
      <w:r w:rsidRPr="006E61A8">
        <w:t>Model fit for our test data set using a random forest regression which used only the top four predictors and 1 split per node</w:t>
      </w:r>
    </w:p>
    <w:p w14:paraId="703D80A9" w14:textId="5CD5D0E0" w:rsidR="007B4096" w:rsidRDefault="007B4096" w:rsidP="007B4096">
      <w:pPr>
        <w:pStyle w:val="Heading2"/>
      </w:pPr>
      <w:r>
        <w:lastRenderedPageBreak/>
        <w:t>R Code</w:t>
      </w:r>
    </w:p>
    <w:p w14:paraId="341F3C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knitr::opts_chunk$set(echo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2D685C0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(tidyverse)</w:t>
      </w:r>
    </w:p>
    <w:p w14:paraId="179F00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(corrplot)</w:t>
      </w:r>
    </w:p>
    <w:p w14:paraId="49D419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(GGally)</w:t>
      </w:r>
    </w:p>
    <w:p w14:paraId="68DA69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(gt)</w:t>
      </w:r>
    </w:p>
    <w:p w14:paraId="1E1C68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(hrbrthemes)</w:t>
      </w:r>
    </w:p>
    <w:p w14:paraId="42F043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(car)</w:t>
      </w:r>
    </w:p>
    <w:p w14:paraId="165C3A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(leaps)</w:t>
      </w:r>
    </w:p>
    <w:p w14:paraId="6B3B8A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(caret)</w:t>
      </w:r>
    </w:p>
    <w:p w14:paraId="66327F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(tree)</w:t>
      </w:r>
    </w:p>
    <w:p w14:paraId="3A60A6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(randomForest)</w:t>
      </w:r>
    </w:p>
    <w:p w14:paraId="28D47C4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(plotmo)</w:t>
      </w:r>
    </w:p>
    <w:p w14:paraId="7AB02E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(webshot)</w:t>
      </w:r>
    </w:p>
    <w:p w14:paraId="53E43B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Load data</w:t>
      </w:r>
    </w:p>
    <w:p w14:paraId="75CDC0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 &lt;- read_csv(here::here(</w:t>
      </w:r>
      <w:r w:rsidRPr="007B4096">
        <w:rPr>
          <w:rFonts w:ascii="Courier New" w:eastAsia="Times New Roman" w:hAnsi="Courier New" w:cs="Courier New"/>
          <w:color w:val="DD1144"/>
          <w:sz w:val="15"/>
          <w:szCs w:val="15"/>
        </w:rPr>
        <w:t>"data - raw"</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"Life Expectancy Data.csv"</w:t>
      </w:r>
      <w:r w:rsidRPr="007B4096">
        <w:rPr>
          <w:rFonts w:ascii="Courier New" w:eastAsia="Times New Roman" w:hAnsi="Courier New" w:cs="Courier New"/>
          <w:color w:val="333333"/>
          <w:sz w:val="15"/>
          <w:szCs w:val="15"/>
        </w:rPr>
        <w:t>))</w:t>
      </w:r>
    </w:p>
    <w:p w14:paraId="7165A3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350CD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Clean up column names</w:t>
      </w:r>
    </w:p>
    <w:p w14:paraId="2DDCB8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df_clean &lt;- janitor::clean_names(df)</w:t>
      </w:r>
    </w:p>
    <w:p w14:paraId="07908F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F00F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Look at the data</w:t>
      </w:r>
    </w:p>
    <w:p w14:paraId="47A115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glimpse(df_clean)</w:t>
      </w:r>
    </w:p>
    <w:p w14:paraId="09BB09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df_clean %&gt;% </w:t>
      </w:r>
    </w:p>
    <w:p w14:paraId="675569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ggplot(aes(life_expectancy)) +</w:t>
      </w:r>
    </w:p>
    <w:p w14:paraId="52D00E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geom_histogram(fill = </w:t>
      </w:r>
      <w:r w:rsidRPr="007B4096">
        <w:rPr>
          <w:rFonts w:ascii="Courier New" w:eastAsia="Times New Roman" w:hAnsi="Courier New" w:cs="Courier New"/>
          <w:color w:val="DD1144"/>
          <w:sz w:val="15"/>
          <w:szCs w:val="15"/>
        </w:rPr>
        <w:t>"steelblue"</w:t>
      </w:r>
      <w:r w:rsidRPr="007B4096">
        <w:rPr>
          <w:rFonts w:ascii="Courier New" w:eastAsia="Times New Roman" w:hAnsi="Courier New" w:cs="Courier New"/>
          <w:color w:val="333333"/>
          <w:sz w:val="15"/>
          <w:szCs w:val="15"/>
        </w:rPr>
        <w:t xml:space="preserve">, color = </w:t>
      </w:r>
      <w:r w:rsidRPr="007B4096">
        <w:rPr>
          <w:rFonts w:ascii="Courier New" w:eastAsia="Times New Roman" w:hAnsi="Courier New" w:cs="Courier New"/>
          <w:color w:val="DD1144"/>
          <w:sz w:val="15"/>
          <w:szCs w:val="15"/>
        </w:rPr>
        <w:t>"black"</w:t>
      </w:r>
      <w:r w:rsidRPr="007B4096">
        <w:rPr>
          <w:rFonts w:ascii="Courier New" w:eastAsia="Times New Roman" w:hAnsi="Courier New" w:cs="Courier New"/>
          <w:color w:val="333333"/>
          <w:sz w:val="15"/>
          <w:szCs w:val="15"/>
        </w:rPr>
        <w:t>) +</w:t>
      </w:r>
    </w:p>
    <w:p w14:paraId="12B85F0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"Histogram of Life Expectancy"</w:t>
      </w:r>
      <w:r w:rsidRPr="007B4096">
        <w:rPr>
          <w:rFonts w:ascii="Courier New" w:eastAsia="Times New Roman" w:hAnsi="Courier New" w:cs="Courier New"/>
          <w:color w:val="333333"/>
          <w:sz w:val="15"/>
          <w:szCs w:val="15"/>
        </w:rPr>
        <w:t>,</w:t>
      </w:r>
    </w:p>
    <w:p w14:paraId="462209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"Age"</w:t>
      </w:r>
      <w:r w:rsidRPr="007B4096">
        <w:rPr>
          <w:rFonts w:ascii="Courier New" w:eastAsia="Times New Roman" w:hAnsi="Courier New" w:cs="Courier New"/>
          <w:color w:val="333333"/>
          <w:sz w:val="15"/>
          <w:szCs w:val="15"/>
        </w:rPr>
        <w:t>,</w:t>
      </w:r>
    </w:p>
    <w:p w14:paraId="22C6CC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"Count"</w:t>
      </w:r>
      <w:r w:rsidRPr="007B4096">
        <w:rPr>
          <w:rFonts w:ascii="Courier New" w:eastAsia="Times New Roman" w:hAnsi="Courier New" w:cs="Courier New"/>
          <w:color w:val="333333"/>
          <w:sz w:val="15"/>
          <w:szCs w:val="15"/>
        </w:rPr>
        <w:t>) +</w:t>
      </w:r>
    </w:p>
    <w:p w14:paraId="3F9989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theme_ipsum()</w:t>
      </w:r>
    </w:p>
    <w:p w14:paraId="003196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95A8F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df_clean %&gt;% </w:t>
      </w:r>
    </w:p>
    <w:p w14:paraId="724FE8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ggplot(aes(sample = life_expectancy)) +</w:t>
      </w:r>
    </w:p>
    <w:p w14:paraId="7EA53A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geom_qq(pch = </w:t>
      </w:r>
      <w:r w:rsidRPr="007B4096">
        <w:rPr>
          <w:rFonts w:ascii="Courier New" w:eastAsia="Times New Roman" w:hAnsi="Courier New" w:cs="Courier New"/>
          <w:color w:val="009999"/>
          <w:sz w:val="15"/>
          <w:szCs w:val="15"/>
        </w:rPr>
        <w:t>21</w:t>
      </w:r>
      <w:r w:rsidRPr="007B4096">
        <w:rPr>
          <w:rFonts w:ascii="Courier New" w:eastAsia="Times New Roman" w:hAnsi="Courier New" w:cs="Courier New"/>
          <w:color w:val="333333"/>
          <w:sz w:val="15"/>
          <w:szCs w:val="15"/>
        </w:rPr>
        <w:t xml:space="preserve">, size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w:t>
      </w:r>
    </w:p>
    <w:p w14:paraId="23D04A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geom_qq_line(color = </w:t>
      </w:r>
      <w:r w:rsidRPr="007B4096">
        <w:rPr>
          <w:rFonts w:ascii="Courier New" w:eastAsia="Times New Roman" w:hAnsi="Courier New" w:cs="Courier New"/>
          <w:color w:val="DD1144"/>
          <w:sz w:val="15"/>
          <w:szCs w:val="15"/>
        </w:rPr>
        <w:t>"indianred"</w:t>
      </w:r>
      <w:r w:rsidRPr="007B4096">
        <w:rPr>
          <w:rFonts w:ascii="Courier New" w:eastAsia="Times New Roman" w:hAnsi="Courier New" w:cs="Courier New"/>
          <w:color w:val="333333"/>
          <w:sz w:val="15"/>
          <w:szCs w:val="15"/>
        </w:rPr>
        <w:t xml:space="preserve">,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w:t>
      </w:r>
    </w:p>
    <w:p w14:paraId="08C390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"Q-Q Plot of Life Expectancy"</w:t>
      </w:r>
      <w:r w:rsidRPr="007B4096">
        <w:rPr>
          <w:rFonts w:ascii="Courier New" w:eastAsia="Times New Roman" w:hAnsi="Courier New" w:cs="Courier New"/>
          <w:color w:val="333333"/>
          <w:sz w:val="15"/>
          <w:szCs w:val="15"/>
        </w:rPr>
        <w:t>,</w:t>
      </w:r>
    </w:p>
    <w:p w14:paraId="5187E6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"Theoretical"</w:t>
      </w:r>
      <w:r w:rsidRPr="007B4096">
        <w:rPr>
          <w:rFonts w:ascii="Courier New" w:eastAsia="Times New Roman" w:hAnsi="Courier New" w:cs="Courier New"/>
          <w:color w:val="333333"/>
          <w:sz w:val="15"/>
          <w:szCs w:val="15"/>
        </w:rPr>
        <w:t>,</w:t>
      </w:r>
    </w:p>
    <w:p w14:paraId="6591A6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"Sample"</w:t>
      </w:r>
      <w:r w:rsidRPr="007B4096">
        <w:rPr>
          <w:rFonts w:ascii="Courier New" w:eastAsia="Times New Roman" w:hAnsi="Courier New" w:cs="Courier New"/>
          <w:color w:val="333333"/>
          <w:sz w:val="15"/>
          <w:szCs w:val="15"/>
        </w:rPr>
        <w:t>) +</w:t>
      </w:r>
    </w:p>
    <w:p w14:paraId="1F9D95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theme_ipsum()</w:t>
      </w:r>
    </w:p>
    <w:p w14:paraId="7B81E9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Convert country and status to factors</w:t>
      </w:r>
    </w:p>
    <w:p w14:paraId="41F04C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df_clean$country &lt;- as_factor(df_clean$country)</w:t>
      </w:r>
    </w:p>
    <w:p w14:paraId="3ABF32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df_clean$status  &lt;- as_factor(df_clean$status)</w:t>
      </w:r>
    </w:p>
    <w:p w14:paraId="53F5FE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correlations and save output as images to be used in the appendix.</w:t>
      </w:r>
    </w:p>
    <w:p w14:paraId="1F1E7C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ggcorr(</w:t>
      </w:r>
    </w:p>
    <w:p w14:paraId="6F87ED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df_clean,</w:t>
      </w:r>
    </w:p>
    <w:p w14:paraId="4CB70D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25822C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label_alpha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0DE975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label_size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505F33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layout.exp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F5562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cex = </w:t>
      </w:r>
      <w:r w:rsidRPr="007B4096">
        <w:rPr>
          <w:rFonts w:ascii="Courier New" w:eastAsia="Times New Roman" w:hAnsi="Courier New" w:cs="Courier New"/>
          <w:color w:val="009999"/>
          <w:sz w:val="15"/>
          <w:szCs w:val="15"/>
        </w:rPr>
        <w:t>3.5</w:t>
      </w:r>
      <w:r w:rsidRPr="007B4096">
        <w:rPr>
          <w:rFonts w:ascii="Courier New" w:eastAsia="Times New Roman" w:hAnsi="Courier New" w:cs="Courier New"/>
          <w:color w:val="333333"/>
          <w:sz w:val="15"/>
          <w:szCs w:val="15"/>
        </w:rPr>
        <w:t>,</w:t>
      </w:r>
    </w:p>
    <w:p w14:paraId="39ADD1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hjust = </w:t>
      </w:r>
      <w:r w:rsidRPr="007B4096">
        <w:rPr>
          <w:rFonts w:ascii="Courier New" w:eastAsia="Times New Roman" w:hAnsi="Courier New" w:cs="Courier New"/>
          <w:color w:val="009999"/>
          <w:sz w:val="15"/>
          <w:szCs w:val="15"/>
        </w:rPr>
        <w:t>1</w:t>
      </w:r>
    </w:p>
    <w:p w14:paraId="5C5790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66099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2EB2B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ggsave(here::here("images", "correlation 1.png"))</w:t>
      </w:r>
    </w:p>
    <w:p w14:paraId="72EC5CA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0ABCE9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df_clean %&gt;% </w:t>
      </w:r>
    </w:p>
    <w:p w14:paraId="0A2108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select(-c(under_five_deaths, gdp, thinness_1_19_years)) %&gt;% </w:t>
      </w:r>
    </w:p>
    <w:p w14:paraId="304E8B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ggcorr(</w:t>
      </w:r>
    </w:p>
    <w:p w14:paraId="503A73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6D7D45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label_alpha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79E01E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label_size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25FF475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layout.exp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D6137B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cex = </w:t>
      </w:r>
      <w:r w:rsidRPr="007B4096">
        <w:rPr>
          <w:rFonts w:ascii="Courier New" w:eastAsia="Times New Roman" w:hAnsi="Courier New" w:cs="Courier New"/>
          <w:color w:val="009999"/>
          <w:sz w:val="15"/>
          <w:szCs w:val="15"/>
        </w:rPr>
        <w:t>3.5</w:t>
      </w:r>
      <w:r w:rsidRPr="007B4096">
        <w:rPr>
          <w:rFonts w:ascii="Courier New" w:eastAsia="Times New Roman" w:hAnsi="Courier New" w:cs="Courier New"/>
          <w:color w:val="333333"/>
          <w:sz w:val="15"/>
          <w:szCs w:val="15"/>
        </w:rPr>
        <w:t>,</w:t>
      </w:r>
    </w:p>
    <w:p w14:paraId="25A330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hjust = </w:t>
      </w:r>
      <w:r w:rsidRPr="007B4096">
        <w:rPr>
          <w:rFonts w:ascii="Courier New" w:eastAsia="Times New Roman" w:hAnsi="Courier New" w:cs="Courier New"/>
          <w:color w:val="009999"/>
          <w:sz w:val="15"/>
          <w:szCs w:val="15"/>
        </w:rPr>
        <w:t>1</w:t>
      </w:r>
    </w:p>
    <w:p w14:paraId="007B76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B6DA74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8B7D3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ggsave(here::here("images", "correlation 2.png"))</w:t>
      </w:r>
    </w:p>
    <w:p w14:paraId="1F4404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F73087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df_clean %&gt;% </w:t>
      </w:r>
    </w:p>
    <w:p w14:paraId="4B1834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select(-c(under_five_deaths, gdp, thinness_1_19_years, population)) %&gt;% </w:t>
      </w:r>
    </w:p>
    <w:p w14:paraId="7A9609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ggcorr(</w:t>
      </w:r>
    </w:p>
    <w:p w14:paraId="690774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5E06B3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label_alpha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421C43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label_size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514A76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layout.exp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09FED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cex = </w:t>
      </w:r>
      <w:r w:rsidRPr="007B4096">
        <w:rPr>
          <w:rFonts w:ascii="Courier New" w:eastAsia="Times New Roman" w:hAnsi="Courier New" w:cs="Courier New"/>
          <w:color w:val="009999"/>
          <w:sz w:val="15"/>
          <w:szCs w:val="15"/>
        </w:rPr>
        <w:t>3.5</w:t>
      </w:r>
      <w:r w:rsidRPr="007B4096">
        <w:rPr>
          <w:rFonts w:ascii="Courier New" w:eastAsia="Times New Roman" w:hAnsi="Courier New" w:cs="Courier New"/>
          <w:color w:val="333333"/>
          <w:sz w:val="15"/>
          <w:szCs w:val="15"/>
        </w:rPr>
        <w:t>,</w:t>
      </w:r>
    </w:p>
    <w:p w14:paraId="026054C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hjust = </w:t>
      </w:r>
      <w:r w:rsidRPr="007B4096">
        <w:rPr>
          <w:rFonts w:ascii="Courier New" w:eastAsia="Times New Roman" w:hAnsi="Courier New" w:cs="Courier New"/>
          <w:color w:val="009999"/>
          <w:sz w:val="15"/>
          <w:szCs w:val="15"/>
        </w:rPr>
        <w:t>1</w:t>
      </w:r>
    </w:p>
    <w:p w14:paraId="44A054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55D7351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C1C2B0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ggsave(here::here("images", "correlation 3.png"))</w:t>
      </w:r>
    </w:p>
    <w:p w14:paraId="1FABF24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df_clean &lt;- df_clean %&gt;% </w:t>
      </w:r>
    </w:p>
    <w:p w14:paraId="2279765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select(-c(under_five_deaths, gdp, thinness_1_19_years, population))</w:t>
      </w:r>
    </w:p>
    <w:p w14:paraId="28BEA3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for missing values</w:t>
      </w:r>
    </w:p>
    <w:p w14:paraId="34A49D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tibble(variable = names(colSums(is.na(df_clean))),</w:t>
      </w:r>
    </w:p>
    <w:p w14:paraId="2A2D04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colSums(is.na(df_clean))) %&gt;% </w:t>
      </w:r>
    </w:p>
    <w:p w14:paraId="1C2027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gt() %&gt;% </w:t>
      </w:r>
    </w:p>
    <w:p w14:paraId="18A34F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tab_header(title = </w:t>
      </w:r>
      <w:r w:rsidRPr="007B4096">
        <w:rPr>
          <w:rFonts w:ascii="Courier New" w:eastAsia="Times New Roman" w:hAnsi="Courier New" w:cs="Courier New"/>
          <w:color w:val="DD1144"/>
          <w:sz w:val="15"/>
          <w:szCs w:val="15"/>
        </w:rPr>
        <w:t>"Missing Values in Data"</w:t>
      </w:r>
      <w:r w:rsidRPr="007B4096">
        <w:rPr>
          <w:rFonts w:ascii="Courier New" w:eastAsia="Times New Roman" w:hAnsi="Courier New" w:cs="Courier New"/>
          <w:color w:val="333333"/>
          <w:sz w:val="15"/>
          <w:szCs w:val="15"/>
        </w:rPr>
        <w:t xml:space="preserve">) %&gt;% </w:t>
      </w:r>
    </w:p>
    <w:p w14:paraId="4C23D5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gtsave(here::here("images", "missing-1.png")) %&gt;% </w:t>
      </w:r>
    </w:p>
    <w:p w14:paraId="15CA9F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194E34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83933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which countries have NA rows for life expectancy</w:t>
      </w:r>
    </w:p>
    <w:p w14:paraId="758B0A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as_tibble(df_clean$country[which(is.na(df_clean$life_expectancy))])</w:t>
      </w:r>
    </w:p>
    <w:p w14:paraId="721EE2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5D71C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Drop all rows where life expectancy is NA</w:t>
      </w:r>
    </w:p>
    <w:p w14:paraId="487DAE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df_clean &lt;- df_clean %&gt;% </w:t>
      </w:r>
    </w:p>
    <w:p w14:paraId="18A7CE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filter(!is.na(life_expectancy))</w:t>
      </w:r>
    </w:p>
    <w:p w14:paraId="789F8C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BDE91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Recheck missing value counts</w:t>
      </w:r>
    </w:p>
    <w:p w14:paraId="446F65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tibble(variable = names(colSums(is.na(df_clean))),</w:t>
      </w:r>
    </w:p>
    <w:p w14:paraId="00897E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colSums(is.na(df_clean))) %&gt;% </w:t>
      </w:r>
    </w:p>
    <w:p w14:paraId="35B9CC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gt() %&gt;% </w:t>
      </w:r>
    </w:p>
    <w:p w14:paraId="33EDE4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tab_header(title = </w:t>
      </w:r>
      <w:r w:rsidRPr="007B4096">
        <w:rPr>
          <w:rFonts w:ascii="Courier New" w:eastAsia="Times New Roman" w:hAnsi="Courier New" w:cs="Courier New"/>
          <w:color w:val="DD1144"/>
          <w:sz w:val="15"/>
          <w:szCs w:val="15"/>
        </w:rPr>
        <w:t>"Missing Values in Data"</w:t>
      </w:r>
      <w:r w:rsidRPr="007B4096">
        <w:rPr>
          <w:rFonts w:ascii="Courier New" w:eastAsia="Times New Roman" w:hAnsi="Courier New" w:cs="Courier New"/>
          <w:color w:val="333333"/>
          <w:sz w:val="15"/>
          <w:szCs w:val="15"/>
        </w:rPr>
        <w:t xml:space="preserve">) %&gt;% </w:t>
      </w:r>
    </w:p>
    <w:p w14:paraId="485AB45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gtsave(here::here("images", "missing-2.png")) %&gt;% </w:t>
      </w:r>
    </w:p>
    <w:p w14:paraId="5AC5F4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754069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Look at how many missing hepatitis measurements there are by country</w:t>
      </w:r>
    </w:p>
    <w:p w14:paraId="6D8CCA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df_clean %&gt;% </w:t>
      </w:r>
    </w:p>
    <w:p w14:paraId="4D3446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group_by(country) %&gt;% </w:t>
      </w:r>
    </w:p>
    <w:p w14:paraId="6981CB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count(missing = is.na(hepatitis_b)) %&gt;% </w:t>
      </w:r>
    </w:p>
    <w:p w14:paraId="336166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filter(missing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%&gt;% </w:t>
      </w:r>
    </w:p>
    <w:p w14:paraId="3AAAC2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select(-missing) %&gt;% </w:t>
      </w:r>
    </w:p>
    <w:p w14:paraId="43E8C9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rename(missing = n) %&gt;% </w:t>
      </w:r>
    </w:p>
    <w:p w14:paraId="547CF1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arrange(desc(missing))</w:t>
      </w:r>
    </w:p>
    <w:p w14:paraId="583CC7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Visualize the relationship to see if it looks significant</w:t>
      </w:r>
    </w:p>
    <w:p w14:paraId="2EBC75E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df_clean %&gt;% </w:t>
      </w:r>
    </w:p>
    <w:p w14:paraId="0F03BA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ggplot(aes(x = hepatitis_b, y = life_expectancy)) +</w:t>
      </w:r>
    </w:p>
    <w:p w14:paraId="1D1087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geom_jitter(alpha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1E3988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geom_smooth() +</w:t>
      </w:r>
    </w:p>
    <w:p w14:paraId="202DAE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"Hepatitis B vs. Life Expectancy"</w:t>
      </w:r>
      <w:r w:rsidRPr="007B4096">
        <w:rPr>
          <w:rFonts w:ascii="Courier New" w:eastAsia="Times New Roman" w:hAnsi="Courier New" w:cs="Courier New"/>
          <w:color w:val="333333"/>
          <w:sz w:val="15"/>
          <w:szCs w:val="15"/>
        </w:rPr>
        <w:t>,</w:t>
      </w:r>
    </w:p>
    <w:p w14:paraId="138BA8B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"Hepatitis B"</w:t>
      </w:r>
      <w:r w:rsidRPr="007B4096">
        <w:rPr>
          <w:rFonts w:ascii="Courier New" w:eastAsia="Times New Roman" w:hAnsi="Courier New" w:cs="Courier New"/>
          <w:color w:val="333333"/>
          <w:sz w:val="15"/>
          <w:szCs w:val="15"/>
        </w:rPr>
        <w:t>,</w:t>
      </w:r>
    </w:p>
    <w:p w14:paraId="6FD4038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w:t>
      </w:r>
    </w:p>
    <w:p w14:paraId="3398B28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05C6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ggsave(here::here("images", "hepatitis-lifeexp.png"))</w:t>
      </w:r>
    </w:p>
    <w:p w14:paraId="6C9828D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463A3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Drop hepatitis B variable </w:t>
      </w:r>
    </w:p>
    <w:p w14:paraId="1D7FDA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df_interp &lt;- df_clean %&gt;% </w:t>
      </w:r>
    </w:p>
    <w:p w14:paraId="4CE913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select(-hepatitis_b)</w:t>
      </w:r>
    </w:p>
    <w:p w14:paraId="24B030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64BAB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Drop remaining rows with NA's for the interpretable model</w:t>
      </w:r>
    </w:p>
    <w:p w14:paraId="7010F7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df_interp &lt;- na.omit(df_interp)</w:t>
      </w:r>
    </w:p>
    <w:p w14:paraId="55F887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A6958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check of missing values</w:t>
      </w:r>
    </w:p>
    <w:p w14:paraId="767D8D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tibble(variable = names(colSums(is.na(df_interp))),</w:t>
      </w:r>
    </w:p>
    <w:p w14:paraId="4999B98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colSums(is.na(df_interp))) %&gt;% </w:t>
      </w:r>
    </w:p>
    <w:p w14:paraId="296FC0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gt() %&gt;% </w:t>
      </w:r>
    </w:p>
    <w:p w14:paraId="3F35A8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gtsave(here::here("images", "missing-3.png")) %&gt;% </w:t>
      </w:r>
    </w:p>
    <w:p w14:paraId="0881C8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5EFDD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df_interp %&gt;% count(year)</w:t>
      </w:r>
    </w:p>
    <w:p w14:paraId="0E1C77F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df_interp &lt;- df_interp %&gt;% filter(year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2011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2014</w:t>
      </w:r>
      <w:r w:rsidRPr="007B4096">
        <w:rPr>
          <w:rFonts w:ascii="Courier New" w:eastAsia="Times New Roman" w:hAnsi="Courier New" w:cs="Courier New"/>
          <w:color w:val="333333"/>
          <w:sz w:val="15"/>
          <w:szCs w:val="15"/>
        </w:rPr>
        <w:t>)</w:t>
      </w:r>
    </w:p>
    <w:p w14:paraId="7532C9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the maximum number of variables to consider in the model. Although the</w:t>
      </w:r>
    </w:p>
    <w:p w14:paraId="3861338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model can handle up to 20, the more we add, the less interpretable the final</w:t>
      </w:r>
    </w:p>
    <w:p w14:paraId="0403013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model will be.</w:t>
      </w:r>
    </w:p>
    <w:p w14:paraId="02514F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consider &lt;- </w:t>
      </w:r>
      <w:r w:rsidRPr="007B4096">
        <w:rPr>
          <w:rFonts w:ascii="Courier New" w:eastAsia="Times New Roman" w:hAnsi="Courier New" w:cs="Courier New"/>
          <w:color w:val="009999"/>
          <w:sz w:val="15"/>
          <w:szCs w:val="15"/>
        </w:rPr>
        <w:t>17</w:t>
      </w:r>
    </w:p>
    <w:p w14:paraId="047407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25069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model. We'll remove country, but keep it in the data set for</w:t>
      </w:r>
    </w:p>
    <w:p w14:paraId="11DF02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interpretation.</w:t>
      </w:r>
    </w:p>
    <w:p w14:paraId="335FB3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regfit_full &lt;-</w:t>
      </w:r>
    </w:p>
    <w:p w14:paraId="79698D2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regsubsets(life_expectancy ~ .,</w:t>
      </w:r>
    </w:p>
    <w:p w14:paraId="615805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df_interp[,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8CF49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nvmax = consider)</w:t>
      </w:r>
    </w:p>
    <w:p w14:paraId="135636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D773E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Store the regression summary</w:t>
      </w:r>
    </w:p>
    <w:p w14:paraId="12B2E8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reg_summary &lt;- summary(regfit_full)</w:t>
      </w:r>
    </w:p>
    <w:p w14:paraId="748286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Look at the names of reg_summary</w:t>
      </w:r>
    </w:p>
    <w:p w14:paraId="4E6444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names(reg_summary)</w:t>
      </w:r>
    </w:p>
    <w:p w14:paraId="77A5A0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8081D9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What are the R-squared values?</w:t>
      </w:r>
    </w:p>
    <w:p w14:paraId="5A64C3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reg_summary$rsq</w:t>
      </w:r>
    </w:p>
    <w:p w14:paraId="66AD4A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par(mfrow = c(</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106C5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plot(reg_summary$rss,</w:t>
      </w:r>
    </w:p>
    <w:p w14:paraId="1BDC652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xlab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7121A1A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"RSS"</w:t>
      </w:r>
      <w:r w:rsidRPr="007B4096">
        <w:rPr>
          <w:rFonts w:ascii="Courier New" w:eastAsia="Times New Roman" w:hAnsi="Courier New" w:cs="Courier New"/>
          <w:color w:val="333333"/>
          <w:sz w:val="15"/>
          <w:szCs w:val="15"/>
        </w:rPr>
        <w:t>,</w:t>
      </w:r>
    </w:p>
    <w:p w14:paraId="3243294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5593903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plot(reg_summary$adjr2,</w:t>
      </w:r>
    </w:p>
    <w:p w14:paraId="190F63E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xlab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7E7815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"Adjusted RSq"</w:t>
      </w:r>
      <w:r w:rsidRPr="007B4096">
        <w:rPr>
          <w:rFonts w:ascii="Courier New" w:eastAsia="Times New Roman" w:hAnsi="Courier New" w:cs="Courier New"/>
          <w:color w:val="333333"/>
          <w:sz w:val="15"/>
          <w:szCs w:val="15"/>
        </w:rPr>
        <w:t>,</w:t>
      </w:r>
    </w:p>
    <w:p w14:paraId="5FE1340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5D9683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which.max(reg_summary$adjr2)</w:t>
      </w:r>
    </w:p>
    <w:p w14:paraId="723824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points(</w:t>
      </w:r>
    </w:p>
    <w:p w14:paraId="6ECDA7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11</w:t>
      </w:r>
      <w:r w:rsidRPr="007B4096">
        <w:rPr>
          <w:rFonts w:ascii="Courier New" w:eastAsia="Times New Roman" w:hAnsi="Courier New" w:cs="Courier New"/>
          <w:color w:val="333333"/>
          <w:sz w:val="15"/>
          <w:szCs w:val="15"/>
        </w:rPr>
        <w:t>,</w:t>
      </w:r>
    </w:p>
    <w:p w14:paraId="62B1F4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reg_summary$adjr2[which.max(reg_summary$adjr2)],</w:t>
      </w:r>
    </w:p>
    <w:p w14:paraId="5FEB21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5A6A98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cex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66CA31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pch = </w:t>
      </w:r>
      <w:r w:rsidRPr="007B4096">
        <w:rPr>
          <w:rFonts w:ascii="Courier New" w:eastAsia="Times New Roman" w:hAnsi="Courier New" w:cs="Courier New"/>
          <w:color w:val="009999"/>
          <w:sz w:val="15"/>
          <w:szCs w:val="15"/>
        </w:rPr>
        <w:t>20</w:t>
      </w:r>
    </w:p>
    <w:p w14:paraId="50BA43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4B23B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plot(reg_summary$cp,</w:t>
      </w:r>
    </w:p>
    <w:p w14:paraId="149C9E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xlab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5788D3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w:t>
      </w:r>
    </w:p>
    <w:p w14:paraId="371DBF4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0B3EFB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which.min(reg_summary$cp)</w:t>
      </w:r>
    </w:p>
    <w:p w14:paraId="0A4344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points(</w:t>
      </w:r>
    </w:p>
    <w:p w14:paraId="5194A0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w:t>
      </w:r>
      <w:r w:rsidRPr="007B4096">
        <w:rPr>
          <w:rFonts w:ascii="Courier New" w:eastAsia="Times New Roman" w:hAnsi="Courier New" w:cs="Courier New"/>
          <w:color w:val="333333"/>
          <w:sz w:val="15"/>
          <w:szCs w:val="15"/>
        </w:rPr>
        <w:t>,</w:t>
      </w:r>
    </w:p>
    <w:p w14:paraId="4DDB22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reg_summary$cp[which.min(reg_summary$cp)],</w:t>
      </w:r>
    </w:p>
    <w:p w14:paraId="6ACF3A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2B06AB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cex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9DE3F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pch = </w:t>
      </w:r>
      <w:r w:rsidRPr="007B4096">
        <w:rPr>
          <w:rFonts w:ascii="Courier New" w:eastAsia="Times New Roman" w:hAnsi="Courier New" w:cs="Courier New"/>
          <w:color w:val="009999"/>
          <w:sz w:val="15"/>
          <w:szCs w:val="15"/>
        </w:rPr>
        <w:t>20</w:t>
      </w:r>
    </w:p>
    <w:p w14:paraId="1E3FF9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760B8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plot(reg_summary$bic,</w:t>
      </w:r>
    </w:p>
    <w:p w14:paraId="7494AD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xlab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06E2FE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"BIC"</w:t>
      </w:r>
      <w:r w:rsidRPr="007B4096">
        <w:rPr>
          <w:rFonts w:ascii="Courier New" w:eastAsia="Times New Roman" w:hAnsi="Courier New" w:cs="Courier New"/>
          <w:color w:val="333333"/>
          <w:sz w:val="15"/>
          <w:szCs w:val="15"/>
        </w:rPr>
        <w:t>,</w:t>
      </w:r>
    </w:p>
    <w:p w14:paraId="4D4A54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379DA6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which.min(reg_summary$bic)</w:t>
      </w:r>
    </w:p>
    <w:p w14:paraId="360609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points(</w:t>
      </w:r>
    </w:p>
    <w:p w14:paraId="20940C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6AA9EF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reg_summary$bic[which.min(reg_summary$bic)],</w:t>
      </w:r>
    </w:p>
    <w:p w14:paraId="145E53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01BD6B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cex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ADA31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pch = </w:t>
      </w:r>
      <w:r w:rsidRPr="007B4096">
        <w:rPr>
          <w:rFonts w:ascii="Courier New" w:eastAsia="Times New Roman" w:hAnsi="Courier New" w:cs="Courier New"/>
          <w:color w:val="009999"/>
          <w:sz w:val="15"/>
          <w:szCs w:val="15"/>
        </w:rPr>
        <w:t>20</w:t>
      </w:r>
    </w:p>
    <w:p w14:paraId="7F99D8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4C066C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plot(regfit_full, scale = </w:t>
      </w:r>
      <w:r w:rsidRPr="007B4096">
        <w:rPr>
          <w:rFonts w:ascii="Courier New" w:eastAsia="Times New Roman" w:hAnsi="Courier New" w:cs="Courier New"/>
          <w:color w:val="DD1144"/>
          <w:sz w:val="15"/>
          <w:szCs w:val="15"/>
        </w:rPr>
        <w:t>"r2"</w:t>
      </w:r>
      <w:r w:rsidRPr="007B4096">
        <w:rPr>
          <w:rFonts w:ascii="Courier New" w:eastAsia="Times New Roman" w:hAnsi="Courier New" w:cs="Courier New"/>
          <w:color w:val="333333"/>
          <w:sz w:val="15"/>
          <w:szCs w:val="15"/>
        </w:rPr>
        <w:t>)</w:t>
      </w:r>
    </w:p>
    <w:p w14:paraId="2D6DAE6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plot(regfit_full, scale = </w:t>
      </w:r>
      <w:r w:rsidRPr="007B4096">
        <w:rPr>
          <w:rFonts w:ascii="Courier New" w:eastAsia="Times New Roman" w:hAnsi="Courier New" w:cs="Courier New"/>
          <w:color w:val="DD1144"/>
          <w:sz w:val="15"/>
          <w:szCs w:val="15"/>
        </w:rPr>
        <w:t>"adjr2"</w:t>
      </w:r>
      <w:r w:rsidRPr="007B4096">
        <w:rPr>
          <w:rFonts w:ascii="Courier New" w:eastAsia="Times New Roman" w:hAnsi="Courier New" w:cs="Courier New"/>
          <w:color w:val="333333"/>
          <w:sz w:val="15"/>
          <w:szCs w:val="15"/>
        </w:rPr>
        <w:t>)</w:t>
      </w:r>
    </w:p>
    <w:p w14:paraId="63C8B5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plot(regfit_full, scale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w:t>
      </w:r>
    </w:p>
    <w:p w14:paraId="25F65A5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plot(regfit_full, scale = </w:t>
      </w:r>
      <w:r w:rsidRPr="007B4096">
        <w:rPr>
          <w:rFonts w:ascii="Courier New" w:eastAsia="Times New Roman" w:hAnsi="Courier New" w:cs="Courier New"/>
          <w:color w:val="DD1144"/>
          <w:sz w:val="15"/>
          <w:szCs w:val="15"/>
        </w:rPr>
        <w:t>"bic"</w:t>
      </w:r>
      <w:r w:rsidRPr="007B4096">
        <w:rPr>
          <w:rFonts w:ascii="Courier New" w:eastAsia="Times New Roman" w:hAnsi="Courier New" w:cs="Courier New"/>
          <w:color w:val="333333"/>
          <w:sz w:val="15"/>
          <w:szCs w:val="15"/>
        </w:rPr>
        <w:t>)</w:t>
      </w:r>
    </w:p>
    <w:p w14:paraId="76F5BB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coef(regfit_full,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4C39AB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Forward</w:t>
      </w:r>
    </w:p>
    <w:p w14:paraId="5B7D0D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regfit_fwd &lt;-</w:t>
      </w:r>
    </w:p>
    <w:p w14:paraId="6781A3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regsubsets(</w:t>
      </w:r>
    </w:p>
    <w:p w14:paraId="7374B0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w:t>
      </w:r>
    </w:p>
    <w:p w14:paraId="5E97B8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df_interp[,-</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D9FB7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nvmax = </w:t>
      </w:r>
      <w:r w:rsidRPr="007B4096">
        <w:rPr>
          <w:rFonts w:ascii="Courier New" w:eastAsia="Times New Roman" w:hAnsi="Courier New" w:cs="Courier New"/>
          <w:color w:val="009999"/>
          <w:sz w:val="15"/>
          <w:szCs w:val="15"/>
        </w:rPr>
        <w:t>17</w:t>
      </w:r>
      <w:r w:rsidRPr="007B4096">
        <w:rPr>
          <w:rFonts w:ascii="Courier New" w:eastAsia="Times New Roman" w:hAnsi="Courier New" w:cs="Courier New"/>
          <w:color w:val="333333"/>
          <w:sz w:val="15"/>
          <w:szCs w:val="15"/>
        </w:rPr>
        <w:t>,</w:t>
      </w:r>
    </w:p>
    <w:p w14:paraId="733EF1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"forward"</w:t>
      </w:r>
    </w:p>
    <w:p w14:paraId="50B52C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177DB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summary(regfit_fwd)</w:t>
      </w:r>
    </w:p>
    <w:p w14:paraId="7E25CF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BA689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Backward</w:t>
      </w:r>
    </w:p>
    <w:p w14:paraId="0EF9659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regfit_bwd &lt;-</w:t>
      </w:r>
    </w:p>
    <w:p w14:paraId="10BBDFE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regsubsets(</w:t>
      </w:r>
    </w:p>
    <w:p w14:paraId="1289464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w:t>
      </w:r>
    </w:p>
    <w:p w14:paraId="375B10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df_interp[,-</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B9B9D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nvmax = </w:t>
      </w:r>
      <w:r w:rsidRPr="007B4096">
        <w:rPr>
          <w:rFonts w:ascii="Courier New" w:eastAsia="Times New Roman" w:hAnsi="Courier New" w:cs="Courier New"/>
          <w:color w:val="009999"/>
          <w:sz w:val="15"/>
          <w:szCs w:val="15"/>
        </w:rPr>
        <w:t>17</w:t>
      </w:r>
      <w:r w:rsidRPr="007B4096">
        <w:rPr>
          <w:rFonts w:ascii="Courier New" w:eastAsia="Times New Roman" w:hAnsi="Courier New" w:cs="Courier New"/>
          <w:color w:val="333333"/>
          <w:sz w:val="15"/>
          <w:szCs w:val="15"/>
        </w:rPr>
        <w:t>,</w:t>
      </w:r>
    </w:p>
    <w:p w14:paraId="5BFEE3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"backward"</w:t>
      </w:r>
    </w:p>
    <w:p w14:paraId="5C68AE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70620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summary(regfit_bwd)</w:t>
      </w:r>
    </w:p>
    <w:p w14:paraId="010A391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03C47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How many variables do we want to use?</w:t>
      </w:r>
    </w:p>
    <w:p w14:paraId="23824D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 &lt;- </w:t>
      </w:r>
      <w:r w:rsidRPr="007B4096">
        <w:rPr>
          <w:rFonts w:ascii="Courier New" w:eastAsia="Times New Roman" w:hAnsi="Courier New" w:cs="Courier New"/>
          <w:color w:val="009999"/>
          <w:sz w:val="15"/>
          <w:szCs w:val="15"/>
        </w:rPr>
        <w:t>4</w:t>
      </w:r>
    </w:p>
    <w:p w14:paraId="58F564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90E92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Compare coefficients</w:t>
      </w:r>
    </w:p>
    <w:p w14:paraId="1F092E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tibble(</w:t>
      </w:r>
    </w:p>
    <w:p w14:paraId="3E3FDF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variables = names(coef(regfit_full, x)),</w:t>
      </w:r>
    </w:p>
    <w:p w14:paraId="335E0B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full = round(coef(regfit_full, x),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w:t>
      </w:r>
    </w:p>
    <w:p w14:paraId="39E4B8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fwd = round(coef(regfit_fwd, x),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w:t>
      </w:r>
    </w:p>
    <w:p w14:paraId="1673E4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bwd = round(coef(regfit_bwd, x),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w:t>
      </w:r>
    </w:p>
    <w:p w14:paraId="7705FF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%&gt;%</w:t>
      </w:r>
    </w:p>
    <w:p w14:paraId="3C35E0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gt()</w:t>
      </w:r>
    </w:p>
    <w:p w14:paraId="79E735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35EE38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0EE988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015CE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test and training data sets, dropping country from regfit_best &amp;</w:t>
      </w:r>
    </w:p>
    <w:p w14:paraId="4F95E0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test_mat because I was getting a warning that 1 linear dependencies found</w:t>
      </w:r>
    </w:p>
    <w:p w14:paraId="43DB7F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 &lt;- sample(c(</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 xml:space="preserve">), nrow(df_interp), rep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56BE524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 &lt;- (!train)</w:t>
      </w:r>
    </w:p>
    <w:p w14:paraId="5E67A2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regfit_best &lt;- regsubsets(life_expectancy ~ ., data = df_interp[train,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8C167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test_mat &lt;- model.matrix(life_expectancy ~ ., data = df_interp[test,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EA9A7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D7C56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a loop, and for each size `i`, extract the coefficients from `regfit_best`</w:t>
      </w:r>
    </w:p>
    <w:p w14:paraId="760F66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for the best model of that size, multiply them into the appropriate columns of</w:t>
      </w:r>
    </w:p>
    <w:p w14:paraId="47D5B2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test model matric to form the predictions, and compute the test MSE.</w:t>
      </w:r>
    </w:p>
    <w:p w14:paraId="6C1CA1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val_errors &lt;- rep(</w:t>
      </w:r>
      <w:r w:rsidRPr="007B4096">
        <w:rPr>
          <w:rFonts w:ascii="Courier New" w:eastAsia="Times New Roman" w:hAnsi="Courier New" w:cs="Courier New"/>
          <w:color w:val="990073"/>
          <w:sz w:val="15"/>
          <w:szCs w:val="15"/>
        </w:rPr>
        <w:t>NA</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8</w:t>
      </w:r>
      <w:r w:rsidRPr="007B4096">
        <w:rPr>
          <w:rFonts w:ascii="Courier New" w:eastAsia="Times New Roman" w:hAnsi="Courier New" w:cs="Courier New"/>
          <w:color w:val="333333"/>
          <w:sz w:val="15"/>
          <w:szCs w:val="15"/>
        </w:rPr>
        <w:t>)</w:t>
      </w:r>
    </w:p>
    <w:p w14:paraId="216F39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for</w:t>
      </w:r>
      <w:r w:rsidRPr="007B4096">
        <w:rPr>
          <w:rFonts w:ascii="Courier New" w:eastAsia="Times New Roman" w:hAnsi="Courier New" w:cs="Courier New"/>
          <w:color w:val="333333"/>
          <w:sz w:val="15"/>
          <w:szCs w:val="15"/>
        </w:rPr>
        <w:t xml:space="preserve"> (i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8</w:t>
      </w:r>
      <w:r w:rsidRPr="007B4096">
        <w:rPr>
          <w:rFonts w:ascii="Courier New" w:eastAsia="Times New Roman" w:hAnsi="Courier New" w:cs="Courier New"/>
          <w:color w:val="333333"/>
          <w:sz w:val="15"/>
          <w:szCs w:val="15"/>
        </w:rPr>
        <w:t>) {</w:t>
      </w:r>
    </w:p>
    <w:p w14:paraId="430761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coefi &lt;- coef(regfit_best, id = i)</w:t>
      </w:r>
    </w:p>
    <w:p w14:paraId="0D27E0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pred &lt;- test_mat[, names(coefi)] %*% coefi</w:t>
      </w:r>
    </w:p>
    <w:p w14:paraId="4DE7F0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val_errors[i] &lt;- mean((df_interp$life_expectancy[test] - pred)^</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5F17C9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C4674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Find the best model</w:t>
      </w:r>
    </w:p>
    <w:p w14:paraId="260211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val_errors</w:t>
      </w:r>
    </w:p>
    <w:p w14:paraId="385614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coef(regfit_best, which.min(val_errors))</w:t>
      </w:r>
    </w:p>
    <w:p w14:paraId="596E31D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Write a prediction function</w:t>
      </w:r>
    </w:p>
    <w:p w14:paraId="737C2D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predict_regsubsets &lt;- </w:t>
      </w:r>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 xml:space="preserve">(object, newdata, id, </w:t>
      </w:r>
      <w:r w:rsidRPr="007B4096">
        <w:rPr>
          <w:rFonts w:ascii="Courier New" w:eastAsia="Times New Roman" w:hAnsi="Courier New" w:cs="Courier New"/>
          <w:b/>
          <w:bCs/>
          <w:color w:val="990000"/>
          <w:sz w:val="15"/>
          <w:szCs w:val="15"/>
        </w:rPr>
        <w:t>...</w:t>
      </w:r>
      <w:r w:rsidRPr="007B4096">
        <w:rPr>
          <w:rFonts w:ascii="Courier New" w:eastAsia="Times New Roman" w:hAnsi="Courier New" w:cs="Courier New"/>
          <w:color w:val="333333"/>
          <w:sz w:val="15"/>
          <w:szCs w:val="15"/>
        </w:rPr>
        <w:t>) {</w:t>
      </w:r>
    </w:p>
    <w:p w14:paraId="7DE77A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form &lt;- as.formula(object$call[[</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44ABA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mat &lt;- model.matrix(form, newdata)</w:t>
      </w:r>
    </w:p>
    <w:p w14:paraId="31F2EF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coefi &lt;- coef(object, id = id)</w:t>
      </w:r>
    </w:p>
    <w:p w14:paraId="4FD2E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xvars &lt;- names(coefi)</w:t>
      </w:r>
    </w:p>
    <w:p w14:paraId="685FCB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mat[, xvars] %*% coefi</w:t>
      </w:r>
    </w:p>
    <w:p w14:paraId="3E161E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7195DB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D0607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best subset selection on the full data set, and select the best model.</w:t>
      </w:r>
    </w:p>
    <w:p w14:paraId="0B5485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regfit_best &lt;- regsubsets(life_expectancy ~ ., data = df_interp[,-</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487B5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coef(regfit_best, which.min(val_errors))</w:t>
      </w:r>
    </w:p>
    <w:p w14:paraId="25552D2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k &lt;- </w:t>
      </w:r>
      <w:r w:rsidRPr="007B4096">
        <w:rPr>
          <w:rFonts w:ascii="Courier New" w:eastAsia="Times New Roman" w:hAnsi="Courier New" w:cs="Courier New"/>
          <w:color w:val="009999"/>
          <w:sz w:val="15"/>
          <w:szCs w:val="15"/>
        </w:rPr>
        <w:t>10</w:t>
      </w:r>
    </w:p>
    <w:p w14:paraId="4FB1B1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6EF217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folds &lt;- sample(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:k, nrow(df_interp), replace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588D60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cv_errors &lt;- matrix(</w:t>
      </w:r>
      <w:r w:rsidRPr="007B4096">
        <w:rPr>
          <w:rFonts w:ascii="Courier New" w:eastAsia="Times New Roman" w:hAnsi="Courier New" w:cs="Courier New"/>
          <w:color w:val="990073"/>
          <w:sz w:val="15"/>
          <w:szCs w:val="15"/>
        </w:rPr>
        <w:t>NA</w:t>
      </w:r>
      <w:r w:rsidRPr="007B4096">
        <w:rPr>
          <w:rFonts w:ascii="Courier New" w:eastAsia="Times New Roman" w:hAnsi="Courier New" w:cs="Courier New"/>
          <w:color w:val="333333"/>
          <w:sz w:val="15"/>
          <w:szCs w:val="15"/>
        </w:rPr>
        <w:t>, k, consider, dimnames = list(</w:t>
      </w:r>
      <w:r w:rsidRPr="007B4096">
        <w:rPr>
          <w:rFonts w:ascii="Courier New" w:eastAsia="Times New Roman" w:hAnsi="Courier New" w:cs="Courier New"/>
          <w:color w:val="990073"/>
          <w:sz w:val="15"/>
          <w:szCs w:val="15"/>
        </w:rPr>
        <w:t>NULL</w:t>
      </w:r>
      <w:r w:rsidRPr="007B4096">
        <w:rPr>
          <w:rFonts w:ascii="Courier New" w:eastAsia="Times New Roman" w:hAnsi="Courier New" w:cs="Courier New"/>
          <w:color w:val="333333"/>
          <w:sz w:val="15"/>
          <w:szCs w:val="15"/>
        </w:rPr>
        <w:t>, paste(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:consider)))</w:t>
      </w:r>
    </w:p>
    <w:p w14:paraId="42ACA07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9583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predict.regsubsets &lt;- </w:t>
      </w:r>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 xml:space="preserve">(object, newdata, id, </w:t>
      </w:r>
      <w:r w:rsidRPr="007B4096">
        <w:rPr>
          <w:rFonts w:ascii="Courier New" w:eastAsia="Times New Roman" w:hAnsi="Courier New" w:cs="Courier New"/>
          <w:b/>
          <w:bCs/>
          <w:color w:val="990000"/>
          <w:sz w:val="15"/>
          <w:szCs w:val="15"/>
        </w:rPr>
        <w:t>...</w:t>
      </w:r>
      <w:r w:rsidRPr="007B4096">
        <w:rPr>
          <w:rFonts w:ascii="Courier New" w:eastAsia="Times New Roman" w:hAnsi="Courier New" w:cs="Courier New"/>
          <w:color w:val="333333"/>
          <w:sz w:val="15"/>
          <w:szCs w:val="15"/>
        </w:rPr>
        <w:t>) {</w:t>
      </w:r>
    </w:p>
    <w:p w14:paraId="49D420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form &lt;- as.formula(object$call[[</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9ED63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mat &lt;- model.matrix(form, newdata)</w:t>
      </w:r>
    </w:p>
    <w:p w14:paraId="53090E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coefi &lt;- coef(object, id = id)</w:t>
      </w:r>
    </w:p>
    <w:p w14:paraId="1D6D9F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mat[, names(coefi)] %*% coefi</w:t>
      </w:r>
    </w:p>
    <w:p w14:paraId="119F39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45C6B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89629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cross-validation</w:t>
      </w:r>
    </w:p>
    <w:p w14:paraId="03AFFB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lastRenderedPageBreak/>
        <w:t>for</w:t>
      </w:r>
      <w:r w:rsidRPr="007B4096">
        <w:rPr>
          <w:rFonts w:ascii="Courier New" w:eastAsia="Times New Roman" w:hAnsi="Courier New" w:cs="Courier New"/>
          <w:color w:val="333333"/>
          <w:sz w:val="15"/>
          <w:szCs w:val="15"/>
        </w:rPr>
        <w:t xml:space="preserve"> (j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:k) {</w:t>
      </w:r>
    </w:p>
    <w:p w14:paraId="114027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best_fit &lt;-</w:t>
      </w:r>
    </w:p>
    <w:p w14:paraId="6543AE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regsubsets(life_expectancy ~ ., data = df_interp[folds != j,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nvmax = consider)</w:t>
      </w:r>
    </w:p>
    <w:p w14:paraId="7094D0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b/>
          <w:bCs/>
          <w:color w:val="990000"/>
          <w:sz w:val="15"/>
          <w:szCs w:val="15"/>
        </w:rPr>
        <w:t>for</w:t>
      </w:r>
      <w:r w:rsidRPr="007B4096">
        <w:rPr>
          <w:rFonts w:ascii="Courier New" w:eastAsia="Times New Roman" w:hAnsi="Courier New" w:cs="Courier New"/>
          <w:color w:val="333333"/>
          <w:sz w:val="15"/>
          <w:szCs w:val="15"/>
        </w:rPr>
        <w:t xml:space="preserve"> (i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15</w:t>
      </w:r>
      <w:r w:rsidRPr="007B4096">
        <w:rPr>
          <w:rFonts w:ascii="Courier New" w:eastAsia="Times New Roman" w:hAnsi="Courier New" w:cs="Courier New"/>
          <w:color w:val="333333"/>
          <w:sz w:val="15"/>
          <w:szCs w:val="15"/>
        </w:rPr>
        <w:t>) {</w:t>
      </w:r>
    </w:p>
    <w:p w14:paraId="181C01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pred &lt;- predict(best_fit, df_interp[folds == j,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id = i)</w:t>
      </w:r>
    </w:p>
    <w:p w14:paraId="0581A6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cv_errors[j, i] &lt;-</w:t>
      </w:r>
    </w:p>
    <w:p w14:paraId="59ECB7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mean((df_interp$life_expectancy[folds == j] - pred)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940AE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16437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CAA31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3071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Use the apply function to average over the columns of the matrix in order to</w:t>
      </w:r>
    </w:p>
    <w:p w14:paraId="158FF0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obtain a vector for which the jth element is the cross-validation error for</w:t>
      </w:r>
    </w:p>
    <w:p w14:paraId="4E0B844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j-variable model.</w:t>
      </w:r>
    </w:p>
    <w:p w14:paraId="2ADE36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mean_cv_errors &lt;- apply(cv_errors,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mean)</w:t>
      </w:r>
    </w:p>
    <w:p w14:paraId="29D86B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mean_cv_errors</w:t>
      </w:r>
    </w:p>
    <w:p w14:paraId="6EAD2F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par(mfrow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50633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plot(mean_cv_errors, type = </w:t>
      </w:r>
      <w:r w:rsidRPr="007B4096">
        <w:rPr>
          <w:rFonts w:ascii="Courier New" w:eastAsia="Times New Roman" w:hAnsi="Courier New" w:cs="Courier New"/>
          <w:color w:val="DD1144"/>
          <w:sz w:val="15"/>
          <w:szCs w:val="15"/>
        </w:rPr>
        <w:t>"b"</w:t>
      </w:r>
      <w:r w:rsidRPr="007B4096">
        <w:rPr>
          <w:rFonts w:ascii="Courier New" w:eastAsia="Times New Roman" w:hAnsi="Courier New" w:cs="Courier New"/>
          <w:color w:val="333333"/>
          <w:sz w:val="15"/>
          <w:szCs w:val="15"/>
        </w:rPr>
        <w:t>)</w:t>
      </w:r>
    </w:p>
    <w:p w14:paraId="59EDCD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2E444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best subset selection on the full data set in order to obtain the</w:t>
      </w:r>
    </w:p>
    <w:p w14:paraId="5A3270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variables for the final model</w:t>
      </w:r>
    </w:p>
    <w:p w14:paraId="5C1D7F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reg_best &lt;- regsubsets(life_expectancy ~ ., data = df_interp[,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2B9B8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coef(reg_best,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the number sets the number of variables we want</w:t>
      </w:r>
    </w:p>
    <w:p w14:paraId="59EB77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w:t>
      </w:r>
    </w:p>
    <w:p w14:paraId="3959689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final_model &lt;-</w:t>
      </w:r>
    </w:p>
    <w:p w14:paraId="360DD0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lm(</w:t>
      </w:r>
    </w:p>
    <w:p w14:paraId="4B0D5D0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adult_mortality +</w:t>
      </w:r>
    </w:p>
    <w:p w14:paraId="5AB730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total_expenditure +</w:t>
      </w:r>
    </w:p>
    <w:p w14:paraId="40DD14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hiv_aids +</w:t>
      </w:r>
    </w:p>
    <w:p w14:paraId="7C6EC7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income_composition_of_resources,</w:t>
      </w:r>
    </w:p>
    <w:p w14:paraId="40F2E7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df_interp</w:t>
      </w:r>
    </w:p>
    <w:p w14:paraId="419880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2910BD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617FFD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final_model_summary &lt;- summary(final_model)</w:t>
      </w:r>
    </w:p>
    <w:p w14:paraId="063706B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final_model_summary</w:t>
      </w:r>
    </w:p>
    <w:p w14:paraId="0808A0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E106C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Confidence intervals</w:t>
      </w:r>
    </w:p>
    <w:p w14:paraId="671C23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confint(final_model)</w:t>
      </w:r>
    </w:p>
    <w:p w14:paraId="3D9674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par(mfrow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01328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
    <w:p w14:paraId="09FF52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final_model$fitted.values,</w:t>
      </w:r>
    </w:p>
    <w:p w14:paraId="231DD0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df_interp$life_expectancy,</w:t>
      </w:r>
    </w:p>
    <w:p w14:paraId="49CFD1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xlab = </w:t>
      </w:r>
      <w:r w:rsidRPr="007B4096">
        <w:rPr>
          <w:rFonts w:ascii="Courier New" w:eastAsia="Times New Roman" w:hAnsi="Courier New" w:cs="Courier New"/>
          <w:color w:val="DD1144"/>
          <w:sz w:val="15"/>
          <w:szCs w:val="15"/>
        </w:rPr>
        <w:t>"Predicted"</w:t>
      </w:r>
      <w:r w:rsidRPr="007B4096">
        <w:rPr>
          <w:rFonts w:ascii="Courier New" w:eastAsia="Times New Roman" w:hAnsi="Courier New" w:cs="Courier New"/>
          <w:color w:val="333333"/>
          <w:sz w:val="15"/>
          <w:szCs w:val="15"/>
        </w:rPr>
        <w:t>,</w:t>
      </w:r>
    </w:p>
    <w:p w14:paraId="4496F2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"Life Expectancy"</w:t>
      </w:r>
    </w:p>
    <w:p w14:paraId="6DE2CB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3096AF2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lines(c(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1FC9B3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0929C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par(mfrow=c(</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29469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plot(final_model)</w:t>
      </w:r>
    </w:p>
    <w:p w14:paraId="02919C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par(mfrow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71DB8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test.model &lt;- lm(life_expectancy ~ ., df_interp[,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A4D54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plot(test.model$fitted.values,</w:t>
      </w:r>
    </w:p>
    <w:p w14:paraId="43C251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test.model$residuals,</w:t>
      </w:r>
    </w:p>
    <w:p w14:paraId="10BA31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xlab = </w:t>
      </w:r>
      <w:r w:rsidRPr="007B4096">
        <w:rPr>
          <w:rFonts w:ascii="Courier New" w:eastAsia="Times New Roman" w:hAnsi="Courier New" w:cs="Courier New"/>
          <w:color w:val="DD1144"/>
          <w:sz w:val="15"/>
          <w:szCs w:val="15"/>
        </w:rPr>
        <w:t>"Fitted Values"</w:t>
      </w:r>
      <w:r w:rsidRPr="007B4096">
        <w:rPr>
          <w:rFonts w:ascii="Courier New" w:eastAsia="Times New Roman" w:hAnsi="Courier New" w:cs="Courier New"/>
          <w:color w:val="333333"/>
          <w:sz w:val="15"/>
          <w:szCs w:val="15"/>
        </w:rPr>
        <w:t>,</w:t>
      </w:r>
    </w:p>
    <w:p w14:paraId="5212FE8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"Residuals"</w:t>
      </w:r>
      <w:r w:rsidRPr="007B4096">
        <w:rPr>
          <w:rFonts w:ascii="Courier New" w:eastAsia="Times New Roman" w:hAnsi="Courier New" w:cs="Courier New"/>
          <w:color w:val="333333"/>
          <w:sz w:val="15"/>
          <w:szCs w:val="15"/>
        </w:rPr>
        <w:t>)</w:t>
      </w:r>
    </w:p>
    <w:p w14:paraId="3DBB0C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plot(df_interp$life_expectancy,</w:t>
      </w:r>
    </w:p>
    <w:p w14:paraId="4BDBA9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test.model$residuals,</w:t>
      </w:r>
    </w:p>
    <w:p w14:paraId="44F118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xlab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w:t>
      </w:r>
    </w:p>
    <w:p w14:paraId="704CDD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"Residuals"</w:t>
      </w:r>
      <w:r w:rsidRPr="007B4096">
        <w:rPr>
          <w:rFonts w:ascii="Courier New" w:eastAsia="Times New Roman" w:hAnsi="Courier New" w:cs="Courier New"/>
          <w:color w:val="333333"/>
          <w:sz w:val="15"/>
          <w:szCs w:val="15"/>
        </w:rPr>
        <w:t>)</w:t>
      </w:r>
    </w:p>
    <w:p w14:paraId="4FEA73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all rows with an NA</w:t>
      </w:r>
    </w:p>
    <w:p w14:paraId="7053B0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df_clean &lt;- na.omit(df_clean)</w:t>
      </w:r>
    </w:p>
    <w:p w14:paraId="559A46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sum(is.na(df_clean))</w:t>
      </w:r>
    </w:p>
    <w:p w14:paraId="1A943C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3D8FC3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65143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Maximum number of variables to consider</w:t>
      </w:r>
    </w:p>
    <w:p w14:paraId="2688AE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consider &lt;- </w:t>
      </w:r>
      <w:r w:rsidRPr="007B4096">
        <w:rPr>
          <w:rFonts w:ascii="Courier New" w:eastAsia="Times New Roman" w:hAnsi="Courier New" w:cs="Courier New"/>
          <w:color w:val="009999"/>
          <w:sz w:val="15"/>
          <w:szCs w:val="15"/>
        </w:rPr>
        <w:t>4</w:t>
      </w:r>
    </w:p>
    <w:p w14:paraId="64889A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7948D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model</w:t>
      </w:r>
    </w:p>
    <w:p w14:paraId="49101D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regfit_full &lt;- regsubsets(life_expectancy ~ ., df_clean[,-</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nvmax = consider)</w:t>
      </w:r>
    </w:p>
    <w:p w14:paraId="0A4D79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93B70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Examine regression summary</w:t>
      </w:r>
    </w:p>
    <w:p w14:paraId="58497E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reg_summary &lt;- summary(regfit_full)</w:t>
      </w:r>
    </w:p>
    <w:p w14:paraId="167961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names(reg_summary)</w:t>
      </w:r>
    </w:p>
    <w:p w14:paraId="49A51CF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reg_summary$rsq</w:t>
      </w:r>
    </w:p>
    <w:p w14:paraId="5E53FD0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1EC7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RSS, adjusted $R^2$ $C_p$ and BIC for all models</w:t>
      </w:r>
    </w:p>
    <w:p w14:paraId="52CD62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par(mfrow = c(</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C43A4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plot(reg_summary$rss, xlab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"RSS"</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3A13B2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plot(reg_summary$adjr2, xlab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"Adjusted RSq"</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20B058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which.max(reg_summary$adjr2)</w:t>
      </w:r>
    </w:p>
    <w:p w14:paraId="283F6D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points(consider, reg_summary$adjr2[consider],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 xml:space="preserve">, cex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pch = </w:t>
      </w:r>
      <w:r w:rsidRPr="007B4096">
        <w:rPr>
          <w:rFonts w:ascii="Courier New" w:eastAsia="Times New Roman" w:hAnsi="Courier New" w:cs="Courier New"/>
          <w:color w:val="009999"/>
          <w:sz w:val="15"/>
          <w:szCs w:val="15"/>
        </w:rPr>
        <w:t>20</w:t>
      </w:r>
      <w:r w:rsidRPr="007B4096">
        <w:rPr>
          <w:rFonts w:ascii="Courier New" w:eastAsia="Times New Roman" w:hAnsi="Courier New" w:cs="Courier New"/>
          <w:color w:val="333333"/>
          <w:sz w:val="15"/>
          <w:szCs w:val="15"/>
        </w:rPr>
        <w:t>)</w:t>
      </w:r>
    </w:p>
    <w:p w14:paraId="246917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plot(reg_summary$cp, xlab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6EC9CD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which.min(reg_summary$cp)</w:t>
      </w:r>
    </w:p>
    <w:p w14:paraId="4EEA09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points(consider, reg_summary$cp[consider],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 xml:space="preserve">, cex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pch = </w:t>
      </w:r>
      <w:r w:rsidRPr="007B4096">
        <w:rPr>
          <w:rFonts w:ascii="Courier New" w:eastAsia="Times New Roman" w:hAnsi="Courier New" w:cs="Courier New"/>
          <w:color w:val="009999"/>
          <w:sz w:val="15"/>
          <w:szCs w:val="15"/>
        </w:rPr>
        <w:t>20</w:t>
      </w:r>
      <w:r w:rsidRPr="007B4096">
        <w:rPr>
          <w:rFonts w:ascii="Courier New" w:eastAsia="Times New Roman" w:hAnsi="Courier New" w:cs="Courier New"/>
          <w:color w:val="333333"/>
          <w:sz w:val="15"/>
          <w:szCs w:val="15"/>
        </w:rPr>
        <w:t>)</w:t>
      </w:r>
    </w:p>
    <w:p w14:paraId="036BB7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which.min(reg_summary$bic)</w:t>
      </w:r>
    </w:p>
    <w:p w14:paraId="56793A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plot(reg_summary$bic, xlab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"BIC"</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03B6E6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points(consider, reg_summary$bic[consider],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 xml:space="preserve">, cex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pch = </w:t>
      </w:r>
      <w:r w:rsidRPr="007B4096">
        <w:rPr>
          <w:rFonts w:ascii="Courier New" w:eastAsia="Times New Roman" w:hAnsi="Courier New" w:cs="Courier New"/>
          <w:color w:val="009999"/>
          <w:sz w:val="15"/>
          <w:szCs w:val="15"/>
        </w:rPr>
        <w:t>20</w:t>
      </w:r>
      <w:r w:rsidRPr="007B4096">
        <w:rPr>
          <w:rFonts w:ascii="Courier New" w:eastAsia="Times New Roman" w:hAnsi="Courier New" w:cs="Courier New"/>
          <w:color w:val="333333"/>
          <w:sz w:val="15"/>
          <w:szCs w:val="15"/>
        </w:rPr>
        <w:t>)</w:t>
      </w:r>
    </w:p>
    <w:p w14:paraId="1ABDCA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0310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Display selected variables for the best model with a given number of predictors</w:t>
      </w:r>
    </w:p>
    <w:p w14:paraId="56ACF4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plot(regfit_full, scale = </w:t>
      </w:r>
      <w:r w:rsidRPr="007B4096">
        <w:rPr>
          <w:rFonts w:ascii="Courier New" w:eastAsia="Times New Roman" w:hAnsi="Courier New" w:cs="Courier New"/>
          <w:color w:val="DD1144"/>
          <w:sz w:val="15"/>
          <w:szCs w:val="15"/>
        </w:rPr>
        <w:t>"r2"</w:t>
      </w:r>
      <w:r w:rsidRPr="007B4096">
        <w:rPr>
          <w:rFonts w:ascii="Courier New" w:eastAsia="Times New Roman" w:hAnsi="Courier New" w:cs="Courier New"/>
          <w:color w:val="333333"/>
          <w:sz w:val="15"/>
          <w:szCs w:val="15"/>
        </w:rPr>
        <w:t>)</w:t>
      </w:r>
    </w:p>
    <w:p w14:paraId="441A25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plot(regfit_full, scale = </w:t>
      </w:r>
      <w:r w:rsidRPr="007B4096">
        <w:rPr>
          <w:rFonts w:ascii="Courier New" w:eastAsia="Times New Roman" w:hAnsi="Courier New" w:cs="Courier New"/>
          <w:color w:val="DD1144"/>
          <w:sz w:val="15"/>
          <w:szCs w:val="15"/>
        </w:rPr>
        <w:t>"adjr2"</w:t>
      </w:r>
      <w:r w:rsidRPr="007B4096">
        <w:rPr>
          <w:rFonts w:ascii="Courier New" w:eastAsia="Times New Roman" w:hAnsi="Courier New" w:cs="Courier New"/>
          <w:color w:val="333333"/>
          <w:sz w:val="15"/>
          <w:szCs w:val="15"/>
        </w:rPr>
        <w:t>)</w:t>
      </w:r>
    </w:p>
    <w:p w14:paraId="3A2FD0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plot(regfit_full, scale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w:t>
      </w:r>
    </w:p>
    <w:p w14:paraId="576148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plot(regfit_full, scale = </w:t>
      </w:r>
      <w:r w:rsidRPr="007B4096">
        <w:rPr>
          <w:rFonts w:ascii="Courier New" w:eastAsia="Times New Roman" w:hAnsi="Courier New" w:cs="Courier New"/>
          <w:color w:val="DD1144"/>
          <w:sz w:val="15"/>
          <w:szCs w:val="15"/>
        </w:rPr>
        <w:t>"bic"</w:t>
      </w:r>
      <w:r w:rsidRPr="007B4096">
        <w:rPr>
          <w:rFonts w:ascii="Courier New" w:eastAsia="Times New Roman" w:hAnsi="Courier New" w:cs="Courier New"/>
          <w:color w:val="333333"/>
          <w:sz w:val="15"/>
          <w:szCs w:val="15"/>
        </w:rPr>
        <w:t>)</w:t>
      </w:r>
    </w:p>
    <w:p w14:paraId="4A20AF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coef(regfit_full, consider)</w:t>
      </w:r>
    </w:p>
    <w:p w14:paraId="630564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Forward</w:t>
      </w:r>
    </w:p>
    <w:p w14:paraId="60E3D3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regfit_fwd &lt;- regsubsets(life_expectancy ~ ., data = df_clean, method = </w:t>
      </w:r>
      <w:r w:rsidRPr="007B4096">
        <w:rPr>
          <w:rFonts w:ascii="Courier New" w:eastAsia="Times New Roman" w:hAnsi="Courier New" w:cs="Courier New"/>
          <w:color w:val="DD1144"/>
          <w:sz w:val="15"/>
          <w:szCs w:val="15"/>
        </w:rPr>
        <w:t>"forward"</w:t>
      </w:r>
      <w:r w:rsidRPr="007B4096">
        <w:rPr>
          <w:rFonts w:ascii="Courier New" w:eastAsia="Times New Roman" w:hAnsi="Courier New" w:cs="Courier New"/>
          <w:color w:val="333333"/>
          <w:sz w:val="15"/>
          <w:szCs w:val="15"/>
        </w:rPr>
        <w:t>)</w:t>
      </w:r>
    </w:p>
    <w:p w14:paraId="1F265C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summary(regfit_fwd)</w:t>
      </w:r>
    </w:p>
    <w:p w14:paraId="1DC4A0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B4DA2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Backward</w:t>
      </w:r>
    </w:p>
    <w:p w14:paraId="0C71C97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regfit_bwd &lt;- regsubsets(life_expectancy ~ ., data = df_clean, method = </w:t>
      </w:r>
      <w:r w:rsidRPr="007B4096">
        <w:rPr>
          <w:rFonts w:ascii="Courier New" w:eastAsia="Times New Roman" w:hAnsi="Courier New" w:cs="Courier New"/>
          <w:color w:val="DD1144"/>
          <w:sz w:val="15"/>
          <w:szCs w:val="15"/>
        </w:rPr>
        <w:t>"backward"</w:t>
      </w:r>
      <w:r w:rsidRPr="007B4096">
        <w:rPr>
          <w:rFonts w:ascii="Courier New" w:eastAsia="Times New Roman" w:hAnsi="Courier New" w:cs="Courier New"/>
          <w:color w:val="333333"/>
          <w:sz w:val="15"/>
          <w:szCs w:val="15"/>
        </w:rPr>
        <w:t>)</w:t>
      </w:r>
    </w:p>
    <w:p w14:paraId="044B2E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summary(regfit_bwd)</w:t>
      </w:r>
    </w:p>
    <w:p w14:paraId="534F54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564C1E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Compare coefficients</w:t>
      </w:r>
    </w:p>
    <w:p w14:paraId="256FFC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coef(regfit_full, consider)</w:t>
      </w:r>
    </w:p>
    <w:p w14:paraId="542695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coef(regfit_fwd, consider)</w:t>
      </w:r>
    </w:p>
    <w:p w14:paraId="674DFA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coef(regfit_bwd, consider)</w:t>
      </w:r>
    </w:p>
    <w:p w14:paraId="358CBB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test and training data sets</w:t>
      </w:r>
    </w:p>
    <w:p w14:paraId="72EEF0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100</w:t>
      </w:r>
      <w:r w:rsidRPr="007B4096">
        <w:rPr>
          <w:rFonts w:ascii="Courier New" w:eastAsia="Times New Roman" w:hAnsi="Courier New" w:cs="Courier New"/>
          <w:color w:val="333333"/>
          <w:sz w:val="15"/>
          <w:szCs w:val="15"/>
        </w:rPr>
        <w:t xml:space="preserve">) </w:t>
      </w:r>
    </w:p>
    <w:p w14:paraId="539D8C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E2744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index = sample(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:nrow(df_clean), </w:t>
      </w:r>
      <w:r w:rsidRPr="007B4096">
        <w:rPr>
          <w:rFonts w:ascii="Courier New" w:eastAsia="Times New Roman" w:hAnsi="Courier New" w:cs="Courier New"/>
          <w:color w:val="009999"/>
          <w:sz w:val="15"/>
          <w:szCs w:val="15"/>
        </w:rPr>
        <w:t>0.7</w:t>
      </w:r>
      <w:r w:rsidRPr="007B4096">
        <w:rPr>
          <w:rFonts w:ascii="Courier New" w:eastAsia="Times New Roman" w:hAnsi="Courier New" w:cs="Courier New"/>
          <w:color w:val="333333"/>
          <w:sz w:val="15"/>
          <w:szCs w:val="15"/>
        </w:rPr>
        <w:t xml:space="preserve">*nrow(df_clean)) </w:t>
      </w:r>
    </w:p>
    <w:p w14:paraId="23729C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DD47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train = df_clean[index,] </w:t>
      </w:r>
      <w:r w:rsidRPr="007B4096">
        <w:rPr>
          <w:rFonts w:ascii="Courier New" w:eastAsia="Times New Roman" w:hAnsi="Courier New" w:cs="Courier New"/>
          <w:i/>
          <w:iCs/>
          <w:color w:val="999988"/>
          <w:sz w:val="15"/>
          <w:szCs w:val="15"/>
        </w:rPr>
        <w:t xml:space="preserve"># Create the training data </w:t>
      </w:r>
    </w:p>
    <w:p w14:paraId="0A0DEB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test = df_clean[-index,] </w:t>
      </w:r>
      <w:r w:rsidRPr="007B4096">
        <w:rPr>
          <w:rFonts w:ascii="Courier New" w:eastAsia="Times New Roman" w:hAnsi="Courier New" w:cs="Courier New"/>
          <w:i/>
          <w:iCs/>
          <w:color w:val="999988"/>
          <w:sz w:val="15"/>
          <w:szCs w:val="15"/>
        </w:rPr>
        <w:t># Create the test data</w:t>
      </w:r>
    </w:p>
    <w:p w14:paraId="5304BF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82F64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dim(train)</w:t>
      </w:r>
    </w:p>
    <w:p w14:paraId="4D314D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dim(test)</w:t>
      </w:r>
    </w:p>
    <w:p w14:paraId="7773AD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regfit_best &lt;- regsubsets(life_expectancy ~ ., data = df_clean[,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BD036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test_mat &lt;- model.matrix(life_expectancy ~ ., data = df_clean)</w:t>
      </w:r>
    </w:p>
    <w:p w14:paraId="6DCFCC5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DF18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#standardize the data by scaling the numeric variables </w:t>
      </w:r>
    </w:p>
    <w:p w14:paraId="24C8FE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MF: commenting out gdp, but it had been previously removed</w:t>
      </w:r>
    </w:p>
    <w:p w14:paraId="4DD440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cols = c(</w:t>
      </w:r>
    </w:p>
    <w:p w14:paraId="62AA51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'alcohol'</w:t>
      </w:r>
      <w:r w:rsidRPr="007B4096">
        <w:rPr>
          <w:rFonts w:ascii="Courier New" w:eastAsia="Times New Roman" w:hAnsi="Courier New" w:cs="Courier New"/>
          <w:color w:val="333333"/>
          <w:sz w:val="15"/>
          <w:szCs w:val="15"/>
        </w:rPr>
        <w:t>,</w:t>
      </w:r>
    </w:p>
    <w:p w14:paraId="3AFF8B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'hepatitis_b'</w:t>
      </w:r>
      <w:r w:rsidRPr="007B4096">
        <w:rPr>
          <w:rFonts w:ascii="Courier New" w:eastAsia="Times New Roman" w:hAnsi="Courier New" w:cs="Courier New"/>
          <w:color w:val="333333"/>
          <w:sz w:val="15"/>
          <w:szCs w:val="15"/>
        </w:rPr>
        <w:t>,</w:t>
      </w:r>
    </w:p>
    <w:p w14:paraId="788E719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'measles'</w:t>
      </w:r>
      <w:r w:rsidRPr="007B4096">
        <w:rPr>
          <w:rFonts w:ascii="Courier New" w:eastAsia="Times New Roman" w:hAnsi="Courier New" w:cs="Courier New"/>
          <w:color w:val="333333"/>
          <w:sz w:val="15"/>
          <w:szCs w:val="15"/>
        </w:rPr>
        <w:t>,</w:t>
      </w:r>
    </w:p>
    <w:p w14:paraId="0BA794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'bmi'</w:t>
      </w:r>
      <w:r w:rsidRPr="007B4096">
        <w:rPr>
          <w:rFonts w:ascii="Courier New" w:eastAsia="Times New Roman" w:hAnsi="Courier New" w:cs="Courier New"/>
          <w:color w:val="333333"/>
          <w:sz w:val="15"/>
          <w:szCs w:val="15"/>
        </w:rPr>
        <w:t>,</w:t>
      </w:r>
    </w:p>
    <w:p w14:paraId="36FACD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'polio'</w:t>
      </w:r>
      <w:r w:rsidRPr="007B4096">
        <w:rPr>
          <w:rFonts w:ascii="Courier New" w:eastAsia="Times New Roman" w:hAnsi="Courier New" w:cs="Courier New"/>
          <w:color w:val="333333"/>
          <w:sz w:val="15"/>
          <w:szCs w:val="15"/>
        </w:rPr>
        <w:t>,</w:t>
      </w:r>
    </w:p>
    <w:p w14:paraId="4E9D022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'diphtheria'</w:t>
      </w:r>
      <w:r w:rsidRPr="007B4096">
        <w:rPr>
          <w:rFonts w:ascii="Courier New" w:eastAsia="Times New Roman" w:hAnsi="Courier New" w:cs="Courier New"/>
          <w:color w:val="333333"/>
          <w:sz w:val="15"/>
          <w:szCs w:val="15"/>
        </w:rPr>
        <w:t>,</w:t>
      </w:r>
    </w:p>
    <w:p w14:paraId="786923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'hiv_aids'</w:t>
      </w:r>
      <w:r w:rsidRPr="007B4096">
        <w:rPr>
          <w:rFonts w:ascii="Courier New" w:eastAsia="Times New Roman" w:hAnsi="Courier New" w:cs="Courier New"/>
          <w:color w:val="333333"/>
          <w:sz w:val="15"/>
          <w:szCs w:val="15"/>
        </w:rPr>
        <w:t>,</w:t>
      </w:r>
    </w:p>
    <w:p w14:paraId="74925D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'gdp',</w:t>
      </w:r>
    </w:p>
    <w:p w14:paraId="2E07E4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'thinness_5_9_years'</w:t>
      </w:r>
      <w:r w:rsidRPr="007B4096">
        <w:rPr>
          <w:rFonts w:ascii="Courier New" w:eastAsia="Times New Roman" w:hAnsi="Courier New" w:cs="Courier New"/>
          <w:color w:val="333333"/>
          <w:sz w:val="15"/>
          <w:szCs w:val="15"/>
        </w:rPr>
        <w:t>,</w:t>
      </w:r>
    </w:p>
    <w:p w14:paraId="7FC7B9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'schooling'</w:t>
      </w:r>
    </w:p>
    <w:p w14:paraId="2C1CAD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634131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0D3F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pre_proc_val &lt;- preProcess(train[,cols], method = c(</w:t>
      </w:r>
      <w:r w:rsidRPr="007B4096">
        <w:rPr>
          <w:rFonts w:ascii="Courier New" w:eastAsia="Times New Roman" w:hAnsi="Courier New" w:cs="Courier New"/>
          <w:color w:val="DD1144"/>
          <w:sz w:val="15"/>
          <w:szCs w:val="15"/>
        </w:rPr>
        <w:t>"center"</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"scale"</w:t>
      </w:r>
      <w:r w:rsidRPr="007B4096">
        <w:rPr>
          <w:rFonts w:ascii="Courier New" w:eastAsia="Times New Roman" w:hAnsi="Courier New" w:cs="Courier New"/>
          <w:color w:val="333333"/>
          <w:sz w:val="15"/>
          <w:szCs w:val="15"/>
        </w:rPr>
        <w:t>))</w:t>
      </w:r>
    </w:p>
    <w:p w14:paraId="3246F4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70C18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train[,cols] = predict(pre_proc_val, train[,cols])</w:t>
      </w:r>
    </w:p>
    <w:p w14:paraId="5622C7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test[,cols] = predict(pre_proc_val, test[,cols])</w:t>
      </w:r>
    </w:p>
    <w:p w14:paraId="0F40E5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7AFDC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summary(train)</w:t>
      </w:r>
    </w:p>
    <w:p w14:paraId="40A42A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50616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59901D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for multicolinearity</w:t>
      </w:r>
    </w:p>
    <w:p w14:paraId="59E76B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#note the highly correlated variables </w:t>
      </w:r>
    </w:p>
    <w:p w14:paraId="1E044C1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MF: the Performance Analytics package is required for chart.Correlation. Also,</w:t>
      </w:r>
    </w:p>
    <w:p w14:paraId="25E7D6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original my_data object contains status which, as a non-numeric value</w:t>
      </w:r>
    </w:p>
    <w:p w14:paraId="4A0BF7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appears to be giving an error. I'm going to remove both it and country and see</w:t>
      </w:r>
    </w:p>
    <w:p w14:paraId="4814AC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if that fixes things.</w:t>
      </w:r>
    </w:p>
    <w:p w14:paraId="5C2E03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my_data &lt;- train[, c(1-2)]</w:t>
      </w:r>
    </w:p>
    <w:p w14:paraId="6C4966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my_data &lt;- train[,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56E363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PerformanceAnalytics::chart.Correlation(my_data, histogram=</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pch=</w:t>
      </w:r>
      <w:r w:rsidRPr="007B4096">
        <w:rPr>
          <w:rFonts w:ascii="Courier New" w:eastAsia="Times New Roman" w:hAnsi="Courier New" w:cs="Courier New"/>
          <w:color w:val="009999"/>
          <w:sz w:val="15"/>
          <w:szCs w:val="15"/>
        </w:rPr>
        <w:t>19</w:t>
      </w:r>
      <w:r w:rsidRPr="007B4096">
        <w:rPr>
          <w:rFonts w:ascii="Courier New" w:eastAsia="Times New Roman" w:hAnsi="Courier New" w:cs="Courier New"/>
          <w:color w:val="333333"/>
          <w:sz w:val="15"/>
          <w:szCs w:val="15"/>
        </w:rPr>
        <w:t>)</w:t>
      </w:r>
    </w:p>
    <w:p w14:paraId="6C7DAFB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CCC30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#Checking the VIF</w:t>
      </w:r>
    </w:p>
    <w:p w14:paraId="305EC0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Auto&lt;-train[,-</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p>
    <w:p w14:paraId="3E1CD9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MF: the full.model call below was giving me an error that "there are aliased</w:t>
      </w:r>
    </w:p>
    <w:p w14:paraId="73DBAD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coeffifients in the model. I again removed country, year and status and it</w:t>
      </w:r>
    </w:p>
    <w:p w14:paraId="4DA13A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seems to now run.</w:t>
      </w:r>
    </w:p>
    <w:p w14:paraId="3D42BD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full.model&lt;-lm(life_expectancy~.,data=train)</w:t>
      </w:r>
    </w:p>
    <w:p w14:paraId="447169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full.model&lt;-lm(life_expectancy~.,data=train[,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w:t>
      </w:r>
    </w:p>
    <w:p w14:paraId="4DF122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vif(full.model)</w:t>
      </w:r>
    </w:p>
    <w:p w14:paraId="36CAB7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FE20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Build the final model using the best subset selection results</w:t>
      </w:r>
    </w:p>
    <w:p w14:paraId="452A7F8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MF: I commented out gdp since we'd originally excluded it from df_clean</w:t>
      </w:r>
    </w:p>
    <w:p w14:paraId="0A6ADE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final_model &lt;-</w:t>
      </w:r>
    </w:p>
    <w:p w14:paraId="40EF04A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lm(</w:t>
      </w:r>
    </w:p>
    <w:p w14:paraId="2C930D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status +</w:t>
      </w:r>
    </w:p>
    <w:p w14:paraId="207711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alcohol +</w:t>
      </w:r>
    </w:p>
    <w:p w14:paraId="12EFBB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bmi +</w:t>
      </w:r>
    </w:p>
    <w:p w14:paraId="11E9A6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diphtheria +</w:t>
      </w:r>
    </w:p>
    <w:p w14:paraId="4BA7E58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hiv_aids +</w:t>
      </w:r>
    </w:p>
    <w:p w14:paraId="031CAE7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gdp +</w:t>
      </w:r>
    </w:p>
    <w:p w14:paraId="7E5D66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schooling,</w:t>
      </w:r>
    </w:p>
    <w:p w14:paraId="602450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train</w:t>
      </w:r>
    </w:p>
    <w:p w14:paraId="6C29164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F4965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DCCD3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5E5C1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0A3A52A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summary(final_model)</w:t>
      </w:r>
    </w:p>
    <w:p w14:paraId="7A81CB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(glmnet)</w:t>
      </w:r>
    </w:p>
    <w:p w14:paraId="6073557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#Step 1 - create the evaluation metrics function</w:t>
      </w:r>
    </w:p>
    <w:p w14:paraId="43A30E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171F9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eval_metrics = </w:t>
      </w:r>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(model, df, predictions, target){</w:t>
      </w:r>
    </w:p>
    <w:p w14:paraId="6C8D2C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resids = df[,target] - predictions</w:t>
      </w:r>
    </w:p>
    <w:p w14:paraId="7EEEF2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resids2 = resids**</w:t>
      </w:r>
      <w:r w:rsidRPr="007B4096">
        <w:rPr>
          <w:rFonts w:ascii="Courier New" w:eastAsia="Times New Roman" w:hAnsi="Courier New" w:cs="Courier New"/>
          <w:color w:val="009999"/>
          <w:sz w:val="15"/>
          <w:szCs w:val="15"/>
        </w:rPr>
        <w:t>2</w:t>
      </w:r>
    </w:p>
    <w:p w14:paraId="2FCF42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N = length(predictions)</w:t>
      </w:r>
    </w:p>
    <w:p w14:paraId="3D2DB7D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r2 = as.character(round(summary(model)$r.squared,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DF19E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adj_r2 = as.character(round(summary(model)$adj.r.squared,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95E2C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print(adj_r2) </w:t>
      </w:r>
      <w:r w:rsidRPr="007B4096">
        <w:rPr>
          <w:rFonts w:ascii="Courier New" w:eastAsia="Times New Roman" w:hAnsi="Courier New" w:cs="Courier New"/>
          <w:i/>
          <w:iCs/>
          <w:color w:val="999988"/>
          <w:sz w:val="15"/>
          <w:szCs w:val="15"/>
        </w:rPr>
        <w:t>#Adjusted R-squared</w:t>
      </w:r>
    </w:p>
    <w:p w14:paraId="0CF01A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print(as.character(round(sqrt(sum(resids2)/N),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#RMSE</w:t>
      </w:r>
    </w:p>
    <w:p w14:paraId="723C77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4BA9D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638CB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#this is out best training model that we will use for prediction </w:t>
      </w:r>
    </w:p>
    <w:p w14:paraId="5BEF80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E198A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#Step 3 - predicting and evaluating the model on train data</w:t>
      </w:r>
    </w:p>
    <w:p w14:paraId="04E8CE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 = predict(final_model, newdata = train)</w:t>
      </w:r>
    </w:p>
    <w:p w14:paraId="7238C1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eval_metrics(final_model, train, predictions, target = </w:t>
      </w:r>
      <w:r w:rsidRPr="007B4096">
        <w:rPr>
          <w:rFonts w:ascii="Courier New" w:eastAsia="Times New Roman" w:hAnsi="Courier New" w:cs="Courier New"/>
          <w:color w:val="DD1144"/>
          <w:sz w:val="15"/>
          <w:szCs w:val="15"/>
        </w:rPr>
        <w:t>'life_expectancy'</w:t>
      </w:r>
      <w:r w:rsidRPr="007B4096">
        <w:rPr>
          <w:rFonts w:ascii="Courier New" w:eastAsia="Times New Roman" w:hAnsi="Courier New" w:cs="Courier New"/>
          <w:color w:val="333333"/>
          <w:sz w:val="15"/>
          <w:szCs w:val="15"/>
        </w:rPr>
        <w:t>)</w:t>
      </w:r>
    </w:p>
    <w:p w14:paraId="065C5D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076DA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Step 4 - predicting and evaluating the model on test data</w:t>
      </w:r>
    </w:p>
    <w:p w14:paraId="0AAB59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A9AE38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 = predict(final_model, newdata = test)</w:t>
      </w:r>
    </w:p>
    <w:p w14:paraId="5317DB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eval_metrics(final_model, test, predictions, target = </w:t>
      </w:r>
      <w:r w:rsidRPr="007B4096">
        <w:rPr>
          <w:rFonts w:ascii="Courier New" w:eastAsia="Times New Roman" w:hAnsi="Courier New" w:cs="Courier New"/>
          <w:color w:val="DD1144"/>
          <w:sz w:val="15"/>
          <w:szCs w:val="15"/>
        </w:rPr>
        <w:t>'life_expectancy'</w:t>
      </w:r>
      <w:r w:rsidRPr="007B4096">
        <w:rPr>
          <w:rFonts w:ascii="Courier New" w:eastAsia="Times New Roman" w:hAnsi="Courier New" w:cs="Courier New"/>
          <w:color w:val="333333"/>
          <w:sz w:val="15"/>
          <w:szCs w:val="15"/>
        </w:rPr>
        <w:t>)</w:t>
      </w:r>
    </w:p>
    <w:p w14:paraId="554805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70A19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#lasso</w:t>
      </w:r>
    </w:p>
    <w:p w14:paraId="6979EE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#will use lib glmet </w:t>
      </w:r>
    </w:p>
    <w:p w14:paraId="05B20A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#glmnet does not work with numeric data frames </w:t>
      </w:r>
    </w:p>
    <w:p w14:paraId="1A51B8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#Step 1 -&gt; we will create a numeric matrix for the training </w:t>
      </w:r>
    </w:p>
    <w:p w14:paraId="4C31B5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A0114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MF: commenting out gdp again</w:t>
      </w:r>
    </w:p>
    <w:p w14:paraId="0676D5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cols_reg = c(</w:t>
      </w:r>
    </w:p>
    <w:p w14:paraId="17D846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'life_expectancy'</w:t>
      </w:r>
      <w:r w:rsidRPr="007B4096">
        <w:rPr>
          <w:rFonts w:ascii="Courier New" w:eastAsia="Times New Roman" w:hAnsi="Courier New" w:cs="Courier New"/>
          <w:color w:val="333333"/>
          <w:sz w:val="15"/>
          <w:szCs w:val="15"/>
        </w:rPr>
        <w:t>,</w:t>
      </w:r>
    </w:p>
    <w:p w14:paraId="5F1314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'alcohol'</w:t>
      </w:r>
      <w:r w:rsidRPr="007B4096">
        <w:rPr>
          <w:rFonts w:ascii="Courier New" w:eastAsia="Times New Roman" w:hAnsi="Courier New" w:cs="Courier New"/>
          <w:color w:val="333333"/>
          <w:sz w:val="15"/>
          <w:szCs w:val="15"/>
        </w:rPr>
        <w:t>,</w:t>
      </w:r>
    </w:p>
    <w:p w14:paraId="79F4F6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'hepatitis_b'</w:t>
      </w:r>
      <w:r w:rsidRPr="007B4096">
        <w:rPr>
          <w:rFonts w:ascii="Courier New" w:eastAsia="Times New Roman" w:hAnsi="Courier New" w:cs="Courier New"/>
          <w:color w:val="333333"/>
          <w:sz w:val="15"/>
          <w:szCs w:val="15"/>
        </w:rPr>
        <w:t>,</w:t>
      </w:r>
    </w:p>
    <w:p w14:paraId="45A6A2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'measles'</w:t>
      </w:r>
      <w:r w:rsidRPr="007B4096">
        <w:rPr>
          <w:rFonts w:ascii="Courier New" w:eastAsia="Times New Roman" w:hAnsi="Courier New" w:cs="Courier New"/>
          <w:color w:val="333333"/>
          <w:sz w:val="15"/>
          <w:szCs w:val="15"/>
        </w:rPr>
        <w:t>,</w:t>
      </w:r>
    </w:p>
    <w:p w14:paraId="24BDBF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'bmi'</w:t>
      </w:r>
      <w:r w:rsidRPr="007B4096">
        <w:rPr>
          <w:rFonts w:ascii="Courier New" w:eastAsia="Times New Roman" w:hAnsi="Courier New" w:cs="Courier New"/>
          <w:color w:val="333333"/>
          <w:sz w:val="15"/>
          <w:szCs w:val="15"/>
        </w:rPr>
        <w:t>,</w:t>
      </w:r>
    </w:p>
    <w:p w14:paraId="1E72A8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'polio'</w:t>
      </w:r>
      <w:r w:rsidRPr="007B4096">
        <w:rPr>
          <w:rFonts w:ascii="Courier New" w:eastAsia="Times New Roman" w:hAnsi="Courier New" w:cs="Courier New"/>
          <w:color w:val="333333"/>
          <w:sz w:val="15"/>
          <w:szCs w:val="15"/>
        </w:rPr>
        <w:t>,</w:t>
      </w:r>
    </w:p>
    <w:p w14:paraId="2FADAE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'diphtheria'</w:t>
      </w:r>
      <w:r w:rsidRPr="007B4096">
        <w:rPr>
          <w:rFonts w:ascii="Courier New" w:eastAsia="Times New Roman" w:hAnsi="Courier New" w:cs="Courier New"/>
          <w:color w:val="333333"/>
          <w:sz w:val="15"/>
          <w:szCs w:val="15"/>
        </w:rPr>
        <w:t>,</w:t>
      </w:r>
    </w:p>
    <w:p w14:paraId="350F9C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'hiv_aids'</w:t>
      </w:r>
      <w:r w:rsidRPr="007B4096">
        <w:rPr>
          <w:rFonts w:ascii="Courier New" w:eastAsia="Times New Roman" w:hAnsi="Courier New" w:cs="Courier New"/>
          <w:color w:val="333333"/>
          <w:sz w:val="15"/>
          <w:szCs w:val="15"/>
        </w:rPr>
        <w:t>,</w:t>
      </w:r>
    </w:p>
    <w:p w14:paraId="32FAF0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'gdp',</w:t>
      </w:r>
    </w:p>
    <w:p w14:paraId="5FF741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'thinness_5_9_years'</w:t>
      </w:r>
      <w:r w:rsidRPr="007B4096">
        <w:rPr>
          <w:rFonts w:ascii="Courier New" w:eastAsia="Times New Roman" w:hAnsi="Courier New" w:cs="Courier New"/>
          <w:color w:val="333333"/>
          <w:sz w:val="15"/>
          <w:szCs w:val="15"/>
        </w:rPr>
        <w:t>,</w:t>
      </w:r>
    </w:p>
    <w:p w14:paraId="2BA518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'schooling'</w:t>
      </w:r>
    </w:p>
    <w:p w14:paraId="77BA8E7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4AF979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FC180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dummies &lt;- dummyVars(life_expectancy ~ ., data = df_clean[,cols_reg])</w:t>
      </w:r>
    </w:p>
    <w:p w14:paraId="1D6A1F6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B43D2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train_dummies = predict(dummies, newdata = train[,cols_reg])</w:t>
      </w:r>
    </w:p>
    <w:p w14:paraId="43E558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08EBC9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test_dummies = predict(dummies, newdata = test[,cols_reg])</w:t>
      </w:r>
    </w:p>
    <w:p w14:paraId="0EE526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7FA21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print(dim(train_dummies)); print(dim(test_dummies))</w:t>
      </w:r>
    </w:p>
    <w:p w14:paraId="21D960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lambdas &lt;-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^seq(</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by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B606A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#create the training data matrices for x and y</w:t>
      </w:r>
    </w:p>
    <w:p w14:paraId="2CF3F3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x = as.matrix(train_dummies)</w:t>
      </w:r>
    </w:p>
    <w:p w14:paraId="25BE11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y_train = train$life_expectancy</w:t>
      </w:r>
    </w:p>
    <w:p w14:paraId="07A304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40133A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x_test = as.matrix(test_dummies)</w:t>
      </w:r>
    </w:p>
    <w:p w14:paraId="0D270D3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y_test = test$life_expectancy</w:t>
      </w:r>
    </w:p>
    <w:p w14:paraId="2E32F3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BD5D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Setting alpha = 1 implements lasso regression</w:t>
      </w:r>
    </w:p>
    <w:p w14:paraId="42C04C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lasso_reg &lt;- cv.glmnet(x, y_train,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lambda = lambdas, standardize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nfolds =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664F5E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DE031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Best optimal lambda </w:t>
      </w:r>
    </w:p>
    <w:p w14:paraId="6CE9B3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lambda_optimal &lt;- lasso_reg$lambda.min </w:t>
      </w:r>
    </w:p>
    <w:p w14:paraId="5CA024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lambda_optimal </w:t>
      </w:r>
      <w:r w:rsidRPr="007B4096">
        <w:rPr>
          <w:rFonts w:ascii="Courier New" w:eastAsia="Times New Roman" w:hAnsi="Courier New" w:cs="Courier New"/>
          <w:i/>
          <w:iCs/>
          <w:color w:val="999988"/>
          <w:sz w:val="15"/>
          <w:szCs w:val="15"/>
        </w:rPr>
        <w:t xml:space="preserve">#will give the best optimal value </w:t>
      </w:r>
    </w:p>
    <w:p w14:paraId="06B5BA2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B3D9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#let's train the lasso model </w:t>
      </w:r>
    </w:p>
    <w:p w14:paraId="029FF0E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lasso_model &lt;- glmnet(x, y_train,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lambda = lambda_optimal, standardize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4CE9F8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#let's make predictions for both test and training</w:t>
      </w:r>
    </w:p>
    <w:p w14:paraId="46F8E35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#also view the evaluation metrics</w:t>
      </w:r>
    </w:p>
    <w:p w14:paraId="5536B9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F6435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R^2 from true and predicted values</w:t>
      </w:r>
    </w:p>
    <w:p w14:paraId="3273BC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eval_results &lt;- </w:t>
      </w:r>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(true, predicted, df) {</w:t>
      </w:r>
    </w:p>
    <w:p w14:paraId="1D0F6F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SSE &lt;- sum((predicted - true)^</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43DB7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SST &lt;- sum((true - mean(true))^</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EB33C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R_square &lt;-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 SSE / SST</w:t>
      </w:r>
    </w:p>
    <w:p w14:paraId="3D23C0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RMSE = sqrt(SSE/nrow(df))</w:t>
      </w:r>
    </w:p>
    <w:p w14:paraId="1F953B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B238AD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D9298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Model performance metrics</w:t>
      </w:r>
    </w:p>
    <w:p w14:paraId="5BE5AF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data.frame(</w:t>
      </w:r>
    </w:p>
    <w:p w14:paraId="158C719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RMSE = RMSE,</w:t>
      </w:r>
    </w:p>
    <w:p w14:paraId="47EE7E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Rsquare = R_square</w:t>
      </w:r>
    </w:p>
    <w:p w14:paraId="237CB8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02D174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87D09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FE3E9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#predictions</w:t>
      </w:r>
    </w:p>
    <w:p w14:paraId="557CC4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predictions_train &lt;- predict(lasso_model, s = lambda_best, newx = x)</w:t>
      </w:r>
    </w:p>
    <w:p w14:paraId="2E7C8E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eval_results(y_train, predictions_train, train)</w:t>
      </w:r>
    </w:p>
    <w:p w14:paraId="7B697D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09DC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predictions_test &lt;- predict(lasso_model, s = lambda_best, newx = x_test)</w:t>
      </w:r>
    </w:p>
    <w:p w14:paraId="2A4CE7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eval_results(y_test, predictions_test, test)</w:t>
      </w:r>
    </w:p>
    <w:p w14:paraId="6356F3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for missing values</w:t>
      </w:r>
    </w:p>
    <w:p w14:paraId="19BEB0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tibble(variable = names(colSums(is.na(df_clean))),</w:t>
      </w:r>
    </w:p>
    <w:p w14:paraId="4372A9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colSums(is.na(df_clean))) %&gt;% </w:t>
      </w:r>
    </w:p>
    <w:p w14:paraId="20F065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gt()</w:t>
      </w:r>
    </w:p>
    <w:p w14:paraId="417BF6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#Visualize the relationship to see if it looks significant (plot again)</w:t>
      </w:r>
    </w:p>
    <w:p w14:paraId="4B9EFE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D9B0C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hepatitis b</w:t>
      </w:r>
    </w:p>
    <w:p w14:paraId="3037A1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df_clean %&gt;%</w:t>
      </w:r>
    </w:p>
    <w:p w14:paraId="61476C9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ggplot(aes(x = hepatitis_b, y = life_expectancy)) +</w:t>
      </w:r>
    </w:p>
    <w:p w14:paraId="0C1E00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geom_jitter(alpha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760E9C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geom_smooth() +</w:t>
      </w:r>
    </w:p>
    <w:p w14:paraId="2999149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labs(title = </w:t>
      </w:r>
      <w:r w:rsidRPr="007B4096">
        <w:rPr>
          <w:rFonts w:ascii="Courier New" w:eastAsia="Times New Roman" w:hAnsi="Courier New" w:cs="Courier New"/>
          <w:color w:val="DD1144"/>
          <w:sz w:val="15"/>
          <w:szCs w:val="15"/>
        </w:rPr>
        <w:t>"Relationship of Hepatitis B and Life Expectancy"</w:t>
      </w:r>
      <w:r w:rsidRPr="007B4096">
        <w:rPr>
          <w:rFonts w:ascii="Courier New" w:eastAsia="Times New Roman" w:hAnsi="Courier New" w:cs="Courier New"/>
          <w:color w:val="333333"/>
          <w:sz w:val="15"/>
          <w:szCs w:val="15"/>
        </w:rPr>
        <w:t>,</w:t>
      </w:r>
    </w:p>
    <w:p w14:paraId="70B8657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"Hepatitis B"</w:t>
      </w:r>
      <w:r w:rsidRPr="007B4096">
        <w:rPr>
          <w:rFonts w:ascii="Courier New" w:eastAsia="Times New Roman" w:hAnsi="Courier New" w:cs="Courier New"/>
          <w:color w:val="333333"/>
          <w:sz w:val="15"/>
          <w:szCs w:val="15"/>
        </w:rPr>
        <w:t>,</w:t>
      </w:r>
    </w:p>
    <w:p w14:paraId="6D1A24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1EF571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theme_ipsum()</w:t>
      </w:r>
    </w:p>
    <w:p w14:paraId="490668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5E42F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ggsave(here::here("images", "pred-mod-hepb.png"))</w:t>
      </w:r>
    </w:p>
    <w:p w14:paraId="6DF667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0EA6F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total expenditure</w:t>
      </w:r>
    </w:p>
    <w:p w14:paraId="5CCA36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df_clean %&gt;%</w:t>
      </w:r>
    </w:p>
    <w:p w14:paraId="548E4F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ggplot(aes(x = total_expenditure, y = life_expectancy)) +</w:t>
      </w:r>
    </w:p>
    <w:p w14:paraId="7282DC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geom_jitter(alpha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213F14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geom_smooth() +</w:t>
      </w:r>
    </w:p>
    <w:p w14:paraId="0BFFF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"Relationship of Total Expenditure and Life Expectancy"</w:t>
      </w:r>
      <w:r w:rsidRPr="007B4096">
        <w:rPr>
          <w:rFonts w:ascii="Courier New" w:eastAsia="Times New Roman" w:hAnsi="Courier New" w:cs="Courier New"/>
          <w:color w:val="333333"/>
          <w:sz w:val="15"/>
          <w:szCs w:val="15"/>
        </w:rPr>
        <w:t>,</w:t>
      </w:r>
    </w:p>
    <w:p w14:paraId="751E84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"Total Expenditure"</w:t>
      </w:r>
      <w:r w:rsidRPr="007B4096">
        <w:rPr>
          <w:rFonts w:ascii="Courier New" w:eastAsia="Times New Roman" w:hAnsi="Courier New" w:cs="Courier New"/>
          <w:color w:val="333333"/>
          <w:sz w:val="15"/>
          <w:szCs w:val="15"/>
        </w:rPr>
        <w:t>,</w:t>
      </w:r>
    </w:p>
    <w:p w14:paraId="2EE0B5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7D9FD6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theme_ipsum()</w:t>
      </w:r>
    </w:p>
    <w:p w14:paraId="77F009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EB3D6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ggsave(here::here("images", "pred-mod-expen.png"))</w:t>
      </w:r>
    </w:p>
    <w:p w14:paraId="642BA5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97EF1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alcohol</w:t>
      </w:r>
    </w:p>
    <w:p w14:paraId="160F222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df_clean %&gt;%</w:t>
      </w:r>
    </w:p>
    <w:p w14:paraId="5D9E4CE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ggplot(aes(x = alcohol, y = life_expectancy)) +</w:t>
      </w:r>
    </w:p>
    <w:p w14:paraId="1CF8CA6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geom_jitter(alpha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0F79A9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geom_smooth() +</w:t>
      </w:r>
    </w:p>
    <w:p w14:paraId="497257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"Relationship of Alcohol and Life Expectancy"</w:t>
      </w:r>
      <w:r w:rsidRPr="007B4096">
        <w:rPr>
          <w:rFonts w:ascii="Courier New" w:eastAsia="Times New Roman" w:hAnsi="Courier New" w:cs="Courier New"/>
          <w:color w:val="333333"/>
          <w:sz w:val="15"/>
          <w:szCs w:val="15"/>
        </w:rPr>
        <w:t>,</w:t>
      </w:r>
    </w:p>
    <w:p w14:paraId="428977E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"Alcohol"</w:t>
      </w:r>
      <w:r w:rsidRPr="007B4096">
        <w:rPr>
          <w:rFonts w:ascii="Courier New" w:eastAsia="Times New Roman" w:hAnsi="Courier New" w:cs="Courier New"/>
          <w:color w:val="333333"/>
          <w:sz w:val="15"/>
          <w:szCs w:val="15"/>
        </w:rPr>
        <w:t>,</w:t>
      </w:r>
    </w:p>
    <w:p w14:paraId="2EC8DFD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6B3FDA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theme_ipsum()</w:t>
      </w:r>
    </w:p>
    <w:p w14:paraId="0BA2BE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D855EC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ggsave(here::here("images", "pred-mod-alcohol.png"))</w:t>
      </w:r>
    </w:p>
    <w:p w14:paraId="0090D5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4C08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income composition of resources</w:t>
      </w:r>
    </w:p>
    <w:p w14:paraId="32FE8A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df_clean %&gt;%</w:t>
      </w:r>
    </w:p>
    <w:p w14:paraId="6A15C8C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ggplot(aes(x = income_composition_of_resources, y = life_expectancy)) +</w:t>
      </w:r>
    </w:p>
    <w:p w14:paraId="60C3F1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geom_jitter(alpha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5826D7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geom_smooth() +</w:t>
      </w:r>
    </w:p>
    <w:p w14:paraId="6523D8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"Relationship of Income Composition of Resources\nand Life Expectancy"</w:t>
      </w:r>
      <w:r w:rsidRPr="007B4096">
        <w:rPr>
          <w:rFonts w:ascii="Courier New" w:eastAsia="Times New Roman" w:hAnsi="Courier New" w:cs="Courier New"/>
          <w:color w:val="333333"/>
          <w:sz w:val="15"/>
          <w:szCs w:val="15"/>
        </w:rPr>
        <w:t>,</w:t>
      </w:r>
    </w:p>
    <w:p w14:paraId="2B4106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"Income Composition of Resources"</w:t>
      </w:r>
      <w:r w:rsidRPr="007B4096">
        <w:rPr>
          <w:rFonts w:ascii="Courier New" w:eastAsia="Times New Roman" w:hAnsi="Courier New" w:cs="Courier New"/>
          <w:color w:val="333333"/>
          <w:sz w:val="15"/>
          <w:szCs w:val="15"/>
        </w:rPr>
        <w:t>,</w:t>
      </w:r>
    </w:p>
    <w:p w14:paraId="78A897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76B8710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theme_ipsum()</w:t>
      </w:r>
    </w:p>
    <w:p w14:paraId="1CD5953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8CAB1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ggsave(here::here("images", "pred-mod-inc-comp.png"))</w:t>
      </w:r>
    </w:p>
    <w:p w14:paraId="22F552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86BAC6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schooling</w:t>
      </w:r>
    </w:p>
    <w:p w14:paraId="15C0EC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df_clean %&gt;%</w:t>
      </w:r>
    </w:p>
    <w:p w14:paraId="254E9C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ggplot(aes(x = schooling, y = life_expectancy)) +</w:t>
      </w:r>
    </w:p>
    <w:p w14:paraId="53C3FD5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geom_jitter(alpha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20DB2C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geom_smooth() +</w:t>
      </w:r>
    </w:p>
    <w:p w14:paraId="13471D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"Relationship of Schooling and Life Expectancy"</w:t>
      </w:r>
      <w:r w:rsidRPr="007B4096">
        <w:rPr>
          <w:rFonts w:ascii="Courier New" w:eastAsia="Times New Roman" w:hAnsi="Courier New" w:cs="Courier New"/>
          <w:color w:val="333333"/>
          <w:sz w:val="15"/>
          <w:szCs w:val="15"/>
        </w:rPr>
        <w:t>,</w:t>
      </w:r>
    </w:p>
    <w:p w14:paraId="2A3B84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"Schooling"</w:t>
      </w:r>
      <w:r w:rsidRPr="007B4096">
        <w:rPr>
          <w:rFonts w:ascii="Courier New" w:eastAsia="Times New Roman" w:hAnsi="Courier New" w:cs="Courier New"/>
          <w:color w:val="333333"/>
          <w:sz w:val="15"/>
          <w:szCs w:val="15"/>
        </w:rPr>
        <w:t>,</w:t>
      </w:r>
    </w:p>
    <w:p w14:paraId="484BED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23ED9C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theme_ipsum()</w:t>
      </w:r>
    </w:p>
    <w:p w14:paraId="6DA600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471E5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ggsave(here::here("images", "pred-mod-school.png"))</w:t>
      </w:r>
    </w:p>
    <w:p w14:paraId="707A18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#remove hepatitis b and total_expenditure</w:t>
      </w:r>
    </w:p>
    <w:p w14:paraId="170130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df_predict &lt;- df_clean %&gt;% </w:t>
      </w:r>
    </w:p>
    <w:p w14:paraId="23BA3B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select(-c(hepatitis_b, total_expenditure, alcohol))</w:t>
      </w:r>
    </w:p>
    <w:p w14:paraId="3A9725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38319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#remove the remaining NA's</w:t>
      </w:r>
    </w:p>
    <w:p w14:paraId="677E62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df_predict &lt;- na.omit(df_predict)</w:t>
      </w:r>
    </w:p>
    <w:p w14:paraId="76A47D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F6B91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for NA's</w:t>
      </w:r>
    </w:p>
    <w:p w14:paraId="7CAEB8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tibble(variable = names(colSums(is.na(df_predict))),</w:t>
      </w:r>
    </w:p>
    <w:p w14:paraId="55F592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colSums(is.na(df_predict))) %&gt;% </w:t>
      </w:r>
    </w:p>
    <w:p w14:paraId="4907F1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gt()</w:t>
      </w:r>
    </w:p>
    <w:p w14:paraId="50C4C3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#replot after removing Na's</w:t>
      </w:r>
    </w:p>
    <w:p w14:paraId="2779B4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31D32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income composition of resources</w:t>
      </w:r>
    </w:p>
    <w:p w14:paraId="123276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df_predict %&gt;%</w:t>
      </w:r>
    </w:p>
    <w:p w14:paraId="350392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ggplot(aes(x = income_composition_of_resources, y = life_expectancy)) +</w:t>
      </w:r>
    </w:p>
    <w:p w14:paraId="6521B4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geom_point() +</w:t>
      </w:r>
    </w:p>
    <w:p w14:paraId="590925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geom_jitter(alpha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4EE882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geom_smooth() +</w:t>
      </w:r>
    </w:p>
    <w:p w14:paraId="48D0B02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"Relationship of Income Composition of Resources\nand Life Expectancy"</w:t>
      </w:r>
      <w:r w:rsidRPr="007B4096">
        <w:rPr>
          <w:rFonts w:ascii="Courier New" w:eastAsia="Times New Roman" w:hAnsi="Courier New" w:cs="Courier New"/>
          <w:color w:val="333333"/>
          <w:sz w:val="15"/>
          <w:szCs w:val="15"/>
        </w:rPr>
        <w:t>,</w:t>
      </w:r>
    </w:p>
    <w:p w14:paraId="090223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"Income Composition of Resources"</w:t>
      </w:r>
      <w:r w:rsidRPr="007B4096">
        <w:rPr>
          <w:rFonts w:ascii="Courier New" w:eastAsia="Times New Roman" w:hAnsi="Courier New" w:cs="Courier New"/>
          <w:color w:val="333333"/>
          <w:sz w:val="15"/>
          <w:szCs w:val="15"/>
        </w:rPr>
        <w:t>,</w:t>
      </w:r>
    </w:p>
    <w:p w14:paraId="3205B3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1FC81D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theme_ipsum()</w:t>
      </w:r>
    </w:p>
    <w:p w14:paraId="5B2AED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F765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schooling</w:t>
      </w:r>
    </w:p>
    <w:p w14:paraId="660C6A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df_predict %&gt;% ggplot(aes(x = schooling, y = life_expectancy)) +</w:t>
      </w:r>
    </w:p>
    <w:p w14:paraId="055C34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r w:rsidRPr="007B4096">
        <w:rPr>
          <w:rFonts w:ascii="Courier New" w:eastAsia="Times New Roman" w:hAnsi="Courier New" w:cs="Courier New"/>
          <w:i/>
          <w:iCs/>
          <w:color w:val="999988"/>
          <w:sz w:val="15"/>
          <w:szCs w:val="15"/>
        </w:rPr>
        <w:t># geom_point() +</w:t>
      </w:r>
    </w:p>
    <w:p w14:paraId="3D5C24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geom_jitter(alpha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1300D4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geom_smooth() +</w:t>
      </w:r>
    </w:p>
    <w:p w14:paraId="21DFC5D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"Relationship of Schooling and Life Expectancy"</w:t>
      </w:r>
      <w:r w:rsidRPr="007B4096">
        <w:rPr>
          <w:rFonts w:ascii="Courier New" w:eastAsia="Times New Roman" w:hAnsi="Courier New" w:cs="Courier New"/>
          <w:color w:val="333333"/>
          <w:sz w:val="15"/>
          <w:szCs w:val="15"/>
        </w:rPr>
        <w:t>,</w:t>
      </w:r>
    </w:p>
    <w:p w14:paraId="20B552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"Schooling"</w:t>
      </w:r>
      <w:r w:rsidRPr="007B4096">
        <w:rPr>
          <w:rFonts w:ascii="Courier New" w:eastAsia="Times New Roman" w:hAnsi="Courier New" w:cs="Courier New"/>
          <w:color w:val="333333"/>
          <w:sz w:val="15"/>
          <w:szCs w:val="15"/>
        </w:rPr>
        <w:t>,</w:t>
      </w:r>
    </w:p>
    <w:p w14:paraId="67211A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7C10AA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theme_ipsum()</w:t>
      </w:r>
    </w:p>
    <w:p w14:paraId="266F0F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(glmnet)</w:t>
      </w:r>
    </w:p>
    <w:p w14:paraId="0DC3A3F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Ridge regression and lasso require the format 'x matrix' and 'y'. The</w:t>
      </w:r>
    </w:p>
    <w:p w14:paraId="2574EC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model.matrix() function produces a matrix and automatically transforms</w:t>
      </w:r>
    </w:p>
    <w:p w14:paraId="11A895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qualitative variables into dummy variables.</w:t>
      </w:r>
    </w:p>
    <w:p w14:paraId="0B790B4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x &lt;- model.matrix(life_expectancy ~ ., df_predict[,-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DB281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 &lt;- df_predict$life_expectancy</w:t>
      </w:r>
    </w:p>
    <w:p w14:paraId="04279B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8E22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ridge regression</w:t>
      </w:r>
    </w:p>
    <w:p w14:paraId="2DD388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ridge_mod &lt;- glmnet(x, y,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272A72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dim(coef(ridge_mod))</w:t>
      </w:r>
    </w:p>
    <w:p w14:paraId="226614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131DE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data into training and testing sets</w:t>
      </w:r>
    </w:p>
    <w:p w14:paraId="313453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F72E0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 &lt;- sample(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:nrow(x), nrow(x)/</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51DB0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 &lt;- (-train)</w:t>
      </w:r>
    </w:p>
    <w:p w14:paraId="4EF9D3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y_test &lt;- y[test]</w:t>
      </w:r>
    </w:p>
    <w:p w14:paraId="613B56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C6C19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a ridge regression model on the training set, and evaluate its MSE on the</w:t>
      </w:r>
    </w:p>
    <w:p w14:paraId="1A09F29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set</w:t>
      </w:r>
    </w:p>
    <w:p w14:paraId="0AABA5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ridge_mod &lt;- glmnet(x[train, ], y[train],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5FDDC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ridge_pred &lt;- predict(ridge_mod, s =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newx = x[test, ])</w:t>
      </w:r>
    </w:p>
    <w:p w14:paraId="26F241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mean((ridge_pred - y_test)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6C55E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17.4224</w:t>
      </w:r>
    </w:p>
    <w:p w14:paraId="4CB7BA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F8BDC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test MSE is 17.4224. If we had simply fit a model with just an intercept,</w:t>
      </w:r>
    </w:p>
    <w:p w14:paraId="738DC3F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we would have observed each test observation using the mean of the training</w:t>
      </w:r>
    </w:p>
    <w:p w14:paraId="20A3BB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observations. In that case, we could compute the test set MSE like this:</w:t>
      </w:r>
    </w:p>
    <w:p w14:paraId="445B8A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mean((mean(y[train]) - y_test)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6EC0B5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89.45262</w:t>
      </w:r>
    </w:p>
    <w:p w14:paraId="287B0F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3FB2E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We could also get the same result by fitting a ridge regression model with a</w:t>
      </w:r>
    </w:p>
    <w:p w14:paraId="26223A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very large value of ƛ.</w:t>
      </w:r>
    </w:p>
    <w:p w14:paraId="0A3B9B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ridge_pred &lt;- predict(ridge_mod, s = </w:t>
      </w:r>
      <w:r w:rsidRPr="007B4096">
        <w:rPr>
          <w:rFonts w:ascii="Courier New" w:eastAsia="Times New Roman" w:hAnsi="Courier New" w:cs="Courier New"/>
          <w:color w:val="009999"/>
          <w:sz w:val="15"/>
          <w:szCs w:val="15"/>
        </w:rPr>
        <w:t>1e10</w:t>
      </w:r>
      <w:r w:rsidRPr="007B4096">
        <w:rPr>
          <w:rFonts w:ascii="Courier New" w:eastAsia="Times New Roman" w:hAnsi="Courier New" w:cs="Courier New"/>
          <w:color w:val="333333"/>
          <w:sz w:val="15"/>
          <w:szCs w:val="15"/>
        </w:rPr>
        <w:t>, newx = x[test, ])</w:t>
      </w:r>
    </w:p>
    <w:p w14:paraId="2BCDF0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mean((ridge_pred - y_test)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68EC6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89.45262</w:t>
      </w:r>
    </w:p>
    <w:p w14:paraId="7E6491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2EB9C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Use cross-validation to choose the tuning parameter ƛ.</w:t>
      </w:r>
    </w:p>
    <w:p w14:paraId="629934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A8B50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 &lt;- cv.glmnet(x[train, ], y[train],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3D9DEDE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w:t>
      </w:r>
    </w:p>
    <w:p w14:paraId="6EBD08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 &lt;- cv_out$lambda.min</w:t>
      </w:r>
    </w:p>
    <w:p w14:paraId="650724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w:t>
      </w:r>
    </w:p>
    <w:p w14:paraId="5E22140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C6784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What is the test MSE associated with bestlambda?</w:t>
      </w:r>
    </w:p>
    <w:p w14:paraId="0A4848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ridge_pred &lt;- predict(ridge_mod, s = bestlambda, newx = x[test, ])</w:t>
      </w:r>
    </w:p>
    <w:p w14:paraId="120720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mean((ridge_pred - y_test)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67F42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16.2937</w:t>
      </w:r>
    </w:p>
    <w:p w14:paraId="4B2C0A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8D86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Refit the ridge regression model on the full data set using the value of ƛ</w:t>
      </w:r>
    </w:p>
    <w:p w14:paraId="176FC5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chosen by cross-validation</w:t>
      </w:r>
    </w:p>
    <w:p w14:paraId="35E5CC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 &lt;- glmnet(x, y,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4BD963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predict(out,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6DD0E4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lasso model</w:t>
      </w:r>
    </w:p>
    <w:p w14:paraId="01DC91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lasso_mod &lt;- glmnet(x[train, ], y[train],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5C2B4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A384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the lasso model</w:t>
      </w:r>
    </w:p>
    <w:p w14:paraId="311C07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plot_glmnet(lasso_mod)</w:t>
      </w:r>
    </w:p>
    <w:p w14:paraId="1B4686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B9ED9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cross-validation and compute the associated test error</w:t>
      </w:r>
    </w:p>
    <w:p w14:paraId="181DF3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005E3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 &lt;- cv.glmnet(x[train, ], y[train],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CF2B8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w:t>
      </w:r>
    </w:p>
    <w:p w14:paraId="56A268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 &lt;- cv_out$lambda.min</w:t>
      </w:r>
    </w:p>
    <w:p w14:paraId="2FA06E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lasso_pred &lt;- predict(lasso_mod, s = bestlambda, newx = x[test, ])</w:t>
      </w:r>
    </w:p>
    <w:p w14:paraId="38B21D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mean((lasso_pred - y_test)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411AE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16.41776</w:t>
      </w:r>
    </w:p>
    <w:p w14:paraId="556BCC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3A2AE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lasso coefficients</w:t>
      </w:r>
    </w:p>
    <w:p w14:paraId="331588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 &lt;- glmnet(x, y,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C3211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 &lt;- predict(out,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07DF30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lasso_coef[lasso_coef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18635B4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#plot distributions</w:t>
      </w:r>
    </w:p>
    <w:p w14:paraId="36B121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df_plot &lt;- as.data.frame(df_clean)</w:t>
      </w:r>
    </w:p>
    <w:p w14:paraId="44642D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lastRenderedPageBreak/>
        <w:t>for</w:t>
      </w:r>
      <w:r w:rsidRPr="007B4096">
        <w:rPr>
          <w:rFonts w:ascii="Courier New" w:eastAsia="Times New Roman" w:hAnsi="Courier New" w:cs="Courier New"/>
          <w:color w:val="333333"/>
          <w:sz w:val="15"/>
          <w:szCs w:val="15"/>
        </w:rPr>
        <w:t xml:space="preserve"> (col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:ncol(df_plot)) {</w:t>
      </w:r>
    </w:p>
    <w:p w14:paraId="5226E6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hist(df_plot[,col], main=names(df_plot[col]))</w:t>
      </w:r>
    </w:p>
    <w:p w14:paraId="395A29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52EBF2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0B0E8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Copy the data</w:t>
      </w:r>
    </w:p>
    <w:p w14:paraId="5DD787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df_predict2 &lt;- df_clean %&gt;% </w:t>
      </w:r>
    </w:p>
    <w:p w14:paraId="30761E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select(-c(hepatitis_b))</w:t>
      </w:r>
    </w:p>
    <w:p w14:paraId="3E7D0F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EB598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Impute the data set</w:t>
      </w:r>
    </w:p>
    <w:p w14:paraId="77B742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df_predict2 &lt;- df_predict2 %&gt;%</w:t>
      </w:r>
    </w:p>
    <w:p w14:paraId="4C7F73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mutate(across(</w:t>
      </w:r>
    </w:p>
    <w:p w14:paraId="5086B1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c(polio, total_expenditure, diphtheria),</w:t>
      </w:r>
    </w:p>
    <w:p w14:paraId="5A5872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replace_na(., median(.x,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0E37421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%&gt;% </w:t>
      </w:r>
    </w:p>
    <w:p w14:paraId="78EF16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mutate(across(</w:t>
      </w:r>
    </w:p>
    <w:p w14:paraId="072C70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c(bmi, income_composition_of_resources, schooling),</w:t>
      </w:r>
    </w:p>
    <w:p w14:paraId="4EF79C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replace_na(., mean(.x,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0C3C18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%&gt;% </w:t>
      </w:r>
    </w:p>
    <w:p w14:paraId="7874332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mutate(across(</w:t>
      </w:r>
    </w:p>
    <w:p w14:paraId="1CDAEC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c(alcohol, thinness_5_9_years),</w:t>
      </w:r>
    </w:p>
    <w:p w14:paraId="15B5B72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replace_na(.,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7414AD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1EE1AA0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24462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47FC2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for NA's</w:t>
      </w:r>
    </w:p>
    <w:p w14:paraId="5444C5F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tibble(variable = names(colSums(is.na(df_predict2))),</w:t>
      </w:r>
    </w:p>
    <w:p w14:paraId="6D6A78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colSums(is.na(df_predict2))) %&gt;% </w:t>
      </w:r>
    </w:p>
    <w:p w14:paraId="288F72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gt()</w:t>
      </w:r>
    </w:p>
    <w:p w14:paraId="2217B5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28EE9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Ridge regression and lasso require the format 'x matrix' and 'y'. The</w:t>
      </w:r>
    </w:p>
    <w:p w14:paraId="3F9DBF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model.matrix() function produces a matrix and automatically transforms</w:t>
      </w:r>
    </w:p>
    <w:p w14:paraId="21BB43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qualitative variables into dummy variables.</w:t>
      </w:r>
    </w:p>
    <w:p w14:paraId="2809A6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sum(is.na(df_predict2))</w:t>
      </w:r>
    </w:p>
    <w:p w14:paraId="155360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x2 &lt;- model.matrix(life_expectancy ~ ., df_predict2[,-</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AA9DD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y2 &lt;- df_predict2$life_expectancy</w:t>
      </w:r>
    </w:p>
    <w:p w14:paraId="21ADD5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4E4E1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ridge regression</w:t>
      </w:r>
    </w:p>
    <w:p w14:paraId="7BAF90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ridge_mod2 &lt;- glmnet(x2, y2,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194F5F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dim(coef(ridge_mod2))</w:t>
      </w:r>
    </w:p>
    <w:p w14:paraId="151717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1FC52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Split data into training and testing sets</w:t>
      </w:r>
    </w:p>
    <w:p w14:paraId="37FDAB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199C5A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train2 &lt;- sample(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:nrow(x2), nrow(x2)/</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E377E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test2 &lt;- (-train2)</w:t>
      </w:r>
    </w:p>
    <w:p w14:paraId="520AAB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y_test2 &lt;- y2[test2]</w:t>
      </w:r>
    </w:p>
    <w:p w14:paraId="7E60E3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604753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a ridge regression model on the training set, and evaluate its MSE on the</w:t>
      </w:r>
    </w:p>
    <w:p w14:paraId="5411EF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set</w:t>
      </w:r>
    </w:p>
    <w:p w14:paraId="4F26EB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ridge_mod2 &lt;- glmnet(x2[train2,], y2[train2],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233664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ridge_pred2 &lt;- predict(ridge_mod2, s =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newx = x2[test2, ])</w:t>
      </w:r>
    </w:p>
    <w:p w14:paraId="78CAB2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mean((ridge_pred2 -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33E74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19.39197</w:t>
      </w:r>
    </w:p>
    <w:p w14:paraId="5DFBD2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0D927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test MSE is 19.39197. If we had simply fit a model with just an intercept,</w:t>
      </w:r>
    </w:p>
    <w:p w14:paraId="45D87D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we would have observed each test observation using the mean of the training</w:t>
      </w:r>
    </w:p>
    <w:p w14:paraId="1D4CA6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observations. In that case, we could compute the test set MSE like this:</w:t>
      </w:r>
    </w:p>
    <w:p w14:paraId="209002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mean((mean(y2[train2])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FABE1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88.25497</w:t>
      </w:r>
    </w:p>
    <w:p w14:paraId="0FE397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946C5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Use cross-validation to choose the tuning parameter ƛ.</w:t>
      </w:r>
    </w:p>
    <w:p w14:paraId="1B2581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8D888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cv_out2 &lt;- cv.glmnet(x2[train2, ], y2[train2],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5FEBC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plot(cv_out2)</w:t>
      </w:r>
    </w:p>
    <w:p w14:paraId="488E26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bestlambda2 &lt;- cv_out2$lambda.min</w:t>
      </w:r>
    </w:p>
    <w:p w14:paraId="1070F56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bestlambda2</w:t>
      </w:r>
    </w:p>
    <w:p w14:paraId="58835A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0.6900917</w:t>
      </w:r>
    </w:p>
    <w:p w14:paraId="42459A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350D2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What is the test MSE associated with bestlambda?</w:t>
      </w:r>
    </w:p>
    <w:p w14:paraId="4EA11C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ridge_pred2 &lt;- predict(ridge_mod2, s = bestlambda2, newx = x2[test2, ])</w:t>
      </w:r>
    </w:p>
    <w:p w14:paraId="15C017D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mean((ridge_pred2 -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5608B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18.68608</w:t>
      </w:r>
    </w:p>
    <w:p w14:paraId="63CAC3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4B841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Refit the ridge regression model on the full data set using the value of ƛ</w:t>
      </w:r>
    </w:p>
    <w:p w14:paraId="5BA683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chosen by cross-validation</w:t>
      </w:r>
    </w:p>
    <w:p w14:paraId="1E002B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out2 &lt;- glmnet(x2, y2,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07890A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predict(out2,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bestlambda2)[</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2F61C3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lasso model</w:t>
      </w:r>
    </w:p>
    <w:p w14:paraId="54A71E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lasso_mod2 &lt;- glmnet(x2[train2, ], y2[train2],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A4F397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C5D6E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the lasso model</w:t>
      </w:r>
    </w:p>
    <w:p w14:paraId="675CEC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plot_glmnet(lasso_mod2)</w:t>
      </w:r>
    </w:p>
    <w:p w14:paraId="72F20E8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B2460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cross-validation and compute the associated test error</w:t>
      </w:r>
    </w:p>
    <w:p w14:paraId="4D9255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1E748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cv_out2 &lt;- cv.glmnet(x2[train2, ], y2[train2],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0C6BC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plot(cv_out2)</w:t>
      </w:r>
    </w:p>
    <w:p w14:paraId="03413C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bestlambda2 &lt;- cv_out2$lambda.min</w:t>
      </w:r>
    </w:p>
    <w:p w14:paraId="78C929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lasso_pred2 &lt;- predict(lasso_mod2, s = bestlambda2, newx = x2[test2, ])</w:t>
      </w:r>
    </w:p>
    <w:p w14:paraId="585581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mean((lasso_pred2 -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3618E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18.74681</w:t>
      </w:r>
    </w:p>
    <w:p w14:paraId="30A9AB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82BE8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lasso coefficients</w:t>
      </w:r>
    </w:p>
    <w:p w14:paraId="4795DC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out2 &lt;- glmnet(x2, y2,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B4907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lasso_coef2 &lt;- predict(out2,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bestlambda2)[</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1BADC0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lasso_coef2[lasso_coef2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3C67B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lasso model with data set including country</w:t>
      </w:r>
    </w:p>
    <w:p w14:paraId="2078F9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x3 &lt;- model.matrix(life_expectancy ~ ., df_predict2)[,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BFE2B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y3 &lt;- df_predict2$life_expectancy</w:t>
      </w:r>
    </w:p>
    <w:p w14:paraId="40E993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BC3B7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data into training and testing sets</w:t>
      </w:r>
    </w:p>
    <w:p w14:paraId="7E647A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FB7A7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train3 &lt;- sample(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:nrow(x3), nrow(x3)/</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3B0A8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test3 &lt;- (-train3)</w:t>
      </w:r>
    </w:p>
    <w:p w14:paraId="5B4790C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y_test3 &lt;- y3[test3]</w:t>
      </w:r>
    </w:p>
    <w:p w14:paraId="63898B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EABB9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lasso_mod3 &lt;- glmnet(x3[train3, ], y3[train3],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CE6DA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F5746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the lasso model</w:t>
      </w:r>
    </w:p>
    <w:p w14:paraId="22382C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plot_glmnet(lasso_mod3)</w:t>
      </w:r>
    </w:p>
    <w:p w14:paraId="5FFD39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0965E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cross-validation and compute the associated test error</w:t>
      </w:r>
    </w:p>
    <w:p w14:paraId="73B9BA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7275E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cv_out3 &lt;- cv.glmnet(x3[train3, ], y3[train3],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C6824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plot(cv_out3)</w:t>
      </w:r>
    </w:p>
    <w:p w14:paraId="424A8D6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bestlambda3 &lt;- cv_out3$lambda.min</w:t>
      </w:r>
    </w:p>
    <w:p w14:paraId="411F11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lasso_pred3 &lt;- predict(lasso_mod3, s = bestlambda3, newx = x3[test3, ])</w:t>
      </w:r>
    </w:p>
    <w:p w14:paraId="5FFD31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mean((lasso_pred3 - y_test3)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F6618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18.74681</w:t>
      </w:r>
    </w:p>
    <w:p w14:paraId="5ACE66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B4847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lasso coefficients</w:t>
      </w:r>
    </w:p>
    <w:p w14:paraId="5EDBFC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out3 &lt;- glmnet(x3, y3,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87079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lasso_coef3 &lt;- predict(out3,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bestlambda3)[</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4DDF02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lasso_coef3[lasso_coef3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F62E72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#build a linear model using the top 3 variables from LASSO along with country for both imputed data set and removed NA data set</w:t>
      </w:r>
    </w:p>
    <w:p w14:paraId="104C05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86D8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 on the imputed data set</w:t>
      </w:r>
    </w:p>
    <w:p w14:paraId="0339B4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predict_model1 &lt;-</w:t>
      </w:r>
    </w:p>
    <w:p w14:paraId="57D730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lm(</w:t>
      </w:r>
    </w:p>
    <w:p w14:paraId="7575B5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w:t>
      </w:r>
    </w:p>
    <w:p w14:paraId="3FBEF81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country +</w:t>
      </w:r>
    </w:p>
    <w:p w14:paraId="1C4123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income_composition_of_resources +</w:t>
      </w:r>
    </w:p>
    <w:p w14:paraId="09F859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status +</w:t>
      </w:r>
    </w:p>
    <w:p w14:paraId="1799BB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schooling +</w:t>
      </w:r>
    </w:p>
    <w:p w14:paraId="7FABC6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hiv_aids,</w:t>
      </w:r>
    </w:p>
    <w:p w14:paraId="7BD92F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df_predict2</w:t>
      </w:r>
    </w:p>
    <w:p w14:paraId="55F468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C5DDB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B0F1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3A1B7E0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predict_model1_sum &lt;- summary(predict_model1)</w:t>
      </w:r>
    </w:p>
    <w:p w14:paraId="4BBE75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predict_model1_sum</w:t>
      </w:r>
    </w:p>
    <w:p w14:paraId="64BE3B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0F589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Get MSE</w:t>
      </w:r>
    </w:p>
    <w:p w14:paraId="16A166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mean(predict_model1_sum$residuals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8D6DB8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4.39226</w:t>
      </w:r>
    </w:p>
    <w:p w14:paraId="75B0629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AC437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 on removed NA data set</w:t>
      </w:r>
    </w:p>
    <w:p w14:paraId="248ECC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predict_model2 &lt;-</w:t>
      </w:r>
    </w:p>
    <w:p w14:paraId="154CFE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lm(</w:t>
      </w:r>
    </w:p>
    <w:p w14:paraId="45C3AF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w:t>
      </w:r>
    </w:p>
    <w:p w14:paraId="7F3851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country +</w:t>
      </w:r>
    </w:p>
    <w:p w14:paraId="2EABBA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income_composition_of_resources +</w:t>
      </w:r>
    </w:p>
    <w:p w14:paraId="0D1147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status +</w:t>
      </w:r>
    </w:p>
    <w:p w14:paraId="6B004BA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schooling +</w:t>
      </w:r>
    </w:p>
    <w:p w14:paraId="0563EE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hiv_aids,</w:t>
      </w:r>
    </w:p>
    <w:p w14:paraId="65CB6A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df_predict</w:t>
      </w:r>
    </w:p>
    <w:p w14:paraId="47B8416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02B163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A51A4A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592756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predict_model2_sum &lt;- summary(predict_model2)</w:t>
      </w:r>
    </w:p>
    <w:p w14:paraId="553F411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predict_model2_sum</w:t>
      </w:r>
    </w:p>
    <w:p w14:paraId="76B07A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B64D3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Get MSE</w:t>
      </w:r>
    </w:p>
    <w:p w14:paraId="160C46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mean(predict_model2_sum$residuals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FF03E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4.189329</w:t>
      </w:r>
    </w:p>
    <w:p w14:paraId="6EA7E1B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par(mfrow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98C51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
    <w:p w14:paraId="5713F2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predict_model2$fitted.values,</w:t>
      </w:r>
    </w:p>
    <w:p w14:paraId="3341BA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df_predict$life_expectancy,</w:t>
      </w:r>
    </w:p>
    <w:p w14:paraId="7BACCD9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xlab = </w:t>
      </w:r>
      <w:r w:rsidRPr="007B4096">
        <w:rPr>
          <w:rFonts w:ascii="Courier New" w:eastAsia="Times New Roman" w:hAnsi="Courier New" w:cs="Courier New"/>
          <w:color w:val="DD1144"/>
          <w:sz w:val="15"/>
          <w:szCs w:val="15"/>
        </w:rPr>
        <w:t>"Predicted Life Expectancy"</w:t>
      </w:r>
      <w:r w:rsidRPr="007B4096">
        <w:rPr>
          <w:rFonts w:ascii="Courier New" w:eastAsia="Times New Roman" w:hAnsi="Courier New" w:cs="Courier New"/>
          <w:color w:val="333333"/>
          <w:sz w:val="15"/>
          <w:szCs w:val="15"/>
        </w:rPr>
        <w:t>,</w:t>
      </w:r>
    </w:p>
    <w:p w14:paraId="2F5917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"Actual Life Expectancy"</w:t>
      </w:r>
    </w:p>
    <w:p w14:paraId="07D7AE6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7849EE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lines(c(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474C72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AD6A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par(mfrow=c(</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73C8F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plot(predict_model2)</w:t>
      </w:r>
    </w:p>
    <w:p w14:paraId="6965F7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7C95B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#copy and rename imputed data set for KNN models</w:t>
      </w:r>
    </w:p>
    <w:p w14:paraId="52BDE25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df_knn &lt;- df_predict2</w:t>
      </w:r>
    </w:p>
    <w:p w14:paraId="59A1F4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52466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#Make new data set that does not impute values for comparison</w:t>
      </w:r>
    </w:p>
    <w:p w14:paraId="506D39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df_knn2 &lt;- df_clean %&gt;% select(-c(hepatitis_b))</w:t>
      </w:r>
    </w:p>
    <w:p w14:paraId="09393A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df_knn2 &lt;- drop_na(df_knn2)</w:t>
      </w:r>
    </w:p>
    <w:p w14:paraId="738F48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AD335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B2E5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310E2E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0819335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9D28B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Standardize the data to prep for KNN first - everything except life expectancy</w:t>
      </w:r>
    </w:p>
    <w:p w14:paraId="2D2E8A9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preProcValues &lt;- preProcess(df_knn[,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method = c(</w:t>
      </w:r>
      <w:r w:rsidRPr="007B4096">
        <w:rPr>
          <w:rFonts w:ascii="Courier New" w:eastAsia="Times New Roman" w:hAnsi="Courier New" w:cs="Courier New"/>
          <w:color w:val="DD1144"/>
          <w:sz w:val="15"/>
          <w:szCs w:val="15"/>
        </w:rPr>
        <w:t>"scale"</w:t>
      </w:r>
      <w:r w:rsidRPr="007B4096">
        <w:rPr>
          <w:rFonts w:ascii="Courier New" w:eastAsia="Times New Roman" w:hAnsi="Courier New" w:cs="Courier New"/>
          <w:color w:val="333333"/>
          <w:sz w:val="15"/>
          <w:szCs w:val="15"/>
        </w:rPr>
        <w:t>))</w:t>
      </w:r>
    </w:p>
    <w:p w14:paraId="6D883E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df_knn_standard &lt;- predict(preProcValues, df_knn)</w:t>
      </w:r>
    </w:p>
    <w:p w14:paraId="1ECB736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1634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34F700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inTraining &lt;-</w:t>
      </w:r>
    </w:p>
    <w:p w14:paraId="02D3EA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createDataPartition(df_knn_standard$life_expectancy,</w:t>
      </w:r>
    </w:p>
    <w:p w14:paraId="16EA8A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w:t>
      </w:r>
    </w:p>
    <w:p w14:paraId="3EE0AD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4C7DF37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knn_train  &lt;- df_knn_standard[inTraining, ]</w:t>
      </w:r>
    </w:p>
    <w:p w14:paraId="16F1A17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knn_test   &lt;- df_knn_standard[-inTraining, ]</w:t>
      </w:r>
    </w:p>
    <w:p w14:paraId="4ECC94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5F0C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same splits for data with NA's removed</w:t>
      </w:r>
    </w:p>
    <w:p w14:paraId="6E6D65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Standardize the data to prep for KNN first - everything except life expectancy</w:t>
      </w:r>
    </w:p>
    <w:p w14:paraId="75C9A1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preProcValues_2 &lt;- preProcess(df_knn2[,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method = c(</w:t>
      </w:r>
      <w:r w:rsidRPr="007B4096">
        <w:rPr>
          <w:rFonts w:ascii="Courier New" w:eastAsia="Times New Roman" w:hAnsi="Courier New" w:cs="Courier New"/>
          <w:color w:val="DD1144"/>
          <w:sz w:val="15"/>
          <w:szCs w:val="15"/>
        </w:rPr>
        <w:t>"scale"</w:t>
      </w:r>
      <w:r w:rsidRPr="007B4096">
        <w:rPr>
          <w:rFonts w:ascii="Courier New" w:eastAsia="Times New Roman" w:hAnsi="Courier New" w:cs="Courier New"/>
          <w:color w:val="333333"/>
          <w:sz w:val="15"/>
          <w:szCs w:val="15"/>
        </w:rPr>
        <w:t>))</w:t>
      </w:r>
    </w:p>
    <w:p w14:paraId="5350EA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df_knn_standard2 &lt;- predict(preProcValues_2, df_knn2)</w:t>
      </w:r>
    </w:p>
    <w:p w14:paraId="623F01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62700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41454E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inTraining2 &lt;-</w:t>
      </w:r>
    </w:p>
    <w:p w14:paraId="1AD965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createDataPartition(df_knn_standard2$life_expectancy,</w:t>
      </w:r>
    </w:p>
    <w:p w14:paraId="211E23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w:t>
      </w:r>
    </w:p>
    <w:p w14:paraId="1C437D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644488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knn_train_na  &lt;- df_knn_standard2[inTraining2, ]</w:t>
      </w:r>
    </w:p>
    <w:p w14:paraId="3446EE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knn_test_na   &lt;- df_knn_standard2[-inTraining2, ]</w:t>
      </w:r>
    </w:p>
    <w:p w14:paraId="202A3A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0F1840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567</w:t>
      </w:r>
      <w:r w:rsidRPr="007B4096">
        <w:rPr>
          <w:rFonts w:ascii="Courier New" w:eastAsia="Times New Roman" w:hAnsi="Courier New" w:cs="Courier New"/>
          <w:color w:val="333333"/>
          <w:sz w:val="15"/>
          <w:szCs w:val="15"/>
        </w:rPr>
        <w:t>)</w:t>
      </w:r>
    </w:p>
    <w:p w14:paraId="30600A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F8C11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train control: 5 repeat, 10-fold CV</w:t>
      </w:r>
    </w:p>
    <w:p w14:paraId="6B7F95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ctrl &lt;-</w:t>
      </w:r>
    </w:p>
    <w:p w14:paraId="18917F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trainControl(</w:t>
      </w:r>
    </w:p>
    <w:p w14:paraId="20CE87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"repeatedcv"</w:t>
      </w:r>
      <w:r w:rsidRPr="007B4096">
        <w:rPr>
          <w:rFonts w:ascii="Courier New" w:eastAsia="Times New Roman" w:hAnsi="Courier New" w:cs="Courier New"/>
          <w:color w:val="333333"/>
          <w:sz w:val="15"/>
          <w:szCs w:val="15"/>
        </w:rPr>
        <w:t>,</w:t>
      </w:r>
    </w:p>
    <w:p w14:paraId="2E2070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number =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10-fold CV</w:t>
      </w:r>
    </w:p>
    <w:p w14:paraId="2D99984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repeats =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#repeat 5 times</w:t>
      </w:r>
    </w:p>
    <w:p w14:paraId="7872D3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returnResamp = </w:t>
      </w:r>
      <w:r w:rsidRPr="007B4096">
        <w:rPr>
          <w:rFonts w:ascii="Courier New" w:eastAsia="Times New Roman" w:hAnsi="Courier New" w:cs="Courier New"/>
          <w:color w:val="DD1144"/>
          <w:sz w:val="15"/>
          <w:szCs w:val="15"/>
        </w:rPr>
        <w:t>"all"</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#return all metrics</w:t>
      </w:r>
    </w:p>
    <w:p w14:paraId="681A407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w:t>
      </w:r>
    </w:p>
    <w:p w14:paraId="522857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0B822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everything with the train control above</w:t>
      </w:r>
    </w:p>
    <w:p w14:paraId="6316FB5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 &lt;-</w:t>
      </w:r>
    </w:p>
    <w:p w14:paraId="03B652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047809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w:t>
      </w:r>
    </w:p>
    <w:p w14:paraId="0C0CC3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knn_train,</w:t>
      </w:r>
    </w:p>
    <w:p w14:paraId="60C628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"knn"</w:t>
      </w:r>
      <w:r w:rsidRPr="007B4096">
        <w:rPr>
          <w:rFonts w:ascii="Courier New" w:eastAsia="Times New Roman" w:hAnsi="Courier New" w:cs="Courier New"/>
          <w:color w:val="333333"/>
          <w:sz w:val="15"/>
          <w:szCs w:val="15"/>
        </w:rPr>
        <w:t>,</w:t>
      </w:r>
    </w:p>
    <w:p w14:paraId="2D1927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trControl = ctrl,</w:t>
      </w:r>
    </w:p>
    <w:p w14:paraId="391CAF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tuneLength =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#run for 10 different k's</w:t>
      </w:r>
    </w:p>
    <w:p w14:paraId="1C8288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6B378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w:t>
      </w:r>
    </w:p>
    <w:p w14:paraId="3E2AEB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F9F6A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71C345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Predictions_knn5 &lt;- predict(knnFit, newdata = knn_test)</w:t>
      </w:r>
    </w:p>
    <w:p w14:paraId="6B5967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ASE_knn5 &lt;- mean((Predictions_knn5 - knn_test$life_expectancy)^</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FDC8D7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ASE_knn5</w:t>
      </w:r>
    </w:p>
    <w:p w14:paraId="2B2C44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C3CAD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1ED4FE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postResample(knn_test$life_expectancy, Predictions_knn5)</w:t>
      </w:r>
    </w:p>
    <w:p w14:paraId="6C3D8C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0551C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C33F6D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6091EF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 main = </w:t>
      </w:r>
      <w:r w:rsidRPr="007B4096">
        <w:rPr>
          <w:rFonts w:ascii="Courier New" w:eastAsia="Times New Roman" w:hAnsi="Courier New" w:cs="Courier New"/>
          <w:color w:val="DD1144"/>
          <w:sz w:val="15"/>
          <w:szCs w:val="15"/>
        </w:rPr>
        <w:t>"knnFit Results"</w:t>
      </w:r>
      <w:r w:rsidRPr="007B4096">
        <w:rPr>
          <w:rFonts w:ascii="Courier New" w:eastAsia="Times New Roman" w:hAnsi="Courier New" w:cs="Courier New"/>
          <w:color w:val="333333"/>
          <w:sz w:val="15"/>
          <w:szCs w:val="15"/>
        </w:rPr>
        <w:t xml:space="preserve">)  </w:t>
      </w:r>
    </w:p>
    <w:p w14:paraId="599FAC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 metric = </w:t>
      </w:r>
      <w:r w:rsidRPr="007B4096">
        <w:rPr>
          <w:rFonts w:ascii="Courier New" w:eastAsia="Times New Roman" w:hAnsi="Courier New" w:cs="Courier New"/>
          <w:color w:val="DD1144"/>
          <w:sz w:val="15"/>
          <w:szCs w:val="15"/>
        </w:rPr>
        <w:t>"Rsquared"</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 Results (R-Squared)"</w:t>
      </w:r>
      <w:r w:rsidRPr="007B4096">
        <w:rPr>
          <w:rFonts w:ascii="Courier New" w:eastAsia="Times New Roman" w:hAnsi="Courier New" w:cs="Courier New"/>
          <w:color w:val="333333"/>
          <w:sz w:val="15"/>
          <w:szCs w:val="15"/>
        </w:rPr>
        <w:t>)</w:t>
      </w:r>
    </w:p>
    <w:p w14:paraId="5DA387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 Results (MAE)"</w:t>
      </w:r>
      <w:r w:rsidRPr="007B4096">
        <w:rPr>
          <w:rFonts w:ascii="Courier New" w:eastAsia="Times New Roman" w:hAnsi="Courier New" w:cs="Courier New"/>
          <w:color w:val="333333"/>
          <w:sz w:val="15"/>
          <w:szCs w:val="15"/>
        </w:rPr>
        <w:t>)</w:t>
      </w:r>
    </w:p>
    <w:p w14:paraId="659904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A53C6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Try another knn with a k value of less than 5</w:t>
      </w:r>
    </w:p>
    <w:p w14:paraId="3AF965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 &lt;-</w:t>
      </w:r>
    </w:p>
    <w:p w14:paraId="0CBFDD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37B162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w:t>
      </w:r>
    </w:p>
    <w:p w14:paraId="2B150D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knn_train,</w:t>
      </w:r>
    </w:p>
    <w:p w14:paraId="61ACEB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"knn"</w:t>
      </w:r>
      <w:r w:rsidRPr="007B4096">
        <w:rPr>
          <w:rFonts w:ascii="Courier New" w:eastAsia="Times New Roman" w:hAnsi="Courier New" w:cs="Courier New"/>
          <w:color w:val="333333"/>
          <w:sz w:val="15"/>
          <w:szCs w:val="15"/>
        </w:rPr>
        <w:t>,</w:t>
      </w:r>
    </w:p>
    <w:p w14:paraId="41D204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trControl = ctrl,</w:t>
      </w:r>
    </w:p>
    <w:p w14:paraId="31058A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tuneGrid = expand.grid(k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#run only with k = 1, 3, 5</w:t>
      </w:r>
    </w:p>
    <w:p w14:paraId="3CA45AE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083FC8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w:t>
      </w:r>
    </w:p>
    <w:p w14:paraId="11F031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6A902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5CD3B4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Predictions_knn3 &lt;- predict(knnFit2, newdata = knn_test)</w:t>
      </w:r>
    </w:p>
    <w:p w14:paraId="40BC19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ASE_knn3 &lt;- mean((Predictions_knn3 - knn_test$life_expectancy)^</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B30CD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ASE_knn3</w:t>
      </w:r>
    </w:p>
    <w:p w14:paraId="6A4573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55CFE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5B99FA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postResample(knn_test$life_expectancy, Predictions_knn3)</w:t>
      </w:r>
    </w:p>
    <w:p w14:paraId="3D31F5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0A0E36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77410F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plot(knnFit2, main = </w:t>
      </w:r>
      <w:r w:rsidRPr="007B4096">
        <w:rPr>
          <w:rFonts w:ascii="Courier New" w:eastAsia="Times New Roman" w:hAnsi="Courier New" w:cs="Courier New"/>
          <w:color w:val="DD1144"/>
          <w:sz w:val="15"/>
          <w:szCs w:val="15"/>
        </w:rPr>
        <w:t>"knnFit2 Results"</w:t>
      </w:r>
      <w:r w:rsidRPr="007B4096">
        <w:rPr>
          <w:rFonts w:ascii="Courier New" w:eastAsia="Times New Roman" w:hAnsi="Courier New" w:cs="Courier New"/>
          <w:color w:val="333333"/>
          <w:sz w:val="15"/>
          <w:szCs w:val="15"/>
        </w:rPr>
        <w:t xml:space="preserve">)  </w:t>
      </w:r>
    </w:p>
    <w:p w14:paraId="15F50D3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plot(knnFit2, metric = </w:t>
      </w:r>
      <w:r w:rsidRPr="007B4096">
        <w:rPr>
          <w:rFonts w:ascii="Courier New" w:eastAsia="Times New Roman" w:hAnsi="Courier New" w:cs="Courier New"/>
          <w:color w:val="DD1144"/>
          <w:sz w:val="15"/>
          <w:szCs w:val="15"/>
        </w:rPr>
        <w:t>"Rsquared"</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(R-Squared)"</w:t>
      </w:r>
      <w:r w:rsidRPr="007B4096">
        <w:rPr>
          <w:rFonts w:ascii="Courier New" w:eastAsia="Times New Roman" w:hAnsi="Courier New" w:cs="Courier New"/>
          <w:color w:val="333333"/>
          <w:sz w:val="15"/>
          <w:szCs w:val="15"/>
        </w:rPr>
        <w:t>)</w:t>
      </w:r>
    </w:p>
    <w:p w14:paraId="75089D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plot(knnFit2,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(MAE)"</w:t>
      </w:r>
      <w:r w:rsidRPr="007B4096">
        <w:rPr>
          <w:rFonts w:ascii="Courier New" w:eastAsia="Times New Roman" w:hAnsi="Courier New" w:cs="Courier New"/>
          <w:color w:val="333333"/>
          <w:sz w:val="15"/>
          <w:szCs w:val="15"/>
        </w:rPr>
        <w:t>)</w:t>
      </w:r>
    </w:p>
    <w:p w14:paraId="668BF2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1E9CAC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knn on data set with NA's removed</w:t>
      </w:r>
    </w:p>
    <w:p w14:paraId="211474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knnFit_na &lt;-</w:t>
      </w:r>
    </w:p>
    <w:p w14:paraId="28CA29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6E9435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w:t>
      </w:r>
    </w:p>
    <w:p w14:paraId="46D922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knn_train_na,</w:t>
      </w:r>
    </w:p>
    <w:p w14:paraId="1318BB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"knn"</w:t>
      </w:r>
      <w:r w:rsidRPr="007B4096">
        <w:rPr>
          <w:rFonts w:ascii="Courier New" w:eastAsia="Times New Roman" w:hAnsi="Courier New" w:cs="Courier New"/>
          <w:color w:val="333333"/>
          <w:sz w:val="15"/>
          <w:szCs w:val="15"/>
        </w:rPr>
        <w:t>,</w:t>
      </w:r>
    </w:p>
    <w:p w14:paraId="36DC5F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trControl = ctrl,</w:t>
      </w:r>
    </w:p>
    <w:p w14:paraId="3F3776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tuneLength =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#run through 10 different k's</w:t>
      </w:r>
    </w:p>
    <w:p w14:paraId="4DDC14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
    <w:p w14:paraId="0F1CE7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knnFit_na</w:t>
      </w:r>
    </w:p>
    <w:p w14:paraId="62E714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5F9B7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67FBD6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Predictions_knn_na &lt;- predict(knnFit_na, newdata = knn_test_na)</w:t>
      </w:r>
    </w:p>
    <w:p w14:paraId="43519E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ASE_knn_na &lt;- mean((Predictions_knn_na - knn_test_na$life_expectancy)^</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D3C71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ASE_knn_na</w:t>
      </w:r>
    </w:p>
    <w:p w14:paraId="02E577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82BD0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03D97E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postResample(knn_test_na$life_expectancy, Predictions_knn_na)</w:t>
      </w:r>
    </w:p>
    <w:p w14:paraId="49C8AF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2F051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 &lt;-</w:t>
      </w:r>
    </w:p>
    <w:p w14:paraId="4869E1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2103E3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adult_mortality +</w:t>
      </w:r>
    </w:p>
    <w:p w14:paraId="2D47C2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total_expenditure +</w:t>
      </w:r>
    </w:p>
    <w:p w14:paraId="350493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hiv_aids +</w:t>
      </w:r>
    </w:p>
    <w:p w14:paraId="0BA642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income_composition_of_resources,</w:t>
      </w:r>
    </w:p>
    <w:p w14:paraId="0445FF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knn_train,</w:t>
      </w:r>
    </w:p>
    <w:p w14:paraId="0C736F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"knn"</w:t>
      </w:r>
      <w:r w:rsidRPr="007B4096">
        <w:rPr>
          <w:rFonts w:ascii="Courier New" w:eastAsia="Times New Roman" w:hAnsi="Courier New" w:cs="Courier New"/>
          <w:color w:val="333333"/>
          <w:sz w:val="15"/>
          <w:szCs w:val="15"/>
        </w:rPr>
        <w:t>,</w:t>
      </w:r>
    </w:p>
    <w:p w14:paraId="4398EA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trControl = ctrl,</w:t>
      </w:r>
    </w:p>
    <w:p w14:paraId="5C6CEF2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tuneLength = </w:t>
      </w:r>
      <w:r w:rsidRPr="007B4096">
        <w:rPr>
          <w:rFonts w:ascii="Courier New" w:eastAsia="Times New Roman" w:hAnsi="Courier New" w:cs="Courier New"/>
          <w:color w:val="009999"/>
          <w:sz w:val="15"/>
          <w:szCs w:val="15"/>
        </w:rPr>
        <w:t>10</w:t>
      </w:r>
    </w:p>
    <w:p w14:paraId="5A20C4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627E7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w:t>
      </w:r>
    </w:p>
    <w:p w14:paraId="33EB70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A5735D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metrics on test set</w:t>
      </w:r>
    </w:p>
    <w:p w14:paraId="2EB976D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Predictions_knnfit3 &lt;- predict(knnFit3,newdata=knn_test)</w:t>
      </w:r>
    </w:p>
    <w:p w14:paraId="1C10C1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#performance measurement</w:t>
      </w:r>
    </w:p>
    <w:p w14:paraId="49E178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postResample(knn_test$life_expectancy,Predictions_knnfit3)</w:t>
      </w:r>
    </w:p>
    <w:p w14:paraId="69D8FB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ASE_knn3 &lt;- mean((Predictions_knnfit3 - knn_test$life_expectancy)^</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4335E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ASE_knn3</w:t>
      </w:r>
    </w:p>
    <w:p w14:paraId="01AAA7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ADE4B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  </w:t>
      </w:r>
    </w:p>
    <w:p w14:paraId="0D1137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 metric = </w:t>
      </w:r>
      <w:r w:rsidRPr="007B4096">
        <w:rPr>
          <w:rFonts w:ascii="Courier New" w:eastAsia="Times New Roman" w:hAnsi="Courier New" w:cs="Courier New"/>
          <w:color w:val="DD1144"/>
          <w:sz w:val="15"/>
          <w:szCs w:val="15"/>
        </w:rPr>
        <w:t>"Rsquared"</w:t>
      </w:r>
      <w:r w:rsidRPr="007B4096">
        <w:rPr>
          <w:rFonts w:ascii="Courier New" w:eastAsia="Times New Roman" w:hAnsi="Courier New" w:cs="Courier New"/>
          <w:color w:val="333333"/>
          <w:sz w:val="15"/>
          <w:szCs w:val="15"/>
        </w:rPr>
        <w:t>)</w:t>
      </w:r>
    </w:p>
    <w:p w14:paraId="68882E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w:t>
      </w:r>
    </w:p>
    <w:p w14:paraId="4B7738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 - round 2</w:t>
      </w:r>
    </w:p>
    <w:p w14:paraId="37CDBF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B2E8D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inTraining_x &lt;-</w:t>
      </w:r>
    </w:p>
    <w:p w14:paraId="73F781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createDataPartition(df_knn_standard$life_expectancy,</w:t>
      </w:r>
    </w:p>
    <w:p w14:paraId="793D68E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w:t>
      </w:r>
    </w:p>
    <w:p w14:paraId="43EF39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4B6F18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knn_train_x  &lt;- df_knn_standard[inTraining_x, ]</w:t>
      </w:r>
    </w:p>
    <w:p w14:paraId="00184A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knn_test_x   &lt;- df_knn_standard[-inTraining_x, ]</w:t>
      </w:r>
    </w:p>
    <w:p w14:paraId="3EE317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8F986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everything with the train control above</w:t>
      </w:r>
    </w:p>
    <w:p w14:paraId="07A221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knnFit_x &lt;-</w:t>
      </w:r>
    </w:p>
    <w:p w14:paraId="71E24F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12144E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w:t>
      </w:r>
    </w:p>
    <w:p w14:paraId="301A9E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knn_train_x,</w:t>
      </w:r>
    </w:p>
    <w:p w14:paraId="083FB7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"knn"</w:t>
      </w:r>
      <w:r w:rsidRPr="007B4096">
        <w:rPr>
          <w:rFonts w:ascii="Courier New" w:eastAsia="Times New Roman" w:hAnsi="Courier New" w:cs="Courier New"/>
          <w:color w:val="333333"/>
          <w:sz w:val="15"/>
          <w:szCs w:val="15"/>
        </w:rPr>
        <w:t>,</w:t>
      </w:r>
    </w:p>
    <w:p w14:paraId="0F6B733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trControl = ctrl,</w:t>
      </w:r>
    </w:p>
    <w:p w14:paraId="282EB59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tuneLength = </w:t>
      </w:r>
      <w:r w:rsidRPr="007B4096">
        <w:rPr>
          <w:rFonts w:ascii="Courier New" w:eastAsia="Times New Roman" w:hAnsi="Courier New" w:cs="Courier New"/>
          <w:color w:val="009999"/>
          <w:sz w:val="15"/>
          <w:szCs w:val="15"/>
        </w:rPr>
        <w:t>10</w:t>
      </w:r>
    </w:p>
    <w:p w14:paraId="22F8D1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E76A5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knnFit_x</w:t>
      </w:r>
    </w:p>
    <w:p w14:paraId="68B7D1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EE655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1564AB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Predictions_knnFit_x &lt;- predict(knnFit_x, newdata = knn_test_x)</w:t>
      </w:r>
    </w:p>
    <w:p w14:paraId="5216C6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ASE_x &lt;- mean((Predictions_knnFit_x - knn_test_x$life_expectancy)^</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EBA80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ASE_x</w:t>
      </w:r>
    </w:p>
    <w:p w14:paraId="63E288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978F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45679C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postResample(knn_test_x$life_expectancy, Predictions_knnFit_x)</w:t>
      </w:r>
    </w:p>
    <w:p w14:paraId="32FDE7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193F6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346228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plot(knnFit_x, main = </w:t>
      </w:r>
      <w:r w:rsidRPr="007B4096">
        <w:rPr>
          <w:rFonts w:ascii="Courier New" w:eastAsia="Times New Roman" w:hAnsi="Courier New" w:cs="Courier New"/>
          <w:color w:val="DD1144"/>
          <w:sz w:val="15"/>
          <w:szCs w:val="15"/>
        </w:rPr>
        <w:t>"knnFit Results"</w:t>
      </w:r>
      <w:r w:rsidRPr="007B4096">
        <w:rPr>
          <w:rFonts w:ascii="Courier New" w:eastAsia="Times New Roman" w:hAnsi="Courier New" w:cs="Courier New"/>
          <w:color w:val="333333"/>
          <w:sz w:val="15"/>
          <w:szCs w:val="15"/>
        </w:rPr>
        <w:t xml:space="preserve">)  </w:t>
      </w:r>
    </w:p>
    <w:p w14:paraId="34ABA8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plot(knnFit_x, metric = </w:t>
      </w:r>
      <w:r w:rsidRPr="007B4096">
        <w:rPr>
          <w:rFonts w:ascii="Courier New" w:eastAsia="Times New Roman" w:hAnsi="Courier New" w:cs="Courier New"/>
          <w:color w:val="DD1144"/>
          <w:sz w:val="15"/>
          <w:szCs w:val="15"/>
        </w:rPr>
        <w:t>"Rsquared"</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 Results (R-Squared)"</w:t>
      </w:r>
      <w:r w:rsidRPr="007B4096">
        <w:rPr>
          <w:rFonts w:ascii="Courier New" w:eastAsia="Times New Roman" w:hAnsi="Courier New" w:cs="Courier New"/>
          <w:color w:val="333333"/>
          <w:sz w:val="15"/>
          <w:szCs w:val="15"/>
        </w:rPr>
        <w:t>)</w:t>
      </w:r>
    </w:p>
    <w:p w14:paraId="386472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plot(knnFit_x,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 Results (MAE)"</w:t>
      </w:r>
      <w:r w:rsidRPr="007B4096">
        <w:rPr>
          <w:rFonts w:ascii="Courier New" w:eastAsia="Times New Roman" w:hAnsi="Courier New" w:cs="Courier New"/>
          <w:color w:val="333333"/>
          <w:sz w:val="15"/>
          <w:szCs w:val="15"/>
        </w:rPr>
        <w:t>)</w:t>
      </w:r>
    </w:p>
    <w:p w14:paraId="007771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14A18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Try another knn with a k value of less than 5</w:t>
      </w:r>
    </w:p>
    <w:p w14:paraId="128BD7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knnFit2_x &lt;-</w:t>
      </w:r>
    </w:p>
    <w:p w14:paraId="19D6E2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63C15A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w:t>
      </w:r>
    </w:p>
    <w:p w14:paraId="0BCAE2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knn_train_x,</w:t>
      </w:r>
    </w:p>
    <w:p w14:paraId="015860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"knn"</w:t>
      </w:r>
      <w:r w:rsidRPr="007B4096">
        <w:rPr>
          <w:rFonts w:ascii="Courier New" w:eastAsia="Times New Roman" w:hAnsi="Courier New" w:cs="Courier New"/>
          <w:color w:val="333333"/>
          <w:sz w:val="15"/>
          <w:szCs w:val="15"/>
        </w:rPr>
        <w:t>,</w:t>
      </w:r>
    </w:p>
    <w:p w14:paraId="3686F84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trControl = ctrl,</w:t>
      </w:r>
    </w:p>
    <w:p w14:paraId="72EFD1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tuneGrid = expand.grid(k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7544FD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2C3EE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knnFit2_x</w:t>
      </w:r>
    </w:p>
    <w:p w14:paraId="619112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58D78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6F55E7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Predictions_knnFit2_x &lt;- predict(knnFit2_x, newdata = knn_test_x)</w:t>
      </w:r>
    </w:p>
    <w:p w14:paraId="4DAC65F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ASE_x &lt;- mean((Predictions_knnFit2_x - knn_test_x$life_expectancy)^</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9D1AC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ASE_x</w:t>
      </w:r>
    </w:p>
    <w:p w14:paraId="2BCD9B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9D1E2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53EAF9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postResample(knn_test_x$life_expectancy, Predictions_knnFit2_x)</w:t>
      </w:r>
    </w:p>
    <w:p w14:paraId="787E1B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E7F7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160861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plot(knnFit2_x, main = </w:t>
      </w:r>
      <w:r w:rsidRPr="007B4096">
        <w:rPr>
          <w:rFonts w:ascii="Courier New" w:eastAsia="Times New Roman" w:hAnsi="Courier New" w:cs="Courier New"/>
          <w:color w:val="DD1144"/>
          <w:sz w:val="15"/>
          <w:szCs w:val="15"/>
        </w:rPr>
        <w:t>"knnFit2 Results"</w:t>
      </w:r>
      <w:r w:rsidRPr="007B4096">
        <w:rPr>
          <w:rFonts w:ascii="Courier New" w:eastAsia="Times New Roman" w:hAnsi="Courier New" w:cs="Courier New"/>
          <w:color w:val="333333"/>
          <w:sz w:val="15"/>
          <w:szCs w:val="15"/>
        </w:rPr>
        <w:t xml:space="preserve">)  </w:t>
      </w:r>
    </w:p>
    <w:p w14:paraId="5A9536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plot(knnFit2_x, metric = </w:t>
      </w:r>
      <w:r w:rsidRPr="007B4096">
        <w:rPr>
          <w:rFonts w:ascii="Courier New" w:eastAsia="Times New Roman" w:hAnsi="Courier New" w:cs="Courier New"/>
          <w:color w:val="DD1144"/>
          <w:sz w:val="15"/>
          <w:szCs w:val="15"/>
        </w:rPr>
        <w:t>"Rsquared"</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(R-Squared)"</w:t>
      </w:r>
      <w:r w:rsidRPr="007B4096">
        <w:rPr>
          <w:rFonts w:ascii="Courier New" w:eastAsia="Times New Roman" w:hAnsi="Courier New" w:cs="Courier New"/>
          <w:color w:val="333333"/>
          <w:sz w:val="15"/>
          <w:szCs w:val="15"/>
        </w:rPr>
        <w:t>)</w:t>
      </w:r>
    </w:p>
    <w:p w14:paraId="29493F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plot(knnFit2_x,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(MAE)"</w:t>
      </w:r>
      <w:r w:rsidRPr="007B4096">
        <w:rPr>
          <w:rFonts w:ascii="Courier New" w:eastAsia="Times New Roman" w:hAnsi="Courier New" w:cs="Courier New"/>
          <w:color w:val="333333"/>
          <w:sz w:val="15"/>
          <w:szCs w:val="15"/>
        </w:rPr>
        <w:t>)</w:t>
      </w:r>
    </w:p>
    <w:p w14:paraId="7A08FF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632682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knnFit3_x &lt;-</w:t>
      </w:r>
    </w:p>
    <w:p w14:paraId="16D224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16D283D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adult_mortality +</w:t>
      </w:r>
    </w:p>
    <w:p w14:paraId="2518471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total_expenditure +</w:t>
      </w:r>
    </w:p>
    <w:p w14:paraId="2F6C06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hiv_aids +</w:t>
      </w:r>
    </w:p>
    <w:p w14:paraId="5E41A7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income_composition_of_resources,</w:t>
      </w:r>
    </w:p>
    <w:p w14:paraId="17CA6F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knn_train_x,</w:t>
      </w:r>
    </w:p>
    <w:p w14:paraId="4C24E2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"knn"</w:t>
      </w:r>
      <w:r w:rsidRPr="007B4096">
        <w:rPr>
          <w:rFonts w:ascii="Courier New" w:eastAsia="Times New Roman" w:hAnsi="Courier New" w:cs="Courier New"/>
          <w:color w:val="333333"/>
          <w:sz w:val="15"/>
          <w:szCs w:val="15"/>
        </w:rPr>
        <w:t>,</w:t>
      </w:r>
    </w:p>
    <w:p w14:paraId="3E0CC1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trControl = ctrl,</w:t>
      </w:r>
    </w:p>
    <w:p w14:paraId="0A5DDE2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tuneLength = </w:t>
      </w:r>
      <w:r w:rsidRPr="007B4096">
        <w:rPr>
          <w:rFonts w:ascii="Courier New" w:eastAsia="Times New Roman" w:hAnsi="Courier New" w:cs="Courier New"/>
          <w:color w:val="009999"/>
          <w:sz w:val="15"/>
          <w:szCs w:val="15"/>
        </w:rPr>
        <w:t>10</w:t>
      </w:r>
    </w:p>
    <w:p w14:paraId="4E2089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14EE0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knnFit3_x</w:t>
      </w:r>
    </w:p>
    <w:p w14:paraId="5A0D5D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DDA3A1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47F2BB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Predictions_knnFit3_x &lt;- predict(knnFit3_x, newdata = knn_test_x)</w:t>
      </w:r>
    </w:p>
    <w:p w14:paraId="46222D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ASE_3x &lt;- mean((Predictions_knnFit3_x - knn_test_x$life_expectancy)^</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844E6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ASE_3x</w:t>
      </w:r>
    </w:p>
    <w:p w14:paraId="7658DB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9ECF1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21FF0D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postResample(knn_test_x$life_expectancy, Predictions_knnFit3_x)</w:t>
      </w:r>
    </w:p>
    <w:p w14:paraId="50A28C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6F3BE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EA69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6EF0709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plot(knnFit3_x, main = </w:t>
      </w:r>
      <w:r w:rsidRPr="007B4096">
        <w:rPr>
          <w:rFonts w:ascii="Courier New" w:eastAsia="Times New Roman" w:hAnsi="Courier New" w:cs="Courier New"/>
          <w:color w:val="DD1144"/>
          <w:sz w:val="15"/>
          <w:szCs w:val="15"/>
        </w:rPr>
        <w:t>"knnFit2 Results"</w:t>
      </w:r>
      <w:r w:rsidRPr="007B4096">
        <w:rPr>
          <w:rFonts w:ascii="Courier New" w:eastAsia="Times New Roman" w:hAnsi="Courier New" w:cs="Courier New"/>
          <w:color w:val="333333"/>
          <w:sz w:val="15"/>
          <w:szCs w:val="15"/>
        </w:rPr>
        <w:t xml:space="preserve">)  </w:t>
      </w:r>
    </w:p>
    <w:p w14:paraId="191B2E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plot(knnFit3_x, metric = </w:t>
      </w:r>
      <w:r w:rsidRPr="007B4096">
        <w:rPr>
          <w:rFonts w:ascii="Courier New" w:eastAsia="Times New Roman" w:hAnsi="Courier New" w:cs="Courier New"/>
          <w:color w:val="DD1144"/>
          <w:sz w:val="15"/>
          <w:szCs w:val="15"/>
        </w:rPr>
        <w:t>"Rsquared"</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(R-Squared)"</w:t>
      </w:r>
      <w:r w:rsidRPr="007B4096">
        <w:rPr>
          <w:rFonts w:ascii="Courier New" w:eastAsia="Times New Roman" w:hAnsi="Courier New" w:cs="Courier New"/>
          <w:color w:val="333333"/>
          <w:sz w:val="15"/>
          <w:szCs w:val="15"/>
        </w:rPr>
        <w:t>)</w:t>
      </w:r>
    </w:p>
    <w:p w14:paraId="42E193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plot(knnFit3_x,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(MAE)"</w:t>
      </w:r>
      <w:r w:rsidRPr="007B4096">
        <w:rPr>
          <w:rFonts w:ascii="Courier New" w:eastAsia="Times New Roman" w:hAnsi="Courier New" w:cs="Courier New"/>
          <w:color w:val="333333"/>
          <w:sz w:val="15"/>
          <w:szCs w:val="15"/>
        </w:rPr>
        <w:t>)</w:t>
      </w:r>
    </w:p>
    <w:p w14:paraId="62D701D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D6EFB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55ADD9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097379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E1B92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72C8D1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inTraining &lt;- createDataPartition(df_knn$life_expectancy,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1D2429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tree_train  &lt;- df_knn[inTraining,]</w:t>
      </w:r>
    </w:p>
    <w:p w14:paraId="0F611F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tree_test   &lt;- df_knn[-inTraining,]</w:t>
      </w:r>
    </w:p>
    <w:p w14:paraId="1BFBCF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646EB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country because this tree function has a maximum of 32 levels</w:t>
      </w:r>
    </w:p>
    <w:p w14:paraId="09CF03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tree1 &lt;- tree(life_expectancy ~ ., data = tree_train[,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5D00F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summary(tree1)</w:t>
      </w:r>
    </w:p>
    <w:p w14:paraId="79F376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plot(tree1)</w:t>
      </w:r>
    </w:p>
    <w:p w14:paraId="0C24CA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mean((tree1$y - tree_train$life_expectancy)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A7AF5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A29733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tree performance</w:t>
      </w:r>
    </w:p>
    <w:p w14:paraId="0335C9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cv.tree1 &lt;- cv.tree(tree1)</w:t>
      </w:r>
    </w:p>
    <w:p w14:paraId="418194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plot(cv.tree1$size, cv.tree1$dev, type = </w:t>
      </w:r>
      <w:r w:rsidRPr="007B4096">
        <w:rPr>
          <w:rFonts w:ascii="Courier New" w:eastAsia="Times New Roman" w:hAnsi="Courier New" w:cs="Courier New"/>
          <w:color w:val="DD1144"/>
          <w:sz w:val="15"/>
          <w:szCs w:val="15"/>
        </w:rPr>
        <w:t>'b'</w:t>
      </w:r>
      <w:r w:rsidRPr="007B4096">
        <w:rPr>
          <w:rFonts w:ascii="Courier New" w:eastAsia="Times New Roman" w:hAnsi="Courier New" w:cs="Courier New"/>
          <w:color w:val="333333"/>
          <w:sz w:val="15"/>
          <w:szCs w:val="15"/>
        </w:rPr>
        <w:t>)</w:t>
      </w:r>
    </w:p>
    <w:p w14:paraId="233210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2BBC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predictions</w:t>
      </w:r>
    </w:p>
    <w:p w14:paraId="083941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yhat = predict(tree1, newdata = tree_test[,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179838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plot(yhat, tree_test$life_expectancy)</w:t>
      </w:r>
    </w:p>
    <w:p w14:paraId="45B96D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abline(</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59CB2C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mean((yhat - tree_test$life_expectancy)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78264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04A69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Try a random forest compared to a single tree model</w:t>
      </w:r>
    </w:p>
    <w:p w14:paraId="41C866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00BAF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B517A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country again</w:t>
      </w:r>
    </w:p>
    <w:p w14:paraId="1FDF577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 &lt;- randomForest(life_expectancy ~ ., data = tree_train[,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62C4FA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w:t>
      </w:r>
    </w:p>
    <w:p w14:paraId="7CF842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B24FF4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using all predictors for each tree</w:t>
      </w:r>
    </w:p>
    <w:p w14:paraId="356371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311F2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29322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Have to remove country again - using top 4 predictors</w:t>
      </w:r>
    </w:p>
    <w:p w14:paraId="018E3F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rfFit2 &lt;- randomForest(life_expectancy ~ adult_mortality +</w:t>
      </w:r>
    </w:p>
    <w:p w14:paraId="491BE9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total_expenditure +</w:t>
      </w:r>
    </w:p>
    <w:p w14:paraId="4ED739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hiv_aids +</w:t>
      </w:r>
    </w:p>
    <w:p w14:paraId="31D79A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income_composition_of_resources, data = tree_train[,-</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7524E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rfFit2</w:t>
      </w:r>
    </w:p>
    <w:p w14:paraId="6BA8AD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120AE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#compare y-hat for the two random forest models</w:t>
      </w:r>
    </w:p>
    <w:p w14:paraId="1DC5BA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yhat.rf &lt;- predict(rfFit, newdata = tree_test[,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58EB5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yhat.rf2 &lt;- predict(rfFit2, newdata = tree_test[,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EC3B2E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B3D8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028005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postResample(tree_test$life_expectancy, yhat.rf)</w:t>
      </w:r>
    </w:p>
    <w:p w14:paraId="04724FB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postResample(tree_test$life_expectancy, yhat.rf2)</w:t>
      </w:r>
    </w:p>
    <w:p w14:paraId="3069F2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B8A39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ASE_rf &lt;- mean((yhat.rf - tree_test$life_expectancy)^</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0C5B4E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ASE_rf</w:t>
      </w:r>
    </w:p>
    <w:p w14:paraId="2BBAB7E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52DB7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ASE_rf2 &lt;- mean((yhat.rf2 - tree_test$life_expectancy)^</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5D994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ASE_rf2</w:t>
      </w:r>
    </w:p>
    <w:p w14:paraId="77348A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5A378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plot(yhat.rf, tree_test$life_expectancy)</w:t>
      </w:r>
    </w:p>
    <w:p w14:paraId="5B46BA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abline(</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37943D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E2D0C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plot(yhat.rf2,tree_test$life_expectancy)</w:t>
      </w:r>
    </w:p>
    <w:p w14:paraId="413D43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abline(</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65956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0C5952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9B95A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6D895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2DDC38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inTraining_t &lt;- createDataPartition(df_knn$life_expectancy,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747403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tree_train_x  &lt;- df_knn[inTraining_t,]</w:t>
      </w:r>
    </w:p>
    <w:p w14:paraId="21BBD3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tree_test_x   &lt;- df_knn[-inTraining_t,]</w:t>
      </w:r>
    </w:p>
    <w:p w14:paraId="3DBC7F4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36CDD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Try a random forest compared to a single tree model</w:t>
      </w:r>
    </w:p>
    <w:p w14:paraId="0274B5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567</w:t>
      </w:r>
      <w:r w:rsidRPr="007B4096">
        <w:rPr>
          <w:rFonts w:ascii="Courier New" w:eastAsia="Times New Roman" w:hAnsi="Courier New" w:cs="Courier New"/>
          <w:color w:val="333333"/>
          <w:sz w:val="15"/>
          <w:szCs w:val="15"/>
        </w:rPr>
        <w:t>)</w:t>
      </w:r>
    </w:p>
    <w:p w14:paraId="5271B5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F5C37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country again</w:t>
      </w:r>
    </w:p>
    <w:p w14:paraId="3FD7D4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rfFit_x &lt;- randomForest(life_expectancy ~ ., data = tree_train_x[,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607D8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rfFit_x</w:t>
      </w:r>
    </w:p>
    <w:p w14:paraId="061801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1F532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using all predictors for each tree</w:t>
      </w:r>
    </w:p>
    <w:p w14:paraId="16AA6C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230644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2914A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Have to remove country again - using top 4 predictors</w:t>
      </w:r>
    </w:p>
    <w:p w14:paraId="5AE680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rfFit2_x &lt;- randomForest(life_expectancy ~ adult_mortality +</w:t>
      </w:r>
    </w:p>
    <w:p w14:paraId="57D8E6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total_expenditure +</w:t>
      </w:r>
    </w:p>
    <w:p w14:paraId="3711A8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hiv_aids +</w:t>
      </w:r>
    </w:p>
    <w:p w14:paraId="3B6A06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income_composition_of_resources, data = tree_train_x[,-</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D9939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rfFit2_x</w:t>
      </w:r>
    </w:p>
    <w:p w14:paraId="2A331C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5E6EF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#compare y-hat for the two random forest models</w:t>
      </w:r>
    </w:p>
    <w:p w14:paraId="07858B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yhat.rf_x &lt;- predict(rfFit_x, newdata = tree_test_x[,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951FE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yhat.rf2_x &lt;- predict(rfFit2_x, newdata = tree_test_x[,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99EA2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5C4C6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4900F4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postResample(tree_test_x$life_expectancy, yhat.rf_x)</w:t>
      </w:r>
    </w:p>
    <w:p w14:paraId="44A223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postResample(tree_test_x$life_expectancy, yhat.rf2_x)</w:t>
      </w:r>
    </w:p>
    <w:p w14:paraId="1B2F2D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BFF22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plot(yhat.rf_x, tree_test_x$life_expectancy)</w:t>
      </w:r>
    </w:p>
    <w:p w14:paraId="05CADB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abline(</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2541B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FBBD1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plot(yhat.rf2_x,tree_test_x$life_expectancy)</w:t>
      </w:r>
    </w:p>
    <w:p w14:paraId="6365E9D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abline(</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11BAFAC5" w14:textId="77777777" w:rsidR="007B4096" w:rsidRPr="007B4096" w:rsidRDefault="007B4096" w:rsidP="007B4096"/>
    <w:sectPr w:rsidR="007B4096" w:rsidRPr="007B4096">
      <w:headerReference w:type="default" r:id="rId4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2" w:author="Megan Ball" w:date="2020-10-04T10:07:00Z" w:initials="MB">
    <w:p w14:paraId="0A9745EE" w14:textId="6E07E3B1" w:rsidR="0068625C" w:rsidRDefault="0068625C">
      <w:pPr>
        <w:pStyle w:val="CommentText"/>
      </w:pPr>
      <w:r>
        <w:rPr>
          <w:rStyle w:val="CommentReference"/>
        </w:rPr>
        <w:annotationRef/>
      </w:r>
      <w:r>
        <w:t>I would prefer to remove this</w:t>
      </w:r>
    </w:p>
  </w:comment>
  <w:comment w:id="51" w:author="Megan Ball" w:date="2020-10-04T10:08:00Z" w:initials="MB">
    <w:p w14:paraId="52BF26B0" w14:textId="1D8113BA" w:rsidR="0068625C" w:rsidRDefault="0068625C">
      <w:pPr>
        <w:pStyle w:val="CommentText"/>
      </w:pPr>
      <w:r>
        <w:rPr>
          <w:rStyle w:val="CommentReference"/>
        </w:rPr>
        <w:annotationRef/>
      </w:r>
      <w:r>
        <w:t>What metric did we use for this? Was it AIC?</w:t>
      </w:r>
    </w:p>
  </w:comment>
  <w:comment w:id="74" w:author="Megan Ball" w:date="2020-10-04T10:09:00Z" w:initials="MB">
    <w:p w14:paraId="0FA9F4D0" w14:textId="57A52549" w:rsidR="0068625C" w:rsidRDefault="0068625C">
      <w:pPr>
        <w:pStyle w:val="CommentText"/>
      </w:pPr>
      <w:r>
        <w:rPr>
          <w:rStyle w:val="CommentReference"/>
        </w:rPr>
        <w:annotationRef/>
      </w:r>
      <w:r>
        <w:t xml:space="preserve">This is a repeat of the paragraph above. </w:t>
      </w:r>
      <w:r w:rsidR="009A5575">
        <w:t>Can we take this out?</w:t>
      </w:r>
    </w:p>
  </w:comment>
  <w:comment w:id="114" w:author="Megan Ball" w:date="2020-10-04T10:05:00Z" w:initials="MB">
    <w:p w14:paraId="5679DE14" w14:textId="77777777" w:rsidR="00463950" w:rsidRDefault="00463950" w:rsidP="00463950">
      <w:pPr>
        <w:pStyle w:val="CommentText"/>
      </w:pPr>
      <w:r>
        <w:rPr>
          <w:rStyle w:val="CommentReference"/>
        </w:rPr>
        <w:annotationRef/>
      </w:r>
      <w:r>
        <w:t>I removed the elastic net note. Where did we do elastic net?</w:t>
      </w:r>
    </w:p>
  </w:comment>
  <w:comment w:id="147" w:author="Megan Ball" w:date="2020-10-04T10:05:00Z" w:initials="MB">
    <w:p w14:paraId="12CA2702" w14:textId="5E3CBFFD" w:rsidR="0068625C" w:rsidRDefault="0068625C">
      <w:pPr>
        <w:pStyle w:val="CommentText"/>
      </w:pPr>
      <w:r>
        <w:rPr>
          <w:rStyle w:val="CommentReference"/>
        </w:rPr>
        <w:annotationRef/>
      </w:r>
      <w:r>
        <w:t>I removed the elastic net note. Where did we do elastic net?</w:t>
      </w:r>
    </w:p>
  </w:comment>
  <w:comment w:id="180" w:author="Megan Ball" w:date="2020-10-04T10:14:00Z" w:initials="MB">
    <w:p w14:paraId="4E8DF765" w14:textId="0BD6DE19" w:rsidR="00463950" w:rsidRDefault="00463950">
      <w:pPr>
        <w:pStyle w:val="CommentText"/>
      </w:pPr>
      <w:r>
        <w:rPr>
          <w:rStyle w:val="CommentReference"/>
        </w:rPr>
        <w:annotationRef/>
      </w:r>
      <w:r>
        <w:t>Even if not noted in his slides, I would still recommend we interpret this in a non-statistical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9745EE" w15:done="0"/>
  <w15:commentEx w15:paraId="52BF26B0" w15:done="0"/>
  <w15:commentEx w15:paraId="0FA9F4D0" w15:done="0"/>
  <w15:commentEx w15:paraId="5679DE14" w15:done="0"/>
  <w15:commentEx w15:paraId="12CA2702" w15:done="0"/>
  <w15:commentEx w15:paraId="4E8DF76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9745EE" w16cid:durableId="23241D6A"/>
  <w16cid:commentId w16cid:paraId="52BF26B0" w16cid:durableId="23241D96"/>
  <w16cid:commentId w16cid:paraId="0FA9F4D0" w16cid:durableId="23241DD3"/>
  <w16cid:commentId w16cid:paraId="5679DE14" w16cid:durableId="23241EAB"/>
  <w16cid:commentId w16cid:paraId="12CA2702" w16cid:durableId="23241D06"/>
  <w16cid:commentId w16cid:paraId="4E8DF765" w16cid:durableId="23241E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07243F" w14:textId="77777777" w:rsidR="00C83C95" w:rsidRDefault="00C83C95" w:rsidP="00A37E9A">
      <w:r>
        <w:separator/>
      </w:r>
    </w:p>
  </w:endnote>
  <w:endnote w:type="continuationSeparator" w:id="0">
    <w:p w14:paraId="2B9B00AF" w14:textId="77777777" w:rsidR="00C83C95" w:rsidRDefault="00C83C95" w:rsidP="00A37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A8E58E" w14:textId="77777777" w:rsidR="00C83C95" w:rsidRDefault="00C83C95" w:rsidP="00A37E9A">
      <w:r>
        <w:separator/>
      </w:r>
    </w:p>
  </w:footnote>
  <w:footnote w:type="continuationSeparator" w:id="0">
    <w:p w14:paraId="21FE6FC7" w14:textId="77777777" w:rsidR="00C83C95" w:rsidRDefault="00C83C95" w:rsidP="00A37E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546A" w:themeColor="text2"/>
        <w:sz w:val="20"/>
        <w:szCs w:val="20"/>
      </w:rPr>
      <w:alias w:val="Author"/>
      <w:tag w:val=""/>
      <w:id w:val="-1701008461"/>
      <w:placeholder>
        <w:docPart w:val="606200DD4D7E4CB4BA8FE3BC25F3F399"/>
      </w:placeholder>
      <w:dataBinding w:prefixMappings="xmlns:ns0='http://purl.org/dc/elements/1.1/' xmlns:ns1='http://schemas.openxmlformats.org/package/2006/metadata/core-properties' " w:xpath="/ns1:coreProperties[1]/ns0:creator[1]" w:storeItemID="{6C3C8BC8-F283-45AE-878A-BAB7291924A1}"/>
      <w:text/>
    </w:sdtPr>
    <w:sdtEndPr/>
    <w:sdtContent>
      <w:p w14:paraId="69860648" w14:textId="1C83A18D" w:rsidR="00736335" w:rsidRDefault="00736335">
        <w:pPr>
          <w:pStyle w:val="Header"/>
          <w:jc w:val="right"/>
          <w:rPr>
            <w:caps/>
            <w:color w:val="44546A" w:themeColor="text2"/>
            <w:sz w:val="20"/>
            <w:szCs w:val="20"/>
          </w:rPr>
        </w:pPr>
        <w:r>
          <w:rPr>
            <w:caps/>
            <w:color w:val="44546A" w:themeColor="text2"/>
            <w:sz w:val="20"/>
            <w:szCs w:val="20"/>
          </w:rPr>
          <w:t>Matt farrow, megan ball, neddy nyatome</w:t>
        </w:r>
      </w:p>
    </w:sdtContent>
  </w:sdt>
  <w:sdt>
    <w:sdtPr>
      <w:rPr>
        <w:caps/>
        <w:color w:val="44546A" w:themeColor="text2"/>
        <w:sz w:val="20"/>
        <w:szCs w:val="20"/>
      </w:rPr>
      <w:alias w:val="Date"/>
      <w:tag w:val="Date"/>
      <w:id w:val="-304078227"/>
      <w:placeholder>
        <w:docPart w:val="185FF3E7836D4A6EBDC8CD635DFF06CA"/>
      </w:placeholder>
      <w:dataBinding w:prefixMappings="xmlns:ns0='http://schemas.microsoft.com/office/2006/coverPageProps' " w:xpath="/ns0:CoverPageProperties[1]/ns0:PublishDate[1]" w:storeItemID="{55AF091B-3C7A-41E3-B477-F2FDAA23CFDA}"/>
      <w:date w:fullDate="2020-10-03T00:00:00Z">
        <w:dateFormat w:val="M/d/yy"/>
        <w:lid w:val="en-US"/>
        <w:storeMappedDataAs w:val="dateTime"/>
        <w:calendar w:val="gregorian"/>
      </w:date>
    </w:sdtPr>
    <w:sdtEndPr/>
    <w:sdtContent>
      <w:p w14:paraId="410D76F9" w14:textId="3525EF4B" w:rsidR="00736335" w:rsidRPr="00A107F0" w:rsidRDefault="00736335" w:rsidP="00A107F0">
        <w:pPr>
          <w:pStyle w:val="Header"/>
          <w:jc w:val="right"/>
          <w:rPr>
            <w:caps/>
            <w:color w:val="44546A" w:themeColor="text2"/>
            <w:sz w:val="20"/>
            <w:szCs w:val="20"/>
          </w:rPr>
        </w:pPr>
        <w:r>
          <w:rPr>
            <w:caps/>
            <w:color w:val="44546A" w:themeColor="text2"/>
            <w:sz w:val="20"/>
            <w:szCs w:val="20"/>
          </w:rPr>
          <w:t>10/3/20</w:t>
        </w:r>
      </w:p>
    </w:sdtContent>
  </w:sdt>
  <w:p w14:paraId="77B104D0" w14:textId="77777777" w:rsidR="00736335" w:rsidRDefault="007363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32C5"/>
    <w:multiLevelType w:val="hybridMultilevel"/>
    <w:tmpl w:val="B6F8F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A030D"/>
    <w:multiLevelType w:val="multilevel"/>
    <w:tmpl w:val="2B48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04267C"/>
    <w:multiLevelType w:val="hybridMultilevel"/>
    <w:tmpl w:val="28303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45279"/>
    <w:multiLevelType w:val="multilevel"/>
    <w:tmpl w:val="2B48CC1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259E5268"/>
    <w:multiLevelType w:val="hybridMultilevel"/>
    <w:tmpl w:val="57F4C0DA"/>
    <w:lvl w:ilvl="0" w:tplc="6290AA1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9466108"/>
    <w:multiLevelType w:val="hybridMultilevel"/>
    <w:tmpl w:val="E820C404"/>
    <w:lvl w:ilvl="0" w:tplc="DAD6E5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7A1844"/>
    <w:multiLevelType w:val="hybridMultilevel"/>
    <w:tmpl w:val="5B38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76622D"/>
    <w:multiLevelType w:val="hybridMultilevel"/>
    <w:tmpl w:val="586EF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1072DB"/>
    <w:multiLevelType w:val="hybridMultilevel"/>
    <w:tmpl w:val="05FE5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7F7642"/>
    <w:multiLevelType w:val="hybridMultilevel"/>
    <w:tmpl w:val="44EA5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56682B"/>
    <w:multiLevelType w:val="hybridMultilevel"/>
    <w:tmpl w:val="1C72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AC2CD2"/>
    <w:multiLevelType w:val="hybridMultilevel"/>
    <w:tmpl w:val="BDE47F14"/>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
  </w:num>
  <w:num w:numId="2">
    <w:abstractNumId w:val="10"/>
  </w:num>
  <w:num w:numId="3">
    <w:abstractNumId w:val="9"/>
  </w:num>
  <w:num w:numId="4">
    <w:abstractNumId w:val="6"/>
  </w:num>
  <w:num w:numId="5">
    <w:abstractNumId w:val="11"/>
  </w:num>
  <w:num w:numId="6">
    <w:abstractNumId w:val="3"/>
  </w:num>
  <w:num w:numId="7">
    <w:abstractNumId w:val="12"/>
  </w:num>
  <w:num w:numId="8">
    <w:abstractNumId w:val="2"/>
  </w:num>
  <w:num w:numId="9">
    <w:abstractNumId w:val="4"/>
  </w:num>
  <w:num w:numId="10">
    <w:abstractNumId w:val="5"/>
  </w:num>
  <w:num w:numId="11">
    <w:abstractNumId w:val="8"/>
  </w:num>
  <w:num w:numId="12">
    <w:abstractNumId w:val="0"/>
  </w:num>
  <w:num w:numId="1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Ball">
    <w15:presenceInfo w15:providerId="Windows Live" w15:userId="2b905494a9714a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E9A"/>
    <w:rsid w:val="00034930"/>
    <w:rsid w:val="00037014"/>
    <w:rsid w:val="00042A06"/>
    <w:rsid w:val="000E5ECF"/>
    <w:rsid w:val="000F7CD7"/>
    <w:rsid w:val="0010438E"/>
    <w:rsid w:val="00110D55"/>
    <w:rsid w:val="00136FA8"/>
    <w:rsid w:val="002309A8"/>
    <w:rsid w:val="0023461E"/>
    <w:rsid w:val="002908CC"/>
    <w:rsid w:val="002C65E8"/>
    <w:rsid w:val="0031531C"/>
    <w:rsid w:val="00344A36"/>
    <w:rsid w:val="00386811"/>
    <w:rsid w:val="00395889"/>
    <w:rsid w:val="003B54A0"/>
    <w:rsid w:val="003E3A06"/>
    <w:rsid w:val="003E3F59"/>
    <w:rsid w:val="0045579D"/>
    <w:rsid w:val="00463950"/>
    <w:rsid w:val="004724DF"/>
    <w:rsid w:val="00485AB3"/>
    <w:rsid w:val="004D15BB"/>
    <w:rsid w:val="004D261D"/>
    <w:rsid w:val="004D2F15"/>
    <w:rsid w:val="004E2AE7"/>
    <w:rsid w:val="004E5B23"/>
    <w:rsid w:val="004F5F7B"/>
    <w:rsid w:val="00587099"/>
    <w:rsid w:val="005E45E0"/>
    <w:rsid w:val="006002EF"/>
    <w:rsid w:val="0068625C"/>
    <w:rsid w:val="00693AED"/>
    <w:rsid w:val="00704307"/>
    <w:rsid w:val="00736335"/>
    <w:rsid w:val="007840F7"/>
    <w:rsid w:val="00795A11"/>
    <w:rsid w:val="007B1408"/>
    <w:rsid w:val="007B4096"/>
    <w:rsid w:val="00824FFC"/>
    <w:rsid w:val="00842505"/>
    <w:rsid w:val="0085056E"/>
    <w:rsid w:val="008A1AD9"/>
    <w:rsid w:val="008B4F8B"/>
    <w:rsid w:val="008F4E01"/>
    <w:rsid w:val="008F6EC2"/>
    <w:rsid w:val="00930778"/>
    <w:rsid w:val="009A02D2"/>
    <w:rsid w:val="009A5575"/>
    <w:rsid w:val="009F4C68"/>
    <w:rsid w:val="00A03FA7"/>
    <w:rsid w:val="00A107F0"/>
    <w:rsid w:val="00A37E9A"/>
    <w:rsid w:val="00A7419D"/>
    <w:rsid w:val="00A8675F"/>
    <w:rsid w:val="00A91F5E"/>
    <w:rsid w:val="00AB51B9"/>
    <w:rsid w:val="00B060C2"/>
    <w:rsid w:val="00B85D24"/>
    <w:rsid w:val="00BD71B8"/>
    <w:rsid w:val="00C026D1"/>
    <w:rsid w:val="00C83C95"/>
    <w:rsid w:val="00D27FEA"/>
    <w:rsid w:val="00DE40EB"/>
    <w:rsid w:val="00DE4F97"/>
    <w:rsid w:val="00E32069"/>
    <w:rsid w:val="00E34F3C"/>
    <w:rsid w:val="00E45ACC"/>
    <w:rsid w:val="00E6093B"/>
    <w:rsid w:val="00E6231E"/>
    <w:rsid w:val="00EC782F"/>
    <w:rsid w:val="00ED1B65"/>
    <w:rsid w:val="00F15D9C"/>
    <w:rsid w:val="00F37397"/>
    <w:rsid w:val="00F86127"/>
    <w:rsid w:val="00FB347D"/>
    <w:rsid w:val="00FF4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4976C"/>
  <w15:chartTrackingRefBased/>
  <w15:docId w15:val="{F90F3E92-A269-4571-982C-C9F70FA6A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4DF"/>
    <w:pPr>
      <w:spacing w:after="0" w:line="240" w:lineRule="auto"/>
    </w:pPr>
    <w:rPr>
      <w:sz w:val="24"/>
      <w:szCs w:val="24"/>
    </w:rPr>
  </w:style>
  <w:style w:type="paragraph" w:styleId="Heading1">
    <w:name w:val="heading 1"/>
    <w:basedOn w:val="Normal"/>
    <w:next w:val="Normal"/>
    <w:link w:val="Heading1Char"/>
    <w:uiPriority w:val="9"/>
    <w:qFormat/>
    <w:rsid w:val="00FF47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47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3F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7E9A"/>
    <w:pPr>
      <w:tabs>
        <w:tab w:val="center" w:pos="4680"/>
        <w:tab w:val="right" w:pos="9360"/>
      </w:tabs>
    </w:pPr>
  </w:style>
  <w:style w:type="character" w:customStyle="1" w:styleId="HeaderChar">
    <w:name w:val="Header Char"/>
    <w:basedOn w:val="DefaultParagraphFont"/>
    <w:link w:val="Header"/>
    <w:uiPriority w:val="99"/>
    <w:rsid w:val="00A37E9A"/>
  </w:style>
  <w:style w:type="paragraph" w:styleId="Footer">
    <w:name w:val="footer"/>
    <w:basedOn w:val="Normal"/>
    <w:link w:val="FooterChar"/>
    <w:uiPriority w:val="99"/>
    <w:unhideWhenUsed/>
    <w:rsid w:val="00A37E9A"/>
    <w:pPr>
      <w:tabs>
        <w:tab w:val="center" w:pos="4680"/>
        <w:tab w:val="right" w:pos="9360"/>
      </w:tabs>
    </w:pPr>
  </w:style>
  <w:style w:type="character" w:customStyle="1" w:styleId="FooterChar">
    <w:name w:val="Footer Char"/>
    <w:basedOn w:val="DefaultParagraphFont"/>
    <w:link w:val="Footer"/>
    <w:uiPriority w:val="99"/>
    <w:rsid w:val="00A37E9A"/>
  </w:style>
  <w:style w:type="character" w:styleId="PlaceholderText">
    <w:name w:val="Placeholder Text"/>
    <w:basedOn w:val="DefaultParagraphFont"/>
    <w:uiPriority w:val="99"/>
    <w:semiHidden/>
    <w:rsid w:val="00A37E9A"/>
    <w:rPr>
      <w:color w:val="808080"/>
    </w:rPr>
  </w:style>
  <w:style w:type="paragraph" w:styleId="NormalWeb">
    <w:name w:val="Normal (Web)"/>
    <w:basedOn w:val="Normal"/>
    <w:uiPriority w:val="99"/>
    <w:unhideWhenUsed/>
    <w:rsid w:val="004724DF"/>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4724DF"/>
    <w:rPr>
      <w:color w:val="0000FF"/>
      <w:u w:val="single"/>
    </w:rPr>
  </w:style>
  <w:style w:type="character" w:customStyle="1" w:styleId="Heading2Char">
    <w:name w:val="Heading 2 Char"/>
    <w:basedOn w:val="DefaultParagraphFont"/>
    <w:link w:val="Heading2"/>
    <w:uiPriority w:val="9"/>
    <w:rsid w:val="00FF476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F4768"/>
    <w:rPr>
      <w:rFonts w:asciiTheme="majorHAnsi" w:eastAsiaTheme="majorEastAsia" w:hAnsiTheme="majorHAnsi" w:cstheme="majorBidi"/>
      <w:color w:val="2F5496" w:themeColor="accent1" w:themeShade="BF"/>
      <w:sz w:val="32"/>
      <w:szCs w:val="32"/>
    </w:rPr>
  </w:style>
  <w:style w:type="paragraph" w:styleId="Title">
    <w:name w:val="Title"/>
    <w:basedOn w:val="Normal"/>
    <w:next w:val="BodyText"/>
    <w:link w:val="TitleChar"/>
    <w:qFormat/>
    <w:rsid w:val="00A107F0"/>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107F0"/>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A107F0"/>
    <w:pPr>
      <w:keepNext/>
      <w:keepLines/>
      <w:spacing w:after="200" w:line="240" w:lineRule="auto"/>
      <w:jc w:val="center"/>
    </w:pPr>
    <w:rPr>
      <w:sz w:val="24"/>
      <w:szCs w:val="24"/>
    </w:rPr>
  </w:style>
  <w:style w:type="paragraph" w:styleId="BodyText">
    <w:name w:val="Body Text"/>
    <w:basedOn w:val="Normal"/>
    <w:link w:val="BodyTextChar"/>
    <w:uiPriority w:val="99"/>
    <w:unhideWhenUsed/>
    <w:rsid w:val="00A107F0"/>
    <w:pPr>
      <w:spacing w:after="120"/>
    </w:pPr>
  </w:style>
  <w:style w:type="character" w:customStyle="1" w:styleId="BodyTextChar">
    <w:name w:val="Body Text Char"/>
    <w:basedOn w:val="DefaultParagraphFont"/>
    <w:link w:val="BodyText"/>
    <w:uiPriority w:val="99"/>
    <w:rsid w:val="00A107F0"/>
    <w:rPr>
      <w:sz w:val="24"/>
      <w:szCs w:val="24"/>
    </w:rPr>
  </w:style>
  <w:style w:type="paragraph" w:customStyle="1" w:styleId="FirstParagraph">
    <w:name w:val="First Paragraph"/>
    <w:basedOn w:val="BodyText"/>
    <w:next w:val="BodyText"/>
    <w:qFormat/>
    <w:rsid w:val="00A107F0"/>
    <w:pPr>
      <w:spacing w:before="180" w:after="180"/>
    </w:pPr>
  </w:style>
  <w:style w:type="paragraph" w:styleId="Subtitle">
    <w:name w:val="Subtitle"/>
    <w:basedOn w:val="Normal"/>
    <w:next w:val="Normal"/>
    <w:link w:val="SubtitleChar"/>
    <w:uiPriority w:val="11"/>
    <w:qFormat/>
    <w:rsid w:val="00F15D9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15D9C"/>
    <w:rPr>
      <w:rFonts w:eastAsiaTheme="minorEastAsia"/>
      <w:color w:val="5A5A5A" w:themeColor="text1" w:themeTint="A5"/>
      <w:spacing w:val="15"/>
    </w:rPr>
  </w:style>
  <w:style w:type="character" w:customStyle="1" w:styleId="VerbatimChar">
    <w:name w:val="Verbatim Char"/>
    <w:basedOn w:val="DefaultParagraphFont"/>
    <w:link w:val="SourceCode"/>
    <w:rsid w:val="00693AED"/>
    <w:rPr>
      <w:rFonts w:ascii="Consolas" w:hAnsi="Consolas"/>
      <w:shd w:val="clear" w:color="auto" w:fill="F8F8F8"/>
    </w:rPr>
  </w:style>
  <w:style w:type="paragraph" w:customStyle="1" w:styleId="SourceCode">
    <w:name w:val="Source Code"/>
    <w:basedOn w:val="Normal"/>
    <w:link w:val="VerbatimChar"/>
    <w:rsid w:val="00693AED"/>
    <w:pPr>
      <w:shd w:val="clear" w:color="auto" w:fill="F8F8F8"/>
      <w:wordWrap w:val="0"/>
      <w:spacing w:after="200"/>
    </w:pPr>
    <w:rPr>
      <w:rFonts w:ascii="Consolas" w:hAnsi="Consolas"/>
      <w:sz w:val="22"/>
      <w:szCs w:val="22"/>
    </w:rPr>
  </w:style>
  <w:style w:type="table" w:styleId="TableGrid">
    <w:name w:val="Table Grid"/>
    <w:basedOn w:val="TableNormal"/>
    <w:uiPriority w:val="39"/>
    <w:rsid w:val="004E2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E2AE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3E3F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E3F59"/>
    <w:pPr>
      <w:ind w:left="720"/>
      <w:contextualSpacing/>
    </w:pPr>
  </w:style>
  <w:style w:type="paragraph" w:styleId="Caption">
    <w:name w:val="caption"/>
    <w:basedOn w:val="Normal"/>
    <w:next w:val="Normal"/>
    <w:uiPriority w:val="35"/>
    <w:unhideWhenUsed/>
    <w:qFormat/>
    <w:rsid w:val="003E3F59"/>
    <w:pPr>
      <w:spacing w:after="200"/>
    </w:pPr>
    <w:rPr>
      <w:i/>
      <w:iCs/>
      <w:color w:val="44546A" w:themeColor="text2"/>
      <w:sz w:val="18"/>
      <w:szCs w:val="18"/>
    </w:rPr>
  </w:style>
  <w:style w:type="character" w:customStyle="1" w:styleId="KeywordTok">
    <w:name w:val="KeywordTok"/>
    <w:basedOn w:val="VerbatimChar"/>
    <w:rsid w:val="00795A11"/>
    <w:rPr>
      <w:rFonts w:ascii="Consolas" w:hAnsi="Consolas"/>
      <w:b/>
      <w:color w:val="204A87"/>
      <w:sz w:val="22"/>
      <w:shd w:val="clear" w:color="auto" w:fill="F8F8F8"/>
    </w:rPr>
  </w:style>
  <w:style w:type="character" w:customStyle="1" w:styleId="DataTypeTok">
    <w:name w:val="DataTypeTok"/>
    <w:basedOn w:val="VerbatimChar"/>
    <w:rsid w:val="00795A11"/>
    <w:rPr>
      <w:rFonts w:ascii="Consolas" w:hAnsi="Consolas"/>
      <w:color w:val="204A87"/>
      <w:sz w:val="22"/>
      <w:shd w:val="clear" w:color="auto" w:fill="F8F8F8"/>
    </w:rPr>
  </w:style>
  <w:style w:type="character" w:customStyle="1" w:styleId="DecValTok">
    <w:name w:val="DecValTok"/>
    <w:basedOn w:val="VerbatimChar"/>
    <w:rsid w:val="00795A11"/>
    <w:rPr>
      <w:rFonts w:ascii="Consolas" w:hAnsi="Consolas"/>
      <w:color w:val="0000CF"/>
      <w:sz w:val="22"/>
      <w:shd w:val="clear" w:color="auto" w:fill="F8F8F8"/>
    </w:rPr>
  </w:style>
  <w:style w:type="character" w:customStyle="1" w:styleId="StringTok">
    <w:name w:val="StringTok"/>
    <w:basedOn w:val="VerbatimChar"/>
    <w:rsid w:val="00795A11"/>
    <w:rPr>
      <w:rFonts w:ascii="Consolas" w:hAnsi="Consolas"/>
      <w:color w:val="4E9A06"/>
      <w:sz w:val="22"/>
      <w:shd w:val="clear" w:color="auto" w:fill="F8F8F8"/>
    </w:rPr>
  </w:style>
  <w:style w:type="character" w:customStyle="1" w:styleId="CommentTok">
    <w:name w:val="CommentTok"/>
    <w:basedOn w:val="VerbatimChar"/>
    <w:rsid w:val="00795A11"/>
    <w:rPr>
      <w:rFonts w:ascii="Consolas" w:hAnsi="Consolas"/>
      <w:i/>
      <w:color w:val="8F5902"/>
      <w:sz w:val="22"/>
      <w:shd w:val="clear" w:color="auto" w:fill="F8F8F8"/>
    </w:rPr>
  </w:style>
  <w:style w:type="character" w:customStyle="1" w:styleId="OperatorTok">
    <w:name w:val="OperatorTok"/>
    <w:basedOn w:val="VerbatimChar"/>
    <w:rsid w:val="00795A11"/>
    <w:rPr>
      <w:rFonts w:ascii="Consolas" w:hAnsi="Consolas"/>
      <w:b/>
      <w:color w:val="CE5C00"/>
      <w:sz w:val="22"/>
      <w:shd w:val="clear" w:color="auto" w:fill="F8F8F8"/>
    </w:rPr>
  </w:style>
  <w:style w:type="character" w:customStyle="1" w:styleId="NormalTok">
    <w:name w:val="NormalTok"/>
    <w:basedOn w:val="VerbatimChar"/>
    <w:rsid w:val="00795A11"/>
    <w:rPr>
      <w:rFonts w:ascii="Consolas" w:hAnsi="Consolas"/>
      <w:sz w:val="22"/>
      <w:shd w:val="clear" w:color="auto" w:fill="F8F8F8"/>
    </w:rPr>
  </w:style>
  <w:style w:type="paragraph" w:customStyle="1" w:styleId="msonormal0">
    <w:name w:val="msonormal"/>
    <w:basedOn w:val="Normal"/>
    <w:rsid w:val="007B4096"/>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7B4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4096"/>
    <w:rPr>
      <w:rFonts w:ascii="Courier New" w:eastAsia="Times New Roman" w:hAnsi="Courier New" w:cs="Courier New"/>
      <w:sz w:val="20"/>
      <w:szCs w:val="20"/>
    </w:rPr>
  </w:style>
  <w:style w:type="character" w:styleId="HTMLCode">
    <w:name w:val="HTML Code"/>
    <w:basedOn w:val="DefaultParagraphFont"/>
    <w:uiPriority w:val="99"/>
    <w:semiHidden/>
    <w:unhideWhenUsed/>
    <w:rsid w:val="007B4096"/>
    <w:rPr>
      <w:rFonts w:ascii="Courier New" w:eastAsia="Times New Roman" w:hAnsi="Courier New" w:cs="Courier New"/>
      <w:sz w:val="20"/>
      <w:szCs w:val="20"/>
    </w:rPr>
  </w:style>
  <w:style w:type="character" w:customStyle="1" w:styleId="hljs-literal">
    <w:name w:val="hljs-literal"/>
    <w:basedOn w:val="DefaultParagraphFont"/>
    <w:rsid w:val="007B4096"/>
  </w:style>
  <w:style w:type="character" w:customStyle="1" w:styleId="hljs-keyword">
    <w:name w:val="hljs-keyword"/>
    <w:basedOn w:val="DefaultParagraphFont"/>
    <w:rsid w:val="007B4096"/>
  </w:style>
  <w:style w:type="character" w:customStyle="1" w:styleId="hljs-comment">
    <w:name w:val="hljs-comment"/>
    <w:basedOn w:val="DefaultParagraphFont"/>
    <w:rsid w:val="007B4096"/>
  </w:style>
  <w:style w:type="character" w:customStyle="1" w:styleId="hljs-string">
    <w:name w:val="hljs-string"/>
    <w:basedOn w:val="DefaultParagraphFont"/>
    <w:rsid w:val="007B4096"/>
  </w:style>
  <w:style w:type="character" w:customStyle="1" w:styleId="hljs-number">
    <w:name w:val="hljs-number"/>
    <w:basedOn w:val="DefaultParagraphFont"/>
    <w:rsid w:val="007B4096"/>
  </w:style>
  <w:style w:type="character" w:styleId="CommentReference">
    <w:name w:val="annotation reference"/>
    <w:basedOn w:val="DefaultParagraphFont"/>
    <w:uiPriority w:val="99"/>
    <w:semiHidden/>
    <w:unhideWhenUsed/>
    <w:rsid w:val="0068625C"/>
    <w:rPr>
      <w:sz w:val="16"/>
      <w:szCs w:val="16"/>
    </w:rPr>
  </w:style>
  <w:style w:type="paragraph" w:styleId="CommentText">
    <w:name w:val="annotation text"/>
    <w:basedOn w:val="Normal"/>
    <w:link w:val="CommentTextChar"/>
    <w:uiPriority w:val="99"/>
    <w:semiHidden/>
    <w:unhideWhenUsed/>
    <w:rsid w:val="0068625C"/>
    <w:rPr>
      <w:sz w:val="20"/>
      <w:szCs w:val="20"/>
    </w:rPr>
  </w:style>
  <w:style w:type="character" w:customStyle="1" w:styleId="CommentTextChar">
    <w:name w:val="Comment Text Char"/>
    <w:basedOn w:val="DefaultParagraphFont"/>
    <w:link w:val="CommentText"/>
    <w:uiPriority w:val="99"/>
    <w:semiHidden/>
    <w:rsid w:val="0068625C"/>
    <w:rPr>
      <w:sz w:val="20"/>
      <w:szCs w:val="20"/>
    </w:rPr>
  </w:style>
  <w:style w:type="paragraph" w:styleId="CommentSubject">
    <w:name w:val="annotation subject"/>
    <w:basedOn w:val="CommentText"/>
    <w:next w:val="CommentText"/>
    <w:link w:val="CommentSubjectChar"/>
    <w:uiPriority w:val="99"/>
    <w:semiHidden/>
    <w:unhideWhenUsed/>
    <w:rsid w:val="0068625C"/>
    <w:rPr>
      <w:b/>
      <w:bCs/>
    </w:rPr>
  </w:style>
  <w:style w:type="character" w:customStyle="1" w:styleId="CommentSubjectChar">
    <w:name w:val="Comment Subject Char"/>
    <w:basedOn w:val="CommentTextChar"/>
    <w:link w:val="CommentSubject"/>
    <w:uiPriority w:val="99"/>
    <w:semiHidden/>
    <w:rsid w:val="0068625C"/>
    <w:rPr>
      <w:b/>
      <w:bCs/>
      <w:sz w:val="20"/>
      <w:szCs w:val="20"/>
    </w:rPr>
  </w:style>
  <w:style w:type="paragraph" w:styleId="BalloonText">
    <w:name w:val="Balloon Text"/>
    <w:basedOn w:val="Normal"/>
    <w:link w:val="BalloonTextChar"/>
    <w:uiPriority w:val="99"/>
    <w:semiHidden/>
    <w:unhideWhenUsed/>
    <w:rsid w:val="0068625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625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528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hyperlink" Target="https://www.kaggle.com/kumarajarshi/life-expectancy-who" TargetMode="External"/><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06200DD4D7E4CB4BA8FE3BC25F3F399"/>
        <w:category>
          <w:name w:val="General"/>
          <w:gallery w:val="placeholder"/>
        </w:category>
        <w:types>
          <w:type w:val="bbPlcHdr"/>
        </w:types>
        <w:behaviors>
          <w:behavior w:val="content"/>
        </w:behaviors>
        <w:guid w:val="{CDEA8788-F329-48B5-BDF5-1CA96F1A877C}"/>
      </w:docPartPr>
      <w:docPartBody>
        <w:p w:rsidR="008301E1" w:rsidRDefault="001F0D24" w:rsidP="001F0D24">
          <w:pPr>
            <w:pStyle w:val="606200DD4D7E4CB4BA8FE3BC25F3F399"/>
          </w:pPr>
          <w:r>
            <w:rPr>
              <w:rStyle w:val="PlaceholderText"/>
            </w:rPr>
            <w:t>[Author name]</w:t>
          </w:r>
        </w:p>
      </w:docPartBody>
    </w:docPart>
    <w:docPart>
      <w:docPartPr>
        <w:name w:val="185FF3E7836D4A6EBDC8CD635DFF06CA"/>
        <w:category>
          <w:name w:val="General"/>
          <w:gallery w:val="placeholder"/>
        </w:category>
        <w:types>
          <w:type w:val="bbPlcHdr"/>
        </w:types>
        <w:behaviors>
          <w:behavior w:val="content"/>
        </w:behaviors>
        <w:guid w:val="{39320F9C-0228-4533-AD89-DE869312CB96}"/>
      </w:docPartPr>
      <w:docPartBody>
        <w:p w:rsidR="008301E1" w:rsidRDefault="001F0D24" w:rsidP="001F0D24">
          <w:pPr>
            <w:pStyle w:val="185FF3E7836D4A6EBDC8CD635DFF06CA"/>
          </w:pPr>
          <w:r>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D24"/>
    <w:rsid w:val="001D44F0"/>
    <w:rsid w:val="001F0D24"/>
    <w:rsid w:val="00445D00"/>
    <w:rsid w:val="00606CB7"/>
    <w:rsid w:val="006876A7"/>
    <w:rsid w:val="00807696"/>
    <w:rsid w:val="008301E1"/>
    <w:rsid w:val="00A63032"/>
    <w:rsid w:val="00D53450"/>
    <w:rsid w:val="00D80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0D24"/>
    <w:rPr>
      <w:color w:val="808080"/>
    </w:rPr>
  </w:style>
  <w:style w:type="paragraph" w:customStyle="1" w:styleId="606200DD4D7E4CB4BA8FE3BC25F3F399">
    <w:name w:val="606200DD4D7E4CB4BA8FE3BC25F3F399"/>
    <w:rsid w:val="001F0D24"/>
  </w:style>
  <w:style w:type="paragraph" w:customStyle="1" w:styleId="185FF3E7836D4A6EBDC8CD635DFF06CA">
    <w:name w:val="185FF3E7836D4A6EBDC8CD635DFF06CA"/>
    <w:rsid w:val="001F0D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EA01BD-7582-4FCC-852A-0CAC991FE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48</Pages>
  <Words>8047</Words>
  <Characters>45874</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project 1 – life expectancy</vt:lpstr>
    </vt:vector>
  </TitlesOfParts>
  <Company/>
  <LinksUpToDate>false</LinksUpToDate>
  <CharactersWithSpaces>53814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 life expectancy</dc:title>
  <dc:subject/>
  <dc:creator>Matt farrow, megan ball, neddy nyatome</dc:creator>
  <cp:keywords/>
  <dc:description/>
  <cp:lastModifiedBy>Megan Ball</cp:lastModifiedBy>
  <cp:revision>61</cp:revision>
  <dcterms:created xsi:type="dcterms:W3CDTF">2020-10-03T17:10:00Z</dcterms:created>
  <dcterms:modified xsi:type="dcterms:W3CDTF">2020-10-04T15:56:00Z</dcterms:modified>
</cp:coreProperties>
</file>