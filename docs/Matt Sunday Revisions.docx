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49774763"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80F8104"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4E91EAAB"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9261BB">
        <w:t>The maximum number of years</w:t>
      </w:r>
      <w:r w:rsidR="00736335">
        <w:t xml:space="preserve"> (or data points)</w:t>
      </w:r>
      <w:r w:rsidR="00736335" w:rsidRPr="009261BB">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364B4F48" w:rsidR="0085056E" w:rsidRDefault="0085056E" w:rsidP="0085056E">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1</w:t>
      </w:r>
      <w:r w:rsidR="00C14C40">
        <w:rPr>
          <w:noProof/>
        </w:rPr>
        <w:fldChar w:fldCharType="end"/>
      </w:r>
      <w:r>
        <w:t xml:space="preserve">: </w:t>
      </w:r>
      <w:r w:rsidRPr="00E80ED0">
        <w:t>Histogram</w:t>
      </w:r>
      <w:r>
        <w:t xml:space="preserve"> </w:t>
      </w:r>
      <w:r w:rsidRPr="00E80ED0">
        <w:t>of Life Expectancy data</w:t>
      </w:r>
      <w:r>
        <w:tab/>
      </w:r>
      <w:r>
        <w:tab/>
      </w:r>
      <w:r>
        <w:tab/>
        <w:t xml:space="preserve">Figure </w:t>
      </w:r>
      <w:r w:rsidR="00C14C40">
        <w:fldChar w:fldCharType="begin"/>
      </w:r>
      <w:r w:rsidR="00C14C40">
        <w:instrText xml:space="preserve"> SEQ Figure \* ARABIC </w:instrText>
      </w:r>
      <w:r w:rsidR="00C14C40">
        <w:fldChar w:fldCharType="separate"/>
      </w:r>
      <w:r w:rsidR="00094281">
        <w:rPr>
          <w:noProof/>
        </w:rPr>
        <w:t>2</w:t>
      </w:r>
      <w:r w:rsidR="00C14C40">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EE478BD"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094281">
        <w:t xml:space="preserve">Figure </w:t>
      </w:r>
      <w:r w:rsidR="00094281">
        <w:rPr>
          <w:noProof/>
        </w:rPr>
        <w:t>3</w:t>
      </w:r>
      <w:r>
        <w:fldChar w:fldCharType="end"/>
      </w:r>
      <w:r>
        <w:t xml:space="preserve">). Based on a cut-off of </w:t>
      </w:r>
      <w:r w:rsidR="00930778" w:rsidRPr="009261BB">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094281">
        <w:t xml:space="preserve">Figure </w:t>
      </w:r>
      <w:r w:rsidR="00094281">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094281">
        <w:t xml:space="preserve">Figure </w:t>
      </w:r>
      <w:r w:rsidR="00094281">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3B74B5B9"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094281">
        <w:t xml:space="preserve">Figure </w:t>
      </w:r>
      <w:r w:rsidR="00094281">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094281">
        <w:t xml:space="preserve">Figure </w:t>
      </w:r>
      <w:r w:rsidR="00094281">
        <w:rPr>
          <w:noProof/>
        </w:rPr>
        <w:t>7</w:t>
      </w:r>
      <w:r>
        <w:fldChar w:fldCharType="end"/>
      </w:r>
      <w:r>
        <w:t>). In doing that, we excluded the following countries from our scope: Cook Islands, Dominica, Marshall Islands, Monaco, Nauru, Niue, Palau, Saint Kitts and Nevis, San Marino, and Tuvalu.</w:t>
      </w:r>
    </w:p>
    <w:p w14:paraId="7ADE9061" w14:textId="38EB6F7D"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094281">
        <w:t xml:space="preserve">Figure </w:t>
      </w:r>
      <w:r w:rsidR="00094281">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50C5811D"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094281">
        <w:t xml:space="preserve">Figure </w:t>
      </w:r>
      <w:r w:rsidR="00094281">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653572BD"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094281">
        <w:t xml:space="preserve">Figure </w:t>
      </w:r>
      <w:r w:rsidR="00094281">
        <w:rPr>
          <w:noProof/>
        </w:rPr>
        <w:t>10</w:t>
      </w:r>
      <w:r>
        <w:fldChar w:fldCharType="end"/>
      </w:r>
      <w:r>
        <w:t>)</w:t>
      </w:r>
    </w:p>
    <w:p w14:paraId="06ECF9BE" w14:textId="63794FAA"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094281">
        <w:tab/>
      </w:r>
      <w:r w:rsidR="00094281">
        <w:tab/>
      </w:r>
      <w:r w:rsidR="00094281">
        <w:tab/>
        <w:t xml:space="preserve">Figure </w:t>
      </w:r>
      <w:r w:rsidR="00094281">
        <w:rPr>
          <w:noProof/>
        </w:rPr>
        <w:t>11</w:t>
      </w:r>
      <w:r>
        <w:fldChar w:fldCharType="end"/>
      </w:r>
      <w:r>
        <w:t>)</w:t>
      </w:r>
    </w:p>
    <w:p w14:paraId="4C35A612" w14:textId="491E201F"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094281">
        <w:t xml:space="preserve">Figure </w:t>
      </w:r>
      <w:r w:rsidR="00094281">
        <w:rPr>
          <w:noProof/>
        </w:rPr>
        <w:t>12</w:t>
      </w:r>
      <w:r>
        <w:fldChar w:fldCharType="end"/>
      </w:r>
      <w:r>
        <w:t>)</w:t>
      </w:r>
    </w:p>
    <w:p w14:paraId="4130D549" w14:textId="101D85DE"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094281">
        <w:t xml:space="preserve">Figure </w:t>
      </w:r>
      <w:r w:rsidR="00094281">
        <w:rPr>
          <w:noProof/>
        </w:rPr>
        <w:t>13</w:t>
      </w:r>
      <w:r>
        <w:fldChar w:fldCharType="end"/>
      </w:r>
      <w:r>
        <w:t>)</w:t>
      </w:r>
    </w:p>
    <w:p w14:paraId="097315B5" w14:textId="0F4C7E21"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094281">
        <w:t xml:space="preserve">Figure </w:t>
      </w:r>
      <w:r w:rsidR="00094281">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3FF222C5"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0F8AFEFE" w14:textId="77777777" w:rsidR="00693AED" w:rsidRPr="001C2B3C" w:rsidRDefault="00693AED" w:rsidP="00A03FA7">
      <w:pPr>
        <w:rPr>
          <w:rFonts w:cstheme="minorHAnsi"/>
        </w:rPr>
      </w:pPr>
    </w:p>
    <w:p w14:paraId="7431B8EF" w14:textId="1A4D36E5" w:rsidR="004724DF" w:rsidRDefault="00386811" w:rsidP="00693AED">
      <w:pPr>
        <w:rPr>
          <w:rFonts w:cstheme="minorHAnsi"/>
        </w:rPr>
      </w:pPr>
      <w:r>
        <w:rPr>
          <w:rStyle w:val="Heading2Char"/>
        </w:rPr>
        <w:t xml:space="preserve">Building the Model </w:t>
      </w:r>
    </w:p>
    <w:p w14:paraId="5D3EE40D" w14:textId="2E31C676" w:rsidR="00A7419D" w:rsidRDefault="00A7419D" w:rsidP="00693AED">
      <w:pPr>
        <w:rPr>
          <w:rFonts w:cstheme="minorHAnsi"/>
        </w:rPr>
      </w:pPr>
      <w:r w:rsidRPr="00A7419D">
        <w:rPr>
          <w:rFonts w:cstheme="minorHAnsi"/>
        </w:rPr>
        <w:t xml:space="preserve">After </w:t>
      </w:r>
      <w:r w:rsidR="002309A8">
        <w:rPr>
          <w:rFonts w:cstheme="minorHAnsi"/>
        </w:rPr>
        <w:t xml:space="preserve">completion of </w:t>
      </w:r>
      <w:ins w:id="2" w:author="Farrow, Matt" w:date="2020-10-04T12:35:00Z">
        <w:r w:rsidR="00CC7812">
          <w:rPr>
            <w:rFonts w:cstheme="minorHAnsi"/>
          </w:rPr>
          <w:t xml:space="preserve">the </w:t>
        </w:r>
      </w:ins>
      <w:r w:rsidR="002309A8">
        <w:rPr>
          <w:rFonts w:cstheme="minorHAnsi"/>
        </w:rPr>
        <w:t>initial data clean up</w:t>
      </w:r>
      <w:r w:rsidRPr="00A7419D">
        <w:rPr>
          <w:rFonts w:cstheme="minorHAnsi"/>
        </w:rPr>
        <w:t xml:space="preserve">, we applied </w:t>
      </w:r>
      <w:r w:rsidR="00386811">
        <w:rPr>
          <w:rFonts w:cstheme="minorHAnsi"/>
        </w:rPr>
        <w:t xml:space="preserve">various variable selection techniques and chose final models based on metric comparisons, primarily </w:t>
      </w:r>
      <w:ins w:id="3" w:author="Farrow, Matt" w:date="2020-10-04T12:35:00Z">
        <w:r w:rsidR="00CC7812">
          <w:rPr>
            <w:rFonts w:cstheme="minorHAnsi"/>
          </w:rPr>
          <w:t>M</w:t>
        </w:r>
      </w:ins>
      <w:del w:id="4" w:author="Farrow, Matt" w:date="2020-10-04T12:35:00Z">
        <w:r w:rsidR="00386811" w:rsidDel="00CC7812">
          <w:rPr>
            <w:rFonts w:cstheme="minorHAnsi"/>
          </w:rPr>
          <w:delText>A</w:delText>
        </w:r>
      </w:del>
      <w:r w:rsidR="00386811">
        <w:rPr>
          <w:rFonts w:cstheme="minorHAnsi"/>
        </w:rPr>
        <w:t>SE.</w:t>
      </w:r>
    </w:p>
    <w:p w14:paraId="060BFD0D" w14:textId="77777777" w:rsidR="00386811" w:rsidRPr="001C2B3C" w:rsidRDefault="00386811" w:rsidP="00693AED">
      <w:pPr>
        <w:rPr>
          <w:rFonts w:cstheme="minorHAnsi"/>
        </w:rPr>
      </w:pPr>
    </w:p>
    <w:p w14:paraId="5559B49F" w14:textId="6CA3119E" w:rsidR="00A7419D" w:rsidRDefault="001D2003" w:rsidP="009261BB">
      <w:pPr>
        <w:pStyle w:val="Heading3"/>
      </w:pPr>
      <w:r>
        <w:t>Interpretable</w:t>
      </w:r>
      <w:r w:rsidR="00386811">
        <w:t xml:space="preserve"> Model Variable Selection</w:t>
      </w:r>
    </w:p>
    <w:p w14:paraId="7E069C9F" w14:textId="4CA4073A" w:rsidR="00A7419D" w:rsidRDefault="00A7419D" w:rsidP="00A7419D">
      <w:r w:rsidRPr="00A7419D">
        <w:t xml:space="preserve">For the interpretable model, we applied forward and backward stepwise selection algorithms and they both returned the </w:t>
      </w:r>
      <w:r w:rsidR="0068625C">
        <w:t>same significant</w:t>
      </w:r>
      <w:r w:rsidR="0068625C" w:rsidRPr="00A7419D">
        <w:t xml:space="preserve"> </w:t>
      </w:r>
      <w:r w:rsidRPr="00A7419D">
        <w:t>variables</w:t>
      </w:r>
      <w:ins w:id="5" w:author="Farrow, Matt" w:date="2020-10-04T12:36:00Z">
        <w:r w:rsidR="00CC7812">
          <w:t xml:space="preserve"> via </w:t>
        </w:r>
      </w:ins>
      <w:ins w:id="6" w:author="Farrow, Matt" w:date="2020-10-04T12:37:00Z">
        <w:r w:rsidR="00CC7812">
          <w:t xml:space="preserve">the </w:t>
        </w:r>
        <w:proofErr w:type="spellStart"/>
        <w:r w:rsidR="00CC7812">
          <w:t>regsubsets</w:t>
        </w:r>
        <w:proofErr w:type="spellEnd"/>
        <w:r w:rsidR="00CC7812">
          <w:t xml:space="preserve"> model selection process</w:t>
        </w:r>
      </w:ins>
      <w:r w:rsidRPr="00A7419D">
        <w:t xml:space="preserve">: </w:t>
      </w:r>
      <w:bookmarkStart w:id="7"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7"/>
      <w:proofErr w:type="spellEnd"/>
      <w:r w:rsidRPr="00A7419D">
        <w:t xml:space="preserve">. </w:t>
      </w:r>
      <w:del w:id="8" w:author="Farrow, Matt" w:date="2020-10-04T12:35:00Z">
        <w:r w:rsidRPr="00A7419D" w:rsidDel="00CC7812">
          <w:delText xml:space="preserve">This means that the model with these variables had the </w:delText>
        </w:r>
        <w:commentRangeStart w:id="9"/>
        <w:r w:rsidRPr="00A7419D" w:rsidDel="00CC7812">
          <w:delText xml:space="preserve">lowest </w:delText>
        </w:r>
        <w:r w:rsidR="00F16549" w:rsidDel="00CC7812">
          <w:delText>B</w:delText>
        </w:r>
        <w:r w:rsidRPr="00A7419D" w:rsidDel="00CC7812">
          <w:delText xml:space="preserve">IC. </w:delText>
        </w:r>
        <w:commentRangeEnd w:id="9"/>
        <w:r w:rsidR="0068625C" w:rsidDel="00CC7812">
          <w:rPr>
            <w:rStyle w:val="CommentReference"/>
          </w:rPr>
          <w:commentReference w:id="9"/>
        </w:r>
      </w:del>
    </w:p>
    <w:p w14:paraId="0FB23D1F" w14:textId="43DF973E" w:rsidR="009A5575" w:rsidRDefault="009A5575" w:rsidP="00A7419D"/>
    <w:p w14:paraId="410DA9E4" w14:textId="77777777" w:rsidR="009A5575" w:rsidRDefault="009A5575" w:rsidP="00C14C40">
      <w:pPr>
        <w:pStyle w:val="Heading3"/>
      </w:pPr>
      <w:r w:rsidRPr="00A7419D">
        <w:t xml:space="preserve">Best </w:t>
      </w:r>
      <w:r>
        <w:t>S</w:t>
      </w:r>
      <w:r w:rsidRPr="00A7419D">
        <w:t>ubsets</w:t>
      </w:r>
    </w:p>
    <w:p w14:paraId="443B567C" w14:textId="132BC86F" w:rsidR="009A5575" w:rsidRPr="00A7419D" w:rsidRDefault="009A5575" w:rsidP="009A5575">
      <w:r w:rsidRPr="00A7419D">
        <w:t xml:space="preserve">We also used the </w:t>
      </w:r>
      <w:ins w:id="10" w:author="Farrow, Matt" w:date="2020-10-04T12:35:00Z">
        <w:r w:rsidR="00CC7812">
          <w:t>b</w:t>
        </w:r>
      </w:ins>
      <w:del w:id="11" w:author="Farrow, Matt" w:date="2020-10-04T12:35:00Z">
        <w:r w:rsidRPr="00A7419D" w:rsidDel="00CC7812">
          <w:delText>B</w:delText>
        </w:r>
      </w:del>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094281">
        <w:t>Figure</w:t>
      </w:r>
      <w:r w:rsidR="00094281">
        <w:t xml:space="preserve"> </w:t>
      </w:r>
      <w:r w:rsidR="00094281">
        <w:rPr>
          <w:noProof/>
        </w:rPr>
        <w:t>15</w:t>
      </w:r>
      <w:r>
        <w:fldChar w:fldCharType="end"/>
      </w:r>
      <w:r>
        <w:t xml:space="preserve">, </w:t>
      </w:r>
      <w:r>
        <w:fldChar w:fldCharType="begin"/>
      </w:r>
      <w:r>
        <w:instrText xml:space="preserve"> REF _Ref52657655 \h </w:instrText>
      </w:r>
      <w:r>
        <w:fldChar w:fldCharType="separate"/>
      </w:r>
      <w:r w:rsidR="00094281">
        <w:t>Figur</w:t>
      </w:r>
      <w:r w:rsidR="00094281">
        <w:t>e</w:t>
      </w:r>
      <w:r w:rsidR="00094281">
        <w:t xml:space="preserve"> </w:t>
      </w:r>
      <w:r w:rsidR="00094281">
        <w:rPr>
          <w:noProof/>
        </w:rPr>
        <w:t>16</w:t>
      </w:r>
      <w:r>
        <w:fldChar w:fldCharType="end"/>
      </w:r>
      <w:r>
        <w:t>)</w:t>
      </w:r>
      <w:r w:rsidRPr="00A7419D">
        <w:t xml:space="preserve">. </w:t>
      </w:r>
    </w:p>
    <w:p w14:paraId="3371B7E7" w14:textId="77777777" w:rsidR="009A5575" w:rsidRPr="00A7419D" w:rsidRDefault="009A5575" w:rsidP="009A5575"/>
    <w:p w14:paraId="3311066A" w14:textId="0914BB6B" w:rsidR="00485AB3" w:rsidRDefault="00CC7812" w:rsidP="009A5575">
      <w:pPr>
        <w:rPr>
          <w:ins w:id="12" w:author="Farrow, Matt" w:date="2020-10-04T12:47:00Z"/>
        </w:rPr>
      </w:pPr>
      <w:ins w:id="13" w:author="Farrow, Matt" w:date="2020-10-04T12:38:00Z">
        <w:r>
          <w:t xml:space="preserve">Looking at the </w:t>
        </w:r>
      </w:ins>
      <w:ins w:id="14" w:author="Farrow, Matt" w:date="2020-10-04T12:39:00Z">
        <w:r>
          <w:t xml:space="preserve">top row of the BIC plot in </w:t>
        </w:r>
        <w:r>
          <w:fldChar w:fldCharType="begin"/>
        </w:r>
        <w:r>
          <w:instrText xml:space="preserve"> REF _Ref52657655 \h </w:instrText>
        </w:r>
      </w:ins>
      <w:r>
        <w:fldChar w:fldCharType="separate"/>
      </w:r>
      <w:ins w:id="15" w:author="Farrow, Matt" w:date="2020-10-04T12:39:00Z">
        <w:r>
          <w:t xml:space="preserve">Figure </w:t>
        </w:r>
        <w:r>
          <w:rPr>
            <w:noProof/>
          </w:rPr>
          <w:t>16</w:t>
        </w:r>
        <w:r>
          <w:fldChar w:fldCharType="end"/>
        </w:r>
        <w:r>
          <w:t>, t</w:t>
        </w:r>
      </w:ins>
      <w:del w:id="16" w:author="Farrow, Matt" w:date="2020-10-04T12:39:00Z">
        <w:r w:rsidR="009A5575" w:rsidRPr="00A7419D" w:rsidDel="00CC7812">
          <w:delText>T</w:delText>
        </w:r>
      </w:del>
      <w:r w:rsidR="009A5575" w:rsidRPr="00A7419D">
        <w:t>he best subsets technique visually shows that our variables (</w:t>
      </w:r>
      <w:proofErr w:type="spellStart"/>
      <w:r w:rsidR="009A5575" w:rsidRPr="00A7419D">
        <w:rPr>
          <w:rFonts w:ascii="Consolas" w:hAnsi="Consolas" w:cs="Consolas"/>
          <w:sz w:val="22"/>
          <w:szCs w:val="22"/>
        </w:rPr>
        <w:t>adult_mortality</w:t>
      </w:r>
      <w:proofErr w:type="spellEnd"/>
      <w:r w:rsidR="009A5575" w:rsidRPr="00A7419D">
        <w:t xml:space="preserve">, </w:t>
      </w:r>
      <w:proofErr w:type="spellStart"/>
      <w:r w:rsidR="009A5575" w:rsidRPr="00A7419D">
        <w:rPr>
          <w:rFonts w:ascii="Consolas" w:hAnsi="Consolas" w:cs="Consolas"/>
          <w:sz w:val="21"/>
          <w:szCs w:val="21"/>
        </w:rPr>
        <w:t>percentage_expenditure</w:t>
      </w:r>
      <w:proofErr w:type="spellEnd"/>
      <w:r w:rsidR="009A5575" w:rsidRPr="00A7419D">
        <w:t>,</w:t>
      </w:r>
      <w:r w:rsidR="009A5575">
        <w:t xml:space="preserve"> </w:t>
      </w:r>
      <w:proofErr w:type="spellStart"/>
      <w:r w:rsidR="009A5575" w:rsidRPr="00A7419D">
        <w:rPr>
          <w:rFonts w:ascii="Consolas" w:hAnsi="Consolas" w:cs="Consolas"/>
          <w:sz w:val="21"/>
          <w:szCs w:val="21"/>
        </w:rPr>
        <w:t>total_expenditure</w:t>
      </w:r>
      <w:proofErr w:type="spellEnd"/>
      <w:r w:rsidR="009A5575" w:rsidRPr="00A7419D">
        <w:t xml:space="preserve">, </w:t>
      </w:r>
      <w:proofErr w:type="spellStart"/>
      <w:r w:rsidR="009A5575" w:rsidRPr="00A7419D">
        <w:rPr>
          <w:rFonts w:ascii="Consolas" w:hAnsi="Consolas" w:cs="Consolas"/>
          <w:sz w:val="21"/>
          <w:szCs w:val="21"/>
        </w:rPr>
        <w:t>hiv_aids</w:t>
      </w:r>
      <w:proofErr w:type="spellEnd"/>
      <w:r w:rsidR="009A5575">
        <w:t>,</w:t>
      </w:r>
      <w:r w:rsidR="009A5575" w:rsidRPr="00A7419D">
        <w:t xml:space="preserve"> and </w:t>
      </w:r>
      <w:proofErr w:type="spellStart"/>
      <w:r w:rsidR="009A5575" w:rsidRPr="00A7419D">
        <w:rPr>
          <w:rFonts w:ascii="Consolas" w:hAnsi="Consolas" w:cs="Consolas"/>
          <w:sz w:val="21"/>
          <w:szCs w:val="21"/>
        </w:rPr>
        <w:t>income_composition_of_resources</w:t>
      </w:r>
      <w:proofErr w:type="spellEnd"/>
      <w:r w:rsidR="009A5575" w:rsidRPr="00A7419D">
        <w:t xml:space="preserve">) </w:t>
      </w:r>
      <w:del w:id="17" w:author="Farrow, Matt" w:date="2020-10-04T12:40:00Z">
        <w:r w:rsidR="009A5575" w:rsidRPr="00A7419D" w:rsidDel="00CC7812">
          <w:delText>from the stepwise regression have high R-</w:delText>
        </w:r>
        <w:r w:rsidR="009A5575" w:rsidDel="00CC7812">
          <w:delText>Sq</w:delText>
        </w:r>
        <w:r w:rsidR="009A5575" w:rsidRPr="00A7419D" w:rsidDel="00CC7812">
          <w:delText>uared, high Adjusted R-Squared, low BIC</w:delText>
        </w:r>
        <w:r w:rsidR="009A5575" w:rsidDel="00CC7812">
          <w:delText>,</w:delText>
        </w:r>
        <w:r w:rsidR="009A5575" w:rsidRPr="00A7419D" w:rsidDel="00CC7812">
          <w:delText xml:space="preserve"> and low CP</w:delText>
        </w:r>
      </w:del>
      <w:ins w:id="18" w:author="Farrow, Matt" w:date="2020-10-04T12:40:00Z">
        <w:r>
          <w:t>are the best choices for proceeding with the model</w:t>
        </w:r>
      </w:ins>
      <w:r w:rsidR="009A5575" w:rsidRPr="00A7419D">
        <w:t xml:space="preserve">. </w:t>
      </w:r>
    </w:p>
    <w:p w14:paraId="7B66BF20" w14:textId="2FBF24DD" w:rsidR="00413247" w:rsidRDefault="00413247" w:rsidP="009A5575">
      <w:pPr>
        <w:rPr>
          <w:ins w:id="19" w:author="Farrow, Matt" w:date="2020-10-04T12:47:00Z"/>
        </w:rPr>
      </w:pPr>
    </w:p>
    <w:p w14:paraId="1171B351" w14:textId="77777777" w:rsidR="00413247" w:rsidRDefault="00413247" w:rsidP="00413247">
      <w:pPr>
        <w:pStyle w:val="Caption"/>
        <w:keepNext/>
        <w:rPr>
          <w:ins w:id="20" w:author="Farrow, Matt" w:date="2020-10-04T12:47:00Z"/>
        </w:rPr>
        <w:sectPr w:rsidR="00413247">
          <w:headerReference w:type="default" r:id="rId15"/>
          <w:pgSz w:w="12240" w:h="15840"/>
          <w:pgMar w:top="1440" w:right="1440" w:bottom="1440" w:left="1440" w:header="720" w:footer="720" w:gutter="0"/>
          <w:cols w:space="720"/>
          <w:docGrid w:linePitch="360"/>
        </w:sectPr>
      </w:pPr>
    </w:p>
    <w:p w14:paraId="421F919C" w14:textId="54490C82" w:rsidR="00413247" w:rsidRDefault="00413247" w:rsidP="00413247">
      <w:pPr>
        <w:pStyle w:val="Caption"/>
        <w:keepNext/>
        <w:rPr>
          <w:ins w:id="21" w:author="Farrow, Matt" w:date="2020-10-04T12:47:00Z"/>
        </w:rPr>
      </w:pPr>
      <w:ins w:id="22" w:author="Farrow, Matt" w:date="2020-10-04T12:47:00Z">
        <w:r>
          <w:t xml:space="preserve">Table </w:t>
        </w:r>
        <w:r>
          <w:fldChar w:fldCharType="begin"/>
        </w:r>
        <w:r>
          <w:instrText xml:space="preserve"> SEQ Table \* ARABIC </w:instrText>
        </w:r>
        <w:r>
          <w:fldChar w:fldCharType="separate"/>
        </w:r>
        <w:r>
          <w:rPr>
            <w:noProof/>
          </w:rPr>
          <w:t>1</w:t>
        </w:r>
        <w:r>
          <w:fldChar w:fldCharType="end"/>
        </w:r>
        <w:r>
          <w:t xml:space="preserve">: Test MSE values from </w:t>
        </w:r>
        <w:proofErr w:type="spellStart"/>
        <w:r>
          <w:t>regfit_best</w:t>
        </w:r>
        <w:proofErr w:type="spellEnd"/>
      </w:ins>
    </w:p>
    <w:tbl>
      <w:tblPr>
        <w:tblStyle w:val="GridTable4-Accent1"/>
        <w:tblW w:w="0" w:type="auto"/>
        <w:tblLook w:val="04A0" w:firstRow="1" w:lastRow="0" w:firstColumn="1" w:lastColumn="0" w:noHBand="0" w:noVBand="1"/>
      </w:tblPr>
      <w:tblGrid>
        <w:gridCol w:w="1255"/>
      </w:tblGrid>
      <w:tr w:rsidR="00413247" w14:paraId="40C9921B" w14:textId="77777777" w:rsidTr="00F26390">
        <w:trPr>
          <w:cnfStyle w:val="100000000000" w:firstRow="1" w:lastRow="0" w:firstColumn="0" w:lastColumn="0" w:oddVBand="0" w:evenVBand="0" w:oddHBand="0" w:evenHBand="0" w:firstRowFirstColumn="0" w:firstRowLastColumn="0" w:lastRowFirstColumn="0" w:lastRowLastColumn="0"/>
          <w:ins w:id="23"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5021EE8E" w14:textId="77777777" w:rsidR="00413247" w:rsidRDefault="00413247" w:rsidP="00F26390">
            <w:pPr>
              <w:rPr>
                <w:ins w:id="24" w:author="Farrow, Matt" w:date="2020-10-04T12:47:00Z"/>
              </w:rPr>
            </w:pPr>
            <w:ins w:id="25" w:author="Farrow, Matt" w:date="2020-10-04T12:47:00Z">
              <w:r>
                <w:t>MSE</w:t>
              </w:r>
            </w:ins>
          </w:p>
        </w:tc>
      </w:tr>
      <w:tr w:rsidR="00413247" w14:paraId="0EB38C39" w14:textId="77777777" w:rsidTr="00F26390">
        <w:trPr>
          <w:cnfStyle w:val="000000100000" w:firstRow="0" w:lastRow="0" w:firstColumn="0" w:lastColumn="0" w:oddVBand="0" w:evenVBand="0" w:oddHBand="1" w:evenHBand="0" w:firstRowFirstColumn="0" w:firstRowLastColumn="0" w:lastRowFirstColumn="0" w:lastRowLastColumn="0"/>
          <w:ins w:id="26"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FF6EB74" w14:textId="77777777" w:rsidR="00413247" w:rsidRDefault="00413247" w:rsidP="00F26390">
            <w:pPr>
              <w:rPr>
                <w:ins w:id="27" w:author="Farrow, Matt" w:date="2020-10-04T12:47:00Z"/>
              </w:rPr>
            </w:pPr>
            <w:ins w:id="28" w:author="Farrow, Matt" w:date="2020-10-04T12:47:00Z">
              <w:r>
                <w:t>15.170997</w:t>
              </w:r>
            </w:ins>
          </w:p>
        </w:tc>
      </w:tr>
      <w:tr w:rsidR="00413247" w14:paraId="265A0E7D" w14:textId="77777777" w:rsidTr="00F26390">
        <w:trPr>
          <w:ins w:id="29"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9171A56" w14:textId="77777777" w:rsidR="00413247" w:rsidRDefault="00413247" w:rsidP="00F26390">
            <w:pPr>
              <w:rPr>
                <w:ins w:id="30" w:author="Farrow, Matt" w:date="2020-10-04T12:47:00Z"/>
              </w:rPr>
            </w:pPr>
            <w:ins w:id="31" w:author="Farrow, Matt" w:date="2020-10-04T12:47:00Z">
              <w:r>
                <w:t>11.270808</w:t>
              </w:r>
            </w:ins>
          </w:p>
        </w:tc>
      </w:tr>
      <w:tr w:rsidR="00413247" w14:paraId="2F6B16ED" w14:textId="77777777" w:rsidTr="00F26390">
        <w:trPr>
          <w:cnfStyle w:val="000000100000" w:firstRow="0" w:lastRow="0" w:firstColumn="0" w:lastColumn="0" w:oddVBand="0" w:evenVBand="0" w:oddHBand="1" w:evenHBand="0" w:firstRowFirstColumn="0" w:firstRowLastColumn="0" w:lastRowFirstColumn="0" w:lastRowLastColumn="0"/>
          <w:ins w:id="32"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7EAA28E" w14:textId="77777777" w:rsidR="00413247" w:rsidRDefault="00413247" w:rsidP="00F26390">
            <w:pPr>
              <w:rPr>
                <w:ins w:id="33" w:author="Farrow, Matt" w:date="2020-10-04T12:47:00Z"/>
              </w:rPr>
            </w:pPr>
            <w:ins w:id="34" w:author="Farrow, Matt" w:date="2020-10-04T12:47:00Z">
              <w:r>
                <w:t>10.081603</w:t>
              </w:r>
            </w:ins>
          </w:p>
        </w:tc>
      </w:tr>
      <w:tr w:rsidR="00413247" w14:paraId="5AB83C54" w14:textId="77777777" w:rsidTr="00F26390">
        <w:trPr>
          <w:ins w:id="35"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A5B46CF" w14:textId="77777777" w:rsidR="00413247" w:rsidRDefault="00413247" w:rsidP="00F26390">
            <w:pPr>
              <w:rPr>
                <w:ins w:id="36" w:author="Farrow, Matt" w:date="2020-10-04T12:47:00Z"/>
              </w:rPr>
            </w:pPr>
            <w:ins w:id="37" w:author="Farrow, Matt" w:date="2020-10-04T12:47:00Z">
              <w:r>
                <w:t>9.479321</w:t>
              </w:r>
            </w:ins>
          </w:p>
        </w:tc>
      </w:tr>
      <w:tr w:rsidR="00413247" w14:paraId="3E892E1C" w14:textId="77777777" w:rsidTr="00F26390">
        <w:trPr>
          <w:cnfStyle w:val="000000100000" w:firstRow="0" w:lastRow="0" w:firstColumn="0" w:lastColumn="0" w:oddVBand="0" w:evenVBand="0" w:oddHBand="1" w:evenHBand="0" w:firstRowFirstColumn="0" w:firstRowLastColumn="0" w:lastRowFirstColumn="0" w:lastRowLastColumn="0"/>
          <w:ins w:id="38"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8EF4724" w14:textId="77777777" w:rsidR="00413247" w:rsidRDefault="00413247" w:rsidP="00F26390">
            <w:pPr>
              <w:rPr>
                <w:ins w:id="39" w:author="Farrow, Matt" w:date="2020-10-04T12:47:00Z"/>
              </w:rPr>
            </w:pPr>
            <w:ins w:id="40" w:author="Farrow, Matt" w:date="2020-10-04T12:47:00Z">
              <w:r>
                <w:t>9.470498</w:t>
              </w:r>
            </w:ins>
          </w:p>
        </w:tc>
      </w:tr>
      <w:tr w:rsidR="00413247" w14:paraId="27EE9E94" w14:textId="77777777" w:rsidTr="00F26390">
        <w:trPr>
          <w:ins w:id="41"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2FBAAF94" w14:textId="77777777" w:rsidR="00413247" w:rsidRDefault="00413247" w:rsidP="00F26390">
            <w:pPr>
              <w:rPr>
                <w:ins w:id="42" w:author="Farrow, Matt" w:date="2020-10-04T12:47:00Z"/>
              </w:rPr>
            </w:pPr>
            <w:ins w:id="43" w:author="Farrow, Matt" w:date="2020-10-04T12:47:00Z">
              <w:r>
                <w:t>9.471813</w:t>
              </w:r>
            </w:ins>
          </w:p>
        </w:tc>
      </w:tr>
      <w:tr w:rsidR="00413247" w14:paraId="0D894BC8" w14:textId="77777777" w:rsidTr="00F26390">
        <w:trPr>
          <w:cnfStyle w:val="000000100000" w:firstRow="0" w:lastRow="0" w:firstColumn="0" w:lastColumn="0" w:oddVBand="0" w:evenVBand="0" w:oddHBand="1" w:evenHBand="0" w:firstRowFirstColumn="0" w:firstRowLastColumn="0" w:lastRowFirstColumn="0" w:lastRowLastColumn="0"/>
          <w:ins w:id="44"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8465721" w14:textId="77777777" w:rsidR="00413247" w:rsidRDefault="00413247" w:rsidP="00F26390">
            <w:pPr>
              <w:rPr>
                <w:ins w:id="45" w:author="Farrow, Matt" w:date="2020-10-04T12:47:00Z"/>
              </w:rPr>
            </w:pPr>
            <w:ins w:id="46" w:author="Farrow, Matt" w:date="2020-10-04T12:47:00Z">
              <w:r>
                <w:t>9.558630</w:t>
              </w:r>
            </w:ins>
          </w:p>
        </w:tc>
      </w:tr>
      <w:tr w:rsidR="00413247" w14:paraId="42817ACC" w14:textId="77777777" w:rsidTr="00F26390">
        <w:trPr>
          <w:ins w:id="47"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72CF35F" w14:textId="77777777" w:rsidR="00413247" w:rsidRDefault="00413247" w:rsidP="00F26390">
            <w:pPr>
              <w:rPr>
                <w:ins w:id="48" w:author="Farrow, Matt" w:date="2020-10-04T12:47:00Z"/>
              </w:rPr>
            </w:pPr>
            <w:ins w:id="49" w:author="Farrow, Matt" w:date="2020-10-04T12:47:00Z">
              <w:r>
                <w:t>9.520908</w:t>
              </w:r>
            </w:ins>
          </w:p>
        </w:tc>
      </w:tr>
    </w:tbl>
    <w:p w14:paraId="7C50C48A" w14:textId="77777777" w:rsidR="00413247" w:rsidRDefault="00413247" w:rsidP="00413247">
      <w:pPr>
        <w:rPr>
          <w:ins w:id="50" w:author="Farrow, Matt" w:date="2020-10-04T12:47:00Z"/>
        </w:rPr>
      </w:pPr>
    </w:p>
    <w:p w14:paraId="4190D992" w14:textId="77777777" w:rsidR="00413247" w:rsidRDefault="00413247" w:rsidP="00413247">
      <w:pPr>
        <w:rPr>
          <w:ins w:id="51" w:author="Farrow, Matt" w:date="2020-10-04T12:47:00Z"/>
        </w:rPr>
      </w:pPr>
    </w:p>
    <w:p w14:paraId="6CF77E31" w14:textId="77777777" w:rsidR="00413247" w:rsidRDefault="00413247" w:rsidP="00413247">
      <w:pPr>
        <w:pStyle w:val="Caption"/>
        <w:keepNext/>
        <w:rPr>
          <w:ins w:id="52" w:author="Farrow, Matt" w:date="2020-10-04T12:47:00Z"/>
        </w:rPr>
      </w:pPr>
      <w:ins w:id="53" w:author="Farrow, Matt" w:date="2020-10-04T12:47:00Z">
        <w:r>
          <w:t xml:space="preserve">Table </w:t>
        </w:r>
        <w:r>
          <w:fldChar w:fldCharType="begin"/>
        </w:r>
        <w:r>
          <w:instrText xml:space="preserve"> SEQ Table \* ARABIC </w:instrText>
        </w:r>
        <w:r>
          <w:fldChar w:fldCharType="separate"/>
        </w:r>
        <w:r>
          <w:rPr>
            <w:noProof/>
          </w:rPr>
          <w:t>2</w:t>
        </w:r>
        <w:r>
          <w:fldChar w:fldCharType="end"/>
        </w:r>
        <w:r>
          <w:t xml:space="preserve">: Coefficients of </w:t>
        </w:r>
        <w:proofErr w:type="spellStart"/>
        <w:r>
          <w:t>regfit_best</w:t>
        </w:r>
        <w:proofErr w:type="spellEnd"/>
        <w:r>
          <w:t xml:space="preserve"> using lowest MSE</w:t>
        </w:r>
      </w:ins>
    </w:p>
    <w:tbl>
      <w:tblPr>
        <w:tblStyle w:val="GridTable4-Accent1"/>
        <w:tblW w:w="4958" w:type="dxa"/>
        <w:tblLook w:val="04A0" w:firstRow="1" w:lastRow="0" w:firstColumn="1" w:lastColumn="0" w:noHBand="0" w:noVBand="1"/>
      </w:tblPr>
      <w:tblGrid>
        <w:gridCol w:w="3832"/>
        <w:gridCol w:w="1126"/>
      </w:tblGrid>
      <w:tr w:rsidR="00413247" w14:paraId="7789A2F4" w14:textId="77777777" w:rsidTr="00F26390">
        <w:trPr>
          <w:cnfStyle w:val="100000000000" w:firstRow="1" w:lastRow="0" w:firstColumn="0" w:lastColumn="0" w:oddVBand="0" w:evenVBand="0" w:oddHBand="0" w:evenHBand="0" w:firstRowFirstColumn="0" w:firstRowLastColumn="0" w:lastRowFirstColumn="0" w:lastRowLastColumn="0"/>
          <w:ins w:id="5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DB11AEE" w14:textId="77777777" w:rsidR="00413247" w:rsidRDefault="00413247" w:rsidP="00F26390">
            <w:pPr>
              <w:rPr>
                <w:ins w:id="55" w:author="Farrow, Matt" w:date="2020-10-04T12:47:00Z"/>
              </w:rPr>
            </w:pPr>
            <w:ins w:id="56" w:author="Farrow, Matt" w:date="2020-10-04T12:47:00Z">
              <w:r>
                <w:t>Coefficient</w:t>
              </w:r>
            </w:ins>
          </w:p>
        </w:tc>
        <w:tc>
          <w:tcPr>
            <w:tcW w:w="1126" w:type="dxa"/>
          </w:tcPr>
          <w:p w14:paraId="3E63037D" w14:textId="77777777" w:rsidR="00413247" w:rsidRDefault="00413247" w:rsidP="00F26390">
            <w:pPr>
              <w:cnfStyle w:val="100000000000" w:firstRow="1" w:lastRow="0" w:firstColumn="0" w:lastColumn="0" w:oddVBand="0" w:evenVBand="0" w:oddHBand="0" w:evenHBand="0" w:firstRowFirstColumn="0" w:firstRowLastColumn="0" w:lastRowFirstColumn="0" w:lastRowLastColumn="0"/>
              <w:rPr>
                <w:ins w:id="57" w:author="Farrow, Matt" w:date="2020-10-04T12:47:00Z"/>
              </w:rPr>
            </w:pPr>
            <w:ins w:id="58" w:author="Farrow, Matt" w:date="2020-10-04T12:47:00Z">
              <w:r>
                <w:t>Value</w:t>
              </w:r>
            </w:ins>
          </w:p>
        </w:tc>
      </w:tr>
      <w:tr w:rsidR="00413247" w14:paraId="1A3E7F87" w14:textId="77777777" w:rsidTr="00F26390">
        <w:trPr>
          <w:cnfStyle w:val="000000100000" w:firstRow="0" w:lastRow="0" w:firstColumn="0" w:lastColumn="0" w:oddVBand="0" w:evenVBand="0" w:oddHBand="1" w:evenHBand="0" w:firstRowFirstColumn="0" w:firstRowLastColumn="0" w:lastRowFirstColumn="0" w:lastRowLastColumn="0"/>
          <w:ins w:id="5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763D74F5" w14:textId="77777777" w:rsidR="00413247" w:rsidRDefault="00413247" w:rsidP="00F26390">
            <w:pPr>
              <w:rPr>
                <w:ins w:id="60" w:author="Farrow, Matt" w:date="2020-10-04T12:47:00Z"/>
              </w:rPr>
            </w:pPr>
            <w:ins w:id="61" w:author="Farrow, Matt" w:date="2020-10-04T12:47:00Z">
              <w:r>
                <w:t>Intercept</w:t>
              </w:r>
            </w:ins>
          </w:p>
        </w:tc>
        <w:tc>
          <w:tcPr>
            <w:tcW w:w="1126" w:type="dxa"/>
          </w:tcPr>
          <w:p w14:paraId="2EBCC0D5" w14:textId="77777777" w:rsidR="00413247" w:rsidRDefault="00413247" w:rsidP="00F26390">
            <w:pPr>
              <w:cnfStyle w:val="000000100000" w:firstRow="0" w:lastRow="0" w:firstColumn="0" w:lastColumn="0" w:oddVBand="0" w:evenVBand="0" w:oddHBand="1" w:evenHBand="0" w:firstRowFirstColumn="0" w:firstRowLastColumn="0" w:lastRowFirstColumn="0" w:lastRowLastColumn="0"/>
              <w:rPr>
                <w:ins w:id="62" w:author="Farrow, Matt" w:date="2020-10-04T12:47:00Z"/>
              </w:rPr>
            </w:pPr>
            <w:ins w:id="63" w:author="Farrow, Matt" w:date="2020-10-04T12:47:00Z">
              <w:r>
                <w:t>47.5535</w:t>
              </w:r>
            </w:ins>
          </w:p>
        </w:tc>
      </w:tr>
      <w:tr w:rsidR="00413247" w14:paraId="23F9C649" w14:textId="77777777" w:rsidTr="00F26390">
        <w:trPr>
          <w:ins w:id="6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AAF10D8" w14:textId="77777777" w:rsidR="00413247" w:rsidRDefault="00413247" w:rsidP="00F26390">
            <w:pPr>
              <w:rPr>
                <w:ins w:id="65" w:author="Farrow, Matt" w:date="2020-10-04T12:47:00Z"/>
              </w:rPr>
            </w:pPr>
            <w:proofErr w:type="spellStart"/>
            <w:ins w:id="66" w:author="Farrow, Matt" w:date="2020-10-04T12:47:00Z">
              <w:r>
                <w:t>adult_mortality</w:t>
              </w:r>
              <w:proofErr w:type="spellEnd"/>
            </w:ins>
          </w:p>
        </w:tc>
        <w:tc>
          <w:tcPr>
            <w:tcW w:w="1126" w:type="dxa"/>
          </w:tcPr>
          <w:p w14:paraId="59260E27" w14:textId="77777777" w:rsidR="00413247" w:rsidRDefault="00413247" w:rsidP="00F26390">
            <w:pPr>
              <w:cnfStyle w:val="000000000000" w:firstRow="0" w:lastRow="0" w:firstColumn="0" w:lastColumn="0" w:oddVBand="0" w:evenVBand="0" w:oddHBand="0" w:evenHBand="0" w:firstRowFirstColumn="0" w:firstRowLastColumn="0" w:lastRowFirstColumn="0" w:lastRowLastColumn="0"/>
              <w:rPr>
                <w:ins w:id="67" w:author="Farrow, Matt" w:date="2020-10-04T12:47:00Z"/>
              </w:rPr>
            </w:pPr>
            <w:ins w:id="68" w:author="Farrow, Matt" w:date="2020-10-04T12:47:00Z">
              <w:r>
                <w:t>-0.0114</w:t>
              </w:r>
            </w:ins>
          </w:p>
        </w:tc>
      </w:tr>
      <w:tr w:rsidR="00413247" w14:paraId="541A7EFA" w14:textId="77777777" w:rsidTr="00F26390">
        <w:trPr>
          <w:cnfStyle w:val="000000100000" w:firstRow="0" w:lastRow="0" w:firstColumn="0" w:lastColumn="0" w:oddVBand="0" w:evenVBand="0" w:oddHBand="1" w:evenHBand="0" w:firstRowFirstColumn="0" w:firstRowLastColumn="0" w:lastRowFirstColumn="0" w:lastRowLastColumn="0"/>
          <w:ins w:id="6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4038A960" w14:textId="77777777" w:rsidR="00413247" w:rsidRDefault="00413247" w:rsidP="00F26390">
            <w:pPr>
              <w:rPr>
                <w:ins w:id="70" w:author="Farrow, Matt" w:date="2020-10-04T12:47:00Z"/>
              </w:rPr>
            </w:pPr>
            <w:proofErr w:type="spellStart"/>
            <w:ins w:id="71" w:author="Farrow, Matt" w:date="2020-10-04T12:47:00Z">
              <w:r>
                <w:t>percentage_expenditure</w:t>
              </w:r>
              <w:proofErr w:type="spellEnd"/>
            </w:ins>
          </w:p>
        </w:tc>
        <w:tc>
          <w:tcPr>
            <w:tcW w:w="1126" w:type="dxa"/>
          </w:tcPr>
          <w:p w14:paraId="58C68CF5" w14:textId="77777777" w:rsidR="00413247" w:rsidRDefault="00413247" w:rsidP="00F26390">
            <w:pPr>
              <w:cnfStyle w:val="000000100000" w:firstRow="0" w:lastRow="0" w:firstColumn="0" w:lastColumn="0" w:oddVBand="0" w:evenVBand="0" w:oddHBand="1" w:evenHBand="0" w:firstRowFirstColumn="0" w:firstRowLastColumn="0" w:lastRowFirstColumn="0" w:lastRowLastColumn="0"/>
              <w:rPr>
                <w:ins w:id="72" w:author="Farrow, Matt" w:date="2020-10-04T12:47:00Z"/>
              </w:rPr>
            </w:pPr>
            <w:ins w:id="73" w:author="Farrow, Matt" w:date="2020-10-04T12:47:00Z">
              <w:r>
                <w:t>0.0002</w:t>
              </w:r>
            </w:ins>
          </w:p>
        </w:tc>
      </w:tr>
      <w:tr w:rsidR="00413247" w14:paraId="13E5ECE4" w14:textId="77777777" w:rsidTr="00F26390">
        <w:trPr>
          <w:ins w:id="7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17860CD9" w14:textId="77777777" w:rsidR="00413247" w:rsidRDefault="00413247" w:rsidP="00F26390">
            <w:pPr>
              <w:rPr>
                <w:ins w:id="75" w:author="Farrow, Matt" w:date="2020-10-04T12:47:00Z"/>
              </w:rPr>
            </w:pPr>
            <w:proofErr w:type="spellStart"/>
            <w:ins w:id="76" w:author="Farrow, Matt" w:date="2020-10-04T12:47:00Z">
              <w:r>
                <w:t>total_expenditure</w:t>
              </w:r>
              <w:proofErr w:type="spellEnd"/>
            </w:ins>
          </w:p>
        </w:tc>
        <w:tc>
          <w:tcPr>
            <w:tcW w:w="1126" w:type="dxa"/>
          </w:tcPr>
          <w:p w14:paraId="0CA79403" w14:textId="77777777" w:rsidR="00413247" w:rsidRDefault="00413247" w:rsidP="00F26390">
            <w:pPr>
              <w:cnfStyle w:val="000000000000" w:firstRow="0" w:lastRow="0" w:firstColumn="0" w:lastColumn="0" w:oddVBand="0" w:evenVBand="0" w:oddHBand="0" w:evenHBand="0" w:firstRowFirstColumn="0" w:firstRowLastColumn="0" w:lastRowFirstColumn="0" w:lastRowLastColumn="0"/>
              <w:rPr>
                <w:ins w:id="77" w:author="Farrow, Matt" w:date="2020-10-04T12:47:00Z"/>
              </w:rPr>
            </w:pPr>
            <w:ins w:id="78" w:author="Farrow, Matt" w:date="2020-10-04T12:47:00Z">
              <w:r>
                <w:t>0.2109</w:t>
              </w:r>
            </w:ins>
          </w:p>
        </w:tc>
      </w:tr>
      <w:tr w:rsidR="00413247" w14:paraId="60ACCEB7" w14:textId="77777777" w:rsidTr="00F26390">
        <w:trPr>
          <w:cnfStyle w:val="000000100000" w:firstRow="0" w:lastRow="0" w:firstColumn="0" w:lastColumn="0" w:oddVBand="0" w:evenVBand="0" w:oddHBand="1" w:evenHBand="0" w:firstRowFirstColumn="0" w:firstRowLastColumn="0" w:lastRowFirstColumn="0" w:lastRowLastColumn="0"/>
          <w:ins w:id="7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76BDAA56" w14:textId="77777777" w:rsidR="00413247" w:rsidRDefault="00413247" w:rsidP="00F26390">
            <w:pPr>
              <w:rPr>
                <w:ins w:id="80" w:author="Farrow, Matt" w:date="2020-10-04T12:47:00Z"/>
              </w:rPr>
            </w:pPr>
            <w:proofErr w:type="spellStart"/>
            <w:ins w:id="81" w:author="Farrow, Matt" w:date="2020-10-04T12:47:00Z">
              <w:r>
                <w:t>hiv_aids</w:t>
              </w:r>
              <w:proofErr w:type="spellEnd"/>
            </w:ins>
          </w:p>
        </w:tc>
        <w:tc>
          <w:tcPr>
            <w:tcW w:w="1126" w:type="dxa"/>
          </w:tcPr>
          <w:p w14:paraId="653C9855" w14:textId="77777777" w:rsidR="00413247" w:rsidRDefault="00413247" w:rsidP="00F26390">
            <w:pPr>
              <w:cnfStyle w:val="000000100000" w:firstRow="0" w:lastRow="0" w:firstColumn="0" w:lastColumn="0" w:oddVBand="0" w:evenVBand="0" w:oddHBand="1" w:evenHBand="0" w:firstRowFirstColumn="0" w:firstRowLastColumn="0" w:lastRowFirstColumn="0" w:lastRowLastColumn="0"/>
              <w:rPr>
                <w:ins w:id="82" w:author="Farrow, Matt" w:date="2020-10-04T12:47:00Z"/>
              </w:rPr>
            </w:pPr>
            <w:ins w:id="83" w:author="Farrow, Matt" w:date="2020-10-04T12:47:00Z">
              <w:r>
                <w:t>-0.9767</w:t>
              </w:r>
            </w:ins>
          </w:p>
        </w:tc>
      </w:tr>
      <w:tr w:rsidR="00413247" w14:paraId="3CB50532" w14:textId="77777777" w:rsidTr="00F26390">
        <w:trPr>
          <w:ins w:id="84"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
          <w:p w14:paraId="60833A84" w14:textId="77777777" w:rsidR="00413247" w:rsidRDefault="00413247" w:rsidP="00F26390">
            <w:pPr>
              <w:rPr>
                <w:ins w:id="85" w:author="Farrow, Matt" w:date="2020-10-04T12:47:00Z"/>
              </w:rPr>
            </w:pPr>
            <w:proofErr w:type="spellStart"/>
            <w:ins w:id="86" w:author="Farrow, Matt" w:date="2020-10-04T12:47:00Z">
              <w:r>
                <w:t>income_composition_of_resources</w:t>
              </w:r>
              <w:proofErr w:type="spellEnd"/>
            </w:ins>
          </w:p>
        </w:tc>
        <w:tc>
          <w:tcPr>
            <w:tcW w:w="1126" w:type="dxa"/>
          </w:tcPr>
          <w:p w14:paraId="2568B358" w14:textId="77777777" w:rsidR="00413247" w:rsidRDefault="00413247" w:rsidP="00F26390">
            <w:pPr>
              <w:cnfStyle w:val="000000000000" w:firstRow="0" w:lastRow="0" w:firstColumn="0" w:lastColumn="0" w:oddVBand="0" w:evenVBand="0" w:oddHBand="0" w:evenHBand="0" w:firstRowFirstColumn="0" w:firstRowLastColumn="0" w:lastRowFirstColumn="0" w:lastRowLastColumn="0"/>
              <w:rPr>
                <w:ins w:id="87" w:author="Farrow, Matt" w:date="2020-10-04T12:47:00Z"/>
              </w:rPr>
            </w:pPr>
            <w:ins w:id="88" w:author="Farrow, Matt" w:date="2020-10-04T12:47:00Z">
              <w:r>
                <w:t>36.1682</w:t>
              </w:r>
            </w:ins>
          </w:p>
        </w:tc>
      </w:tr>
    </w:tbl>
    <w:p w14:paraId="54C188F1" w14:textId="77777777" w:rsidR="00413247" w:rsidRDefault="00413247" w:rsidP="009A5575">
      <w:pPr>
        <w:rPr>
          <w:ins w:id="89" w:author="Farrow, Matt" w:date="2020-10-04T12:47:00Z"/>
        </w:rPr>
        <w:sectPr w:rsidR="00413247" w:rsidSect="00413247">
          <w:type w:val="continuous"/>
          <w:pgSz w:w="12240" w:h="15840"/>
          <w:pgMar w:top="1440" w:right="1440" w:bottom="1440" w:left="1440" w:header="720" w:footer="720" w:gutter="0"/>
          <w:cols w:num="2" w:space="144" w:equalWidth="0">
            <w:col w:w="3456" w:space="144"/>
            <w:col w:w="5760"/>
          </w:cols>
          <w:docGrid w:linePitch="360"/>
          <w:sectPrChange w:id="90" w:author="Farrow, Matt" w:date="2020-10-04T12:47:00Z">
            <w:sectPr w:rsidR="00413247" w:rsidSect="00413247">
              <w:pgMar w:top="1440" w:right="1440" w:bottom="1440" w:left="1440" w:header="720" w:footer="720" w:gutter="0"/>
              <w:cols w:num="1" w:space="720" w:equalWidth="1"/>
            </w:sectPr>
          </w:sectPrChange>
        </w:sectPr>
      </w:pPr>
    </w:p>
    <w:p w14:paraId="52F5FE09" w14:textId="51F8E6F8" w:rsidR="00413247" w:rsidRDefault="00413247" w:rsidP="009A5575"/>
    <w:p w14:paraId="6A561C7C" w14:textId="33B08AC6" w:rsidR="00736335" w:rsidRPr="00A7419D" w:rsidRDefault="00736335" w:rsidP="00A7419D"/>
    <w:p w14:paraId="1AABFB7B" w14:textId="21D90FD4" w:rsidR="00A7419D" w:rsidRDefault="00463950" w:rsidP="00A7419D">
      <w:pPr>
        <w:pStyle w:val="Heading3"/>
      </w:pPr>
      <w:r>
        <w:lastRenderedPageBreak/>
        <w:t>Predictive Model Variable Selection</w:t>
      </w:r>
    </w:p>
    <w:p w14:paraId="2A3AF5CF" w14:textId="434674F8" w:rsidR="00A7419D" w:rsidRDefault="00463950" w:rsidP="00A7419D">
      <w:pPr>
        <w:rPr>
          <w:bCs/>
        </w:rPr>
      </w:pPr>
      <w:r>
        <w:rPr>
          <w:bCs/>
        </w:rPr>
        <w:t>After producing an easily interpretable linear regression model, we re-evaluated our predictors by including all of the years in the data set and performing additional dimensionality reduction techniques. 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0FE5ECD6"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02BB9142" w:rsidR="00A7419D" w:rsidRDefault="009A5575" w:rsidP="003E3A06">
      <w:pPr>
        <w:ind w:firstLine="720"/>
        <w:rPr>
          <w:bCs/>
        </w:rPr>
      </w:pPr>
      <w:r>
        <w:rPr>
          <w:b/>
        </w:rPr>
        <w:t>LASSO</w:t>
      </w:r>
    </w:p>
    <w:p w14:paraId="5D7A8FD6" w14:textId="70C03756"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6F2019DC" w:rsidR="009A5575" w:rsidRDefault="009A5575" w:rsidP="009261BB">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proofErr w:type="spellStart"/>
      <w:r w:rsidR="0023461E">
        <w:rPr>
          <w:rFonts w:ascii="Consolas" w:hAnsi="Consolas" w:cs="Consolas"/>
          <w:sz w:val="21"/>
          <w:szCs w:val="21"/>
        </w:rPr>
        <w:t>income_composition_of_resources</w:t>
      </w:r>
      <w:proofErr w:type="spellEnd"/>
      <w:r w:rsidR="00395889" w:rsidRPr="00A7419D">
        <w:t>,</w:t>
      </w:r>
      <w:r w:rsidR="00395889">
        <w:t xml:space="preserve"> </w:t>
      </w:r>
      <w:r w:rsidR="0023461E">
        <w:rPr>
          <w:rFonts w:ascii="Consolas" w:hAnsi="Consolas" w:cs="Consolas"/>
          <w:sz w:val="21"/>
          <w:szCs w:val="21"/>
        </w:rPr>
        <w:t>schooling</w:t>
      </w:r>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572B62D4" w:rsidR="003E3A06" w:rsidRDefault="003E3A06" w:rsidP="003E3A06">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variable. This metric gave us the model’s average prediction error and our goal was to decrease this metric as much as possible to increase the accuracy of the model. We ended comparing the MSEs for our models to determine the best model</w:t>
      </w:r>
      <w:r>
        <w:t>.</w:t>
      </w:r>
    </w:p>
    <w:p w14:paraId="367B510F" w14:textId="33E17176" w:rsidR="00F1299E" w:rsidRDefault="00F1299E" w:rsidP="003E3A06"/>
    <w:p w14:paraId="10769927" w14:textId="77777777" w:rsidR="00772184" w:rsidRDefault="00772184" w:rsidP="003E3A06">
      <w:pPr>
        <w:cnfStyle w:val="101000000000" w:firstRow="1" w:lastRow="0" w:firstColumn="1" w:lastColumn="0" w:oddVBand="0" w:evenVBand="0" w:oddHBand="0" w:evenHBand="0" w:firstRowFirstColumn="0" w:firstRowLastColumn="0" w:lastRowFirstColumn="0" w:lastRowLastColumn="0"/>
        <w:rPr>
          <w:b/>
          <w:bCs/>
          <w:color w:val="FFFFFF" w:themeColor="background1"/>
        </w:rPr>
        <w:sectPr w:rsidR="00772184" w:rsidSect="00413247">
          <w:type w:val="continuous"/>
          <w:pgSz w:w="12240" w:h="15840"/>
          <w:pgMar w:top="1440" w:right="1440" w:bottom="1440" w:left="1440" w:header="720" w:footer="720" w:gutter="0"/>
          <w:cols w:space="720"/>
          <w:docGrid w:linePitch="360"/>
        </w:sectPr>
      </w:pPr>
    </w:p>
    <w:tbl>
      <w:tblPr>
        <w:tblStyle w:val="GridTable4-Accent1"/>
        <w:tblW w:w="0" w:type="auto"/>
        <w:tblLook w:val="04A0" w:firstRow="1" w:lastRow="0" w:firstColumn="1" w:lastColumn="0" w:noHBand="0" w:noVBand="1"/>
      </w:tblPr>
      <w:tblGrid>
        <w:gridCol w:w="1255"/>
      </w:tblGrid>
      <w:tr w:rsidR="00F1299E" w:rsidDel="00413247" w14:paraId="6413B67A" w14:textId="503C9E56" w:rsidTr="00F1299E">
        <w:trPr>
          <w:cnfStyle w:val="100000000000" w:firstRow="1" w:lastRow="0" w:firstColumn="0" w:lastColumn="0" w:oddVBand="0" w:evenVBand="0" w:oddHBand="0" w:evenHBand="0" w:firstRowFirstColumn="0" w:firstRowLastColumn="0" w:lastRowFirstColumn="0" w:lastRowLastColumn="0"/>
          <w:del w:id="91"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C9D92C1" w14:textId="3EB8BD22" w:rsidR="00F1299E" w:rsidDel="00413247" w:rsidRDefault="00F1299E" w:rsidP="003E3A06">
            <w:pPr>
              <w:rPr>
                <w:del w:id="92" w:author="Farrow, Matt" w:date="2020-10-04T12:47:00Z"/>
              </w:rPr>
            </w:pPr>
            <w:del w:id="93" w:author="Farrow, Matt" w:date="2020-10-04T12:47:00Z">
              <w:r w:rsidDel="00413247">
                <w:delText>MSE</w:delText>
              </w:r>
            </w:del>
          </w:p>
        </w:tc>
      </w:tr>
      <w:tr w:rsidR="00F1299E" w:rsidDel="00413247" w14:paraId="7F71549F" w14:textId="0082B414" w:rsidTr="00F1299E">
        <w:trPr>
          <w:cnfStyle w:val="000000100000" w:firstRow="0" w:lastRow="0" w:firstColumn="0" w:lastColumn="0" w:oddVBand="0" w:evenVBand="0" w:oddHBand="1" w:evenHBand="0" w:firstRowFirstColumn="0" w:firstRowLastColumn="0" w:lastRowFirstColumn="0" w:lastRowLastColumn="0"/>
          <w:del w:id="94"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34C4148" w14:textId="6A19F2C1" w:rsidR="00F1299E" w:rsidDel="00413247" w:rsidRDefault="00F1299E" w:rsidP="00F1299E">
            <w:pPr>
              <w:rPr>
                <w:del w:id="95" w:author="Farrow, Matt" w:date="2020-10-04T12:47:00Z"/>
              </w:rPr>
            </w:pPr>
            <w:del w:id="96" w:author="Farrow, Matt" w:date="2020-10-04T12:47:00Z">
              <w:r w:rsidDel="00413247">
                <w:delText>15.170997</w:delText>
              </w:r>
            </w:del>
          </w:p>
        </w:tc>
      </w:tr>
      <w:tr w:rsidR="00F1299E" w:rsidDel="00413247" w14:paraId="580E3771" w14:textId="1DB29206" w:rsidTr="00F1299E">
        <w:trPr>
          <w:del w:id="97"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9C8666D" w14:textId="74849770" w:rsidR="00F1299E" w:rsidDel="00413247" w:rsidRDefault="00F1299E" w:rsidP="003E3A06">
            <w:pPr>
              <w:rPr>
                <w:del w:id="98" w:author="Farrow, Matt" w:date="2020-10-04T12:47:00Z"/>
              </w:rPr>
            </w:pPr>
            <w:del w:id="99" w:author="Farrow, Matt" w:date="2020-10-04T12:47:00Z">
              <w:r w:rsidDel="00413247">
                <w:delText>11.270808</w:delText>
              </w:r>
            </w:del>
          </w:p>
        </w:tc>
      </w:tr>
      <w:tr w:rsidR="00F1299E" w:rsidDel="00413247" w14:paraId="0CED6290" w14:textId="12717588" w:rsidTr="00F1299E">
        <w:trPr>
          <w:cnfStyle w:val="000000100000" w:firstRow="0" w:lastRow="0" w:firstColumn="0" w:lastColumn="0" w:oddVBand="0" w:evenVBand="0" w:oddHBand="1" w:evenHBand="0" w:firstRowFirstColumn="0" w:firstRowLastColumn="0" w:lastRowFirstColumn="0" w:lastRowLastColumn="0"/>
          <w:del w:id="100"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3471CDB5" w14:textId="089D37C7" w:rsidR="00F1299E" w:rsidDel="00413247" w:rsidRDefault="00F1299E" w:rsidP="003E3A06">
            <w:pPr>
              <w:rPr>
                <w:del w:id="101" w:author="Farrow, Matt" w:date="2020-10-04T12:47:00Z"/>
              </w:rPr>
            </w:pPr>
            <w:del w:id="102" w:author="Farrow, Matt" w:date="2020-10-04T12:47:00Z">
              <w:r w:rsidDel="00413247">
                <w:delText>10.081603</w:delText>
              </w:r>
            </w:del>
          </w:p>
        </w:tc>
      </w:tr>
      <w:tr w:rsidR="00F1299E" w:rsidDel="00413247" w14:paraId="1269399E" w14:textId="4EA6A908" w:rsidTr="00F1299E">
        <w:trPr>
          <w:del w:id="103"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9EADE92" w14:textId="6BBD0CF3" w:rsidR="00F1299E" w:rsidDel="00413247" w:rsidRDefault="00F1299E" w:rsidP="003E3A06">
            <w:pPr>
              <w:rPr>
                <w:del w:id="104" w:author="Farrow, Matt" w:date="2020-10-04T12:47:00Z"/>
              </w:rPr>
            </w:pPr>
            <w:del w:id="105" w:author="Farrow, Matt" w:date="2020-10-04T12:47:00Z">
              <w:r w:rsidDel="00413247">
                <w:delText>9.479321</w:delText>
              </w:r>
            </w:del>
          </w:p>
        </w:tc>
      </w:tr>
      <w:tr w:rsidR="00F1299E" w:rsidDel="00413247" w14:paraId="0BD5FBD4" w14:textId="5245E819" w:rsidTr="00F1299E">
        <w:trPr>
          <w:cnfStyle w:val="000000100000" w:firstRow="0" w:lastRow="0" w:firstColumn="0" w:lastColumn="0" w:oddVBand="0" w:evenVBand="0" w:oddHBand="1" w:evenHBand="0" w:firstRowFirstColumn="0" w:firstRowLastColumn="0" w:lastRowFirstColumn="0" w:lastRowLastColumn="0"/>
          <w:del w:id="106"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69D42D2D" w14:textId="6A016328" w:rsidR="00F1299E" w:rsidDel="00413247" w:rsidRDefault="00F1299E" w:rsidP="003E3A06">
            <w:pPr>
              <w:rPr>
                <w:del w:id="107" w:author="Farrow, Matt" w:date="2020-10-04T12:47:00Z"/>
              </w:rPr>
            </w:pPr>
            <w:del w:id="108" w:author="Farrow, Matt" w:date="2020-10-04T12:47:00Z">
              <w:r w:rsidDel="00413247">
                <w:delText>9.470498</w:delText>
              </w:r>
            </w:del>
          </w:p>
        </w:tc>
      </w:tr>
      <w:tr w:rsidR="00F1299E" w:rsidDel="00413247" w14:paraId="21BE180A" w14:textId="1B38E35F" w:rsidTr="00F1299E">
        <w:trPr>
          <w:del w:id="109"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2B2ABDBF" w14:textId="32630162" w:rsidR="00F1299E" w:rsidDel="00413247" w:rsidRDefault="00F1299E" w:rsidP="003E3A06">
            <w:pPr>
              <w:rPr>
                <w:del w:id="110" w:author="Farrow, Matt" w:date="2020-10-04T12:47:00Z"/>
              </w:rPr>
            </w:pPr>
            <w:del w:id="111" w:author="Farrow, Matt" w:date="2020-10-04T12:47:00Z">
              <w:r w:rsidDel="00413247">
                <w:delText>9.471813</w:delText>
              </w:r>
            </w:del>
          </w:p>
        </w:tc>
      </w:tr>
      <w:tr w:rsidR="00F1299E" w:rsidDel="00413247" w14:paraId="493FFD48" w14:textId="063C2B7F" w:rsidTr="00F1299E">
        <w:trPr>
          <w:cnfStyle w:val="000000100000" w:firstRow="0" w:lastRow="0" w:firstColumn="0" w:lastColumn="0" w:oddVBand="0" w:evenVBand="0" w:oddHBand="1" w:evenHBand="0" w:firstRowFirstColumn="0" w:firstRowLastColumn="0" w:lastRowFirstColumn="0" w:lastRowLastColumn="0"/>
          <w:del w:id="112"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14ACEE55" w14:textId="31AAF315" w:rsidR="00F1299E" w:rsidDel="00413247" w:rsidRDefault="00F1299E" w:rsidP="003E3A06">
            <w:pPr>
              <w:rPr>
                <w:del w:id="113" w:author="Farrow, Matt" w:date="2020-10-04T12:47:00Z"/>
              </w:rPr>
            </w:pPr>
            <w:del w:id="114" w:author="Farrow, Matt" w:date="2020-10-04T12:47:00Z">
              <w:r w:rsidDel="00413247">
                <w:delText>9.558630</w:delText>
              </w:r>
            </w:del>
          </w:p>
        </w:tc>
      </w:tr>
      <w:tr w:rsidR="00F1299E" w:rsidDel="00413247" w14:paraId="5E15D5B1" w14:textId="1DFF92F3" w:rsidTr="00F1299E">
        <w:trPr>
          <w:del w:id="115" w:author="Farrow, Matt" w:date="2020-10-04T12:47:00Z"/>
        </w:trPr>
        <w:tc>
          <w:tcPr>
            <w:cnfStyle w:val="001000000000" w:firstRow="0" w:lastRow="0" w:firstColumn="1" w:lastColumn="0" w:oddVBand="0" w:evenVBand="0" w:oddHBand="0" w:evenHBand="0" w:firstRowFirstColumn="0" w:firstRowLastColumn="0" w:lastRowFirstColumn="0" w:lastRowLastColumn="0"/>
            <w:tcW w:w="1255" w:type="dxa"/>
          </w:tcPr>
          <w:p w14:paraId="036BEAA8" w14:textId="13B19075" w:rsidR="00F1299E" w:rsidDel="00413247" w:rsidRDefault="00F1299E" w:rsidP="003E3A06">
            <w:pPr>
              <w:rPr>
                <w:del w:id="116" w:author="Farrow, Matt" w:date="2020-10-04T12:47:00Z"/>
              </w:rPr>
            </w:pPr>
            <w:del w:id="117" w:author="Farrow, Matt" w:date="2020-10-04T12:47:00Z">
              <w:r w:rsidDel="00413247">
                <w:delText>9.520908</w:delText>
              </w:r>
            </w:del>
          </w:p>
        </w:tc>
      </w:tr>
    </w:tbl>
    <w:p w14:paraId="059F4B09" w14:textId="70B541D3" w:rsidR="000D00F3" w:rsidDel="00413247" w:rsidRDefault="000D00F3" w:rsidP="003E3A06">
      <w:pPr>
        <w:rPr>
          <w:del w:id="118" w:author="Farrow, Matt" w:date="2020-10-04T12:47:00Z"/>
        </w:rPr>
      </w:pPr>
    </w:p>
    <w:tbl>
      <w:tblPr>
        <w:tblStyle w:val="GridTable4-Accent1"/>
        <w:tblW w:w="4958" w:type="dxa"/>
        <w:tblLook w:val="04A0" w:firstRow="1" w:lastRow="0" w:firstColumn="1" w:lastColumn="0" w:noHBand="0" w:noVBand="1"/>
        <w:tblPrChange w:id="119" w:author="Farrow, Matt" w:date="2020-10-04T12:42:00Z">
          <w:tblPr>
            <w:tblStyle w:val="GridTable4-Accent1"/>
            <w:tblW w:w="0" w:type="auto"/>
            <w:tblLook w:val="04A0" w:firstRow="1" w:lastRow="0" w:firstColumn="1" w:lastColumn="0" w:noHBand="0" w:noVBand="1"/>
          </w:tblPr>
        </w:tblPrChange>
      </w:tblPr>
      <w:tblGrid>
        <w:gridCol w:w="3832"/>
        <w:gridCol w:w="1126"/>
        <w:tblGridChange w:id="120">
          <w:tblGrid>
            <w:gridCol w:w="3832"/>
            <w:gridCol w:w="1126"/>
          </w:tblGrid>
        </w:tblGridChange>
      </w:tblGrid>
      <w:tr w:rsidR="00CC7812" w:rsidDel="00413247" w14:paraId="4355F667" w14:textId="1536655C" w:rsidTr="000D00F3">
        <w:trPr>
          <w:cnfStyle w:val="100000000000" w:firstRow="1" w:lastRow="0" w:firstColumn="0" w:lastColumn="0" w:oddVBand="0" w:evenVBand="0" w:oddHBand="0" w:evenHBand="0" w:firstRowFirstColumn="0" w:firstRowLastColumn="0" w:lastRowFirstColumn="0" w:lastRowLastColumn="0"/>
          <w:del w:id="121"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22" w:author="Farrow, Matt" w:date="2020-10-04T12:42:00Z">
              <w:tcPr>
                <w:tcW w:w="3832" w:type="dxa"/>
              </w:tcPr>
            </w:tcPrChange>
          </w:tcPr>
          <w:p w14:paraId="4A7EA594" w14:textId="31D8EEC9" w:rsidR="00F1299E" w:rsidDel="00413247" w:rsidRDefault="00F1299E" w:rsidP="003E3A06">
            <w:pPr>
              <w:cnfStyle w:val="101000000000" w:firstRow="1" w:lastRow="0" w:firstColumn="1" w:lastColumn="0" w:oddVBand="0" w:evenVBand="0" w:oddHBand="0" w:evenHBand="0" w:firstRowFirstColumn="0" w:firstRowLastColumn="0" w:lastRowFirstColumn="0" w:lastRowLastColumn="0"/>
              <w:rPr>
                <w:del w:id="123" w:author="Farrow, Matt" w:date="2020-10-04T12:47:00Z"/>
              </w:rPr>
            </w:pPr>
            <w:del w:id="124" w:author="Farrow, Matt" w:date="2020-10-04T12:47:00Z">
              <w:r w:rsidDel="00413247">
                <w:delText>Coefficient</w:delText>
              </w:r>
            </w:del>
          </w:p>
        </w:tc>
        <w:tc>
          <w:tcPr>
            <w:tcW w:w="1126" w:type="dxa"/>
            <w:tcPrChange w:id="125" w:author="Farrow, Matt" w:date="2020-10-04T12:42:00Z">
              <w:tcPr>
                <w:tcW w:w="1126" w:type="dxa"/>
              </w:tcPr>
            </w:tcPrChange>
          </w:tcPr>
          <w:p w14:paraId="77A30078" w14:textId="3774C1AA" w:rsidR="00F1299E" w:rsidDel="00413247" w:rsidRDefault="00F1299E" w:rsidP="003E3A06">
            <w:pPr>
              <w:cnfStyle w:val="100000000000" w:firstRow="1" w:lastRow="0" w:firstColumn="0" w:lastColumn="0" w:oddVBand="0" w:evenVBand="0" w:oddHBand="0" w:evenHBand="0" w:firstRowFirstColumn="0" w:firstRowLastColumn="0" w:lastRowFirstColumn="0" w:lastRowLastColumn="0"/>
              <w:rPr>
                <w:del w:id="126" w:author="Farrow, Matt" w:date="2020-10-04T12:47:00Z"/>
              </w:rPr>
            </w:pPr>
            <w:del w:id="127" w:author="Farrow, Matt" w:date="2020-10-04T12:47:00Z">
              <w:r w:rsidDel="00413247">
                <w:delText>Value</w:delText>
              </w:r>
            </w:del>
          </w:p>
        </w:tc>
      </w:tr>
      <w:tr w:rsidR="00CC7812" w:rsidDel="00413247" w14:paraId="6D8661E0" w14:textId="36774E91" w:rsidTr="000D00F3">
        <w:trPr>
          <w:cnfStyle w:val="000000100000" w:firstRow="0" w:lastRow="0" w:firstColumn="0" w:lastColumn="0" w:oddVBand="0" w:evenVBand="0" w:oddHBand="1" w:evenHBand="0" w:firstRowFirstColumn="0" w:firstRowLastColumn="0" w:lastRowFirstColumn="0" w:lastRowLastColumn="0"/>
          <w:del w:id="128"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29" w:author="Farrow, Matt" w:date="2020-10-04T12:42:00Z">
              <w:tcPr>
                <w:tcW w:w="3832" w:type="dxa"/>
              </w:tcPr>
            </w:tcPrChange>
          </w:tcPr>
          <w:p w14:paraId="53DA9C2B" w14:textId="1098DE68"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30" w:author="Farrow, Matt" w:date="2020-10-04T12:47:00Z"/>
              </w:rPr>
            </w:pPr>
            <w:del w:id="131" w:author="Farrow, Matt" w:date="2020-10-04T12:47:00Z">
              <w:r w:rsidDel="00413247">
                <w:delText>Intercept</w:delText>
              </w:r>
            </w:del>
          </w:p>
        </w:tc>
        <w:tc>
          <w:tcPr>
            <w:tcW w:w="1126" w:type="dxa"/>
            <w:tcPrChange w:id="132" w:author="Farrow, Matt" w:date="2020-10-04T12:42:00Z">
              <w:tcPr>
                <w:tcW w:w="1126" w:type="dxa"/>
              </w:tcPr>
            </w:tcPrChange>
          </w:tcPr>
          <w:p w14:paraId="04A5F3CB" w14:textId="46F4C005" w:rsidR="00F1299E" w:rsidDel="00413247" w:rsidRDefault="00F1299E" w:rsidP="003E3A06">
            <w:pPr>
              <w:cnfStyle w:val="000000100000" w:firstRow="0" w:lastRow="0" w:firstColumn="0" w:lastColumn="0" w:oddVBand="0" w:evenVBand="0" w:oddHBand="1" w:evenHBand="0" w:firstRowFirstColumn="0" w:firstRowLastColumn="0" w:lastRowFirstColumn="0" w:lastRowLastColumn="0"/>
              <w:rPr>
                <w:del w:id="133" w:author="Farrow, Matt" w:date="2020-10-04T12:47:00Z"/>
              </w:rPr>
            </w:pPr>
            <w:del w:id="134" w:author="Farrow, Matt" w:date="2020-10-04T12:47:00Z">
              <w:r w:rsidDel="00413247">
                <w:delText>47.5535</w:delText>
              </w:r>
            </w:del>
          </w:p>
        </w:tc>
      </w:tr>
      <w:tr w:rsidR="00CC7812" w:rsidDel="00413247" w14:paraId="76441D1C" w14:textId="0EE40970" w:rsidTr="000D00F3">
        <w:trPr>
          <w:del w:id="135"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36" w:author="Farrow, Matt" w:date="2020-10-04T12:42:00Z">
              <w:tcPr>
                <w:tcW w:w="3832" w:type="dxa"/>
              </w:tcPr>
            </w:tcPrChange>
          </w:tcPr>
          <w:p w14:paraId="6DC9E32C" w14:textId="2CC2A763" w:rsidR="00F1299E" w:rsidDel="00413247" w:rsidRDefault="00F1299E" w:rsidP="003E3A06">
            <w:pPr>
              <w:rPr>
                <w:del w:id="137" w:author="Farrow, Matt" w:date="2020-10-04T12:47:00Z"/>
              </w:rPr>
            </w:pPr>
            <w:del w:id="138" w:author="Farrow, Matt" w:date="2020-10-04T12:47:00Z">
              <w:r w:rsidDel="00413247">
                <w:delText>adult_mortality</w:delText>
              </w:r>
            </w:del>
          </w:p>
        </w:tc>
        <w:tc>
          <w:tcPr>
            <w:tcW w:w="1126" w:type="dxa"/>
            <w:tcPrChange w:id="139" w:author="Farrow, Matt" w:date="2020-10-04T12:42:00Z">
              <w:tcPr>
                <w:tcW w:w="1126" w:type="dxa"/>
              </w:tcPr>
            </w:tcPrChange>
          </w:tcPr>
          <w:p w14:paraId="751D0B36" w14:textId="00C7DFDE" w:rsidR="00F1299E" w:rsidDel="00413247" w:rsidRDefault="00F1299E" w:rsidP="003E3A06">
            <w:pPr>
              <w:cnfStyle w:val="000000000000" w:firstRow="0" w:lastRow="0" w:firstColumn="0" w:lastColumn="0" w:oddVBand="0" w:evenVBand="0" w:oddHBand="0" w:evenHBand="0" w:firstRowFirstColumn="0" w:firstRowLastColumn="0" w:lastRowFirstColumn="0" w:lastRowLastColumn="0"/>
              <w:rPr>
                <w:del w:id="140" w:author="Farrow, Matt" w:date="2020-10-04T12:47:00Z"/>
              </w:rPr>
            </w:pPr>
            <w:del w:id="141" w:author="Farrow, Matt" w:date="2020-10-04T12:47:00Z">
              <w:r w:rsidDel="00413247">
                <w:delText>-0.0114</w:delText>
              </w:r>
            </w:del>
          </w:p>
        </w:tc>
      </w:tr>
      <w:tr w:rsidR="00CC7812" w:rsidDel="00413247" w14:paraId="275A96F4" w14:textId="6006E6E9" w:rsidTr="000D00F3">
        <w:trPr>
          <w:cnfStyle w:val="000000100000" w:firstRow="0" w:lastRow="0" w:firstColumn="0" w:lastColumn="0" w:oddVBand="0" w:evenVBand="0" w:oddHBand="1" w:evenHBand="0" w:firstRowFirstColumn="0" w:firstRowLastColumn="0" w:lastRowFirstColumn="0" w:lastRowLastColumn="0"/>
          <w:del w:id="142"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43" w:author="Farrow, Matt" w:date="2020-10-04T12:42:00Z">
              <w:tcPr>
                <w:tcW w:w="3832" w:type="dxa"/>
              </w:tcPr>
            </w:tcPrChange>
          </w:tcPr>
          <w:p w14:paraId="5765B1E1" w14:textId="2FDB3611"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44" w:author="Farrow, Matt" w:date="2020-10-04T12:47:00Z"/>
              </w:rPr>
            </w:pPr>
            <w:del w:id="145" w:author="Farrow, Matt" w:date="2020-10-04T12:47:00Z">
              <w:r w:rsidDel="00413247">
                <w:delText>percentage_expenditure</w:delText>
              </w:r>
            </w:del>
          </w:p>
        </w:tc>
        <w:tc>
          <w:tcPr>
            <w:tcW w:w="1126" w:type="dxa"/>
            <w:tcPrChange w:id="146" w:author="Farrow, Matt" w:date="2020-10-04T12:42:00Z">
              <w:tcPr>
                <w:tcW w:w="1126" w:type="dxa"/>
              </w:tcPr>
            </w:tcPrChange>
          </w:tcPr>
          <w:p w14:paraId="7365E6F7" w14:textId="6A01BEF0" w:rsidR="00F1299E" w:rsidDel="00413247" w:rsidRDefault="00F1299E" w:rsidP="003E3A06">
            <w:pPr>
              <w:cnfStyle w:val="000000100000" w:firstRow="0" w:lastRow="0" w:firstColumn="0" w:lastColumn="0" w:oddVBand="0" w:evenVBand="0" w:oddHBand="1" w:evenHBand="0" w:firstRowFirstColumn="0" w:firstRowLastColumn="0" w:lastRowFirstColumn="0" w:lastRowLastColumn="0"/>
              <w:rPr>
                <w:del w:id="147" w:author="Farrow, Matt" w:date="2020-10-04T12:47:00Z"/>
              </w:rPr>
            </w:pPr>
            <w:del w:id="148" w:author="Farrow, Matt" w:date="2020-10-04T12:47:00Z">
              <w:r w:rsidDel="00413247">
                <w:delText>0.0002</w:delText>
              </w:r>
            </w:del>
          </w:p>
        </w:tc>
      </w:tr>
      <w:tr w:rsidR="00CC7812" w:rsidDel="00413247" w14:paraId="12779EA3" w14:textId="5305D8AC" w:rsidTr="000D00F3">
        <w:trPr>
          <w:del w:id="149"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50" w:author="Farrow, Matt" w:date="2020-10-04T12:42:00Z">
              <w:tcPr>
                <w:tcW w:w="3832" w:type="dxa"/>
              </w:tcPr>
            </w:tcPrChange>
          </w:tcPr>
          <w:p w14:paraId="595DE6FB" w14:textId="584451B9" w:rsidR="00F1299E" w:rsidDel="00413247" w:rsidRDefault="00F1299E" w:rsidP="003E3A06">
            <w:pPr>
              <w:rPr>
                <w:del w:id="151" w:author="Farrow, Matt" w:date="2020-10-04T12:47:00Z"/>
              </w:rPr>
            </w:pPr>
            <w:del w:id="152" w:author="Farrow, Matt" w:date="2020-10-04T12:47:00Z">
              <w:r w:rsidDel="00413247">
                <w:delText>total_expenditure</w:delText>
              </w:r>
            </w:del>
          </w:p>
        </w:tc>
        <w:tc>
          <w:tcPr>
            <w:tcW w:w="1126" w:type="dxa"/>
            <w:tcPrChange w:id="153" w:author="Farrow, Matt" w:date="2020-10-04T12:42:00Z">
              <w:tcPr>
                <w:tcW w:w="1126" w:type="dxa"/>
              </w:tcPr>
            </w:tcPrChange>
          </w:tcPr>
          <w:p w14:paraId="02730AF2" w14:textId="2C0B92A7" w:rsidR="00F1299E" w:rsidDel="00413247" w:rsidRDefault="00F1299E" w:rsidP="003E3A06">
            <w:pPr>
              <w:cnfStyle w:val="000000000000" w:firstRow="0" w:lastRow="0" w:firstColumn="0" w:lastColumn="0" w:oddVBand="0" w:evenVBand="0" w:oddHBand="0" w:evenHBand="0" w:firstRowFirstColumn="0" w:firstRowLastColumn="0" w:lastRowFirstColumn="0" w:lastRowLastColumn="0"/>
              <w:rPr>
                <w:del w:id="154" w:author="Farrow, Matt" w:date="2020-10-04T12:47:00Z"/>
              </w:rPr>
            </w:pPr>
            <w:del w:id="155" w:author="Farrow, Matt" w:date="2020-10-04T12:47:00Z">
              <w:r w:rsidDel="00413247">
                <w:delText>0.2109</w:delText>
              </w:r>
            </w:del>
          </w:p>
        </w:tc>
      </w:tr>
      <w:tr w:rsidR="00CC7812" w:rsidDel="00413247" w14:paraId="2A15C10C" w14:textId="4737C45F" w:rsidTr="000D00F3">
        <w:trPr>
          <w:cnfStyle w:val="000000100000" w:firstRow="0" w:lastRow="0" w:firstColumn="0" w:lastColumn="0" w:oddVBand="0" w:evenVBand="0" w:oddHBand="1" w:evenHBand="0" w:firstRowFirstColumn="0" w:firstRowLastColumn="0" w:lastRowFirstColumn="0" w:lastRowLastColumn="0"/>
          <w:del w:id="156"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57" w:author="Farrow, Matt" w:date="2020-10-04T12:42:00Z">
              <w:tcPr>
                <w:tcW w:w="3832" w:type="dxa"/>
              </w:tcPr>
            </w:tcPrChange>
          </w:tcPr>
          <w:p w14:paraId="120D99F4" w14:textId="64B3CFE1" w:rsidR="00F1299E" w:rsidDel="00413247" w:rsidRDefault="00F1299E" w:rsidP="003E3A06">
            <w:pPr>
              <w:cnfStyle w:val="001000100000" w:firstRow="0" w:lastRow="0" w:firstColumn="1" w:lastColumn="0" w:oddVBand="0" w:evenVBand="0" w:oddHBand="1" w:evenHBand="0" w:firstRowFirstColumn="0" w:firstRowLastColumn="0" w:lastRowFirstColumn="0" w:lastRowLastColumn="0"/>
              <w:rPr>
                <w:del w:id="158" w:author="Farrow, Matt" w:date="2020-10-04T12:47:00Z"/>
              </w:rPr>
            </w:pPr>
            <w:del w:id="159" w:author="Farrow, Matt" w:date="2020-10-04T12:47:00Z">
              <w:r w:rsidDel="00413247">
                <w:delText>hiv_aids</w:delText>
              </w:r>
            </w:del>
          </w:p>
        </w:tc>
        <w:tc>
          <w:tcPr>
            <w:tcW w:w="1126" w:type="dxa"/>
            <w:tcPrChange w:id="160" w:author="Farrow, Matt" w:date="2020-10-04T12:42:00Z">
              <w:tcPr>
                <w:tcW w:w="1126" w:type="dxa"/>
              </w:tcPr>
            </w:tcPrChange>
          </w:tcPr>
          <w:p w14:paraId="2ED7DBBD" w14:textId="162FEA2F" w:rsidR="00F1299E" w:rsidDel="00413247" w:rsidRDefault="00772184" w:rsidP="003E3A06">
            <w:pPr>
              <w:cnfStyle w:val="000000100000" w:firstRow="0" w:lastRow="0" w:firstColumn="0" w:lastColumn="0" w:oddVBand="0" w:evenVBand="0" w:oddHBand="1" w:evenHBand="0" w:firstRowFirstColumn="0" w:firstRowLastColumn="0" w:lastRowFirstColumn="0" w:lastRowLastColumn="0"/>
              <w:rPr>
                <w:del w:id="161" w:author="Farrow, Matt" w:date="2020-10-04T12:47:00Z"/>
              </w:rPr>
            </w:pPr>
            <w:del w:id="162" w:author="Farrow, Matt" w:date="2020-10-04T12:47:00Z">
              <w:r w:rsidDel="00413247">
                <w:delText>-0.9767</w:delText>
              </w:r>
            </w:del>
          </w:p>
        </w:tc>
      </w:tr>
      <w:tr w:rsidR="00CC7812" w:rsidDel="00413247" w14:paraId="21A5141B" w14:textId="4843CDC5" w:rsidTr="000D00F3">
        <w:trPr>
          <w:del w:id="163" w:author="Farrow, Matt" w:date="2020-10-04T12:47:00Z"/>
        </w:trPr>
        <w:tc>
          <w:tcPr>
            <w:cnfStyle w:val="001000000000" w:firstRow="0" w:lastRow="0" w:firstColumn="1" w:lastColumn="0" w:oddVBand="0" w:evenVBand="0" w:oddHBand="0" w:evenHBand="0" w:firstRowFirstColumn="0" w:firstRowLastColumn="0" w:lastRowFirstColumn="0" w:lastRowLastColumn="0"/>
            <w:tcW w:w="3832" w:type="dxa"/>
            <w:tcPrChange w:id="164" w:author="Farrow, Matt" w:date="2020-10-04T12:42:00Z">
              <w:tcPr>
                <w:tcW w:w="3832" w:type="dxa"/>
              </w:tcPr>
            </w:tcPrChange>
          </w:tcPr>
          <w:p w14:paraId="1F9BA59B" w14:textId="571AADE4" w:rsidR="00F1299E" w:rsidDel="00413247" w:rsidRDefault="00772184" w:rsidP="003E3A06">
            <w:pPr>
              <w:rPr>
                <w:del w:id="165" w:author="Farrow, Matt" w:date="2020-10-04T12:47:00Z"/>
              </w:rPr>
            </w:pPr>
            <w:del w:id="166" w:author="Farrow, Matt" w:date="2020-10-04T12:47:00Z">
              <w:r w:rsidDel="00413247">
                <w:delText>income_composition_of_resources</w:delText>
              </w:r>
            </w:del>
          </w:p>
        </w:tc>
        <w:tc>
          <w:tcPr>
            <w:tcW w:w="1126" w:type="dxa"/>
            <w:tcPrChange w:id="167" w:author="Farrow, Matt" w:date="2020-10-04T12:42:00Z">
              <w:tcPr>
                <w:tcW w:w="1126" w:type="dxa"/>
              </w:tcPr>
            </w:tcPrChange>
          </w:tcPr>
          <w:p w14:paraId="312CE049" w14:textId="21189CCB" w:rsidR="00F1299E" w:rsidDel="00413247" w:rsidRDefault="00772184" w:rsidP="003E3A06">
            <w:pPr>
              <w:cnfStyle w:val="000000000000" w:firstRow="0" w:lastRow="0" w:firstColumn="0" w:lastColumn="0" w:oddVBand="0" w:evenVBand="0" w:oddHBand="0" w:evenHBand="0" w:firstRowFirstColumn="0" w:firstRowLastColumn="0" w:lastRowFirstColumn="0" w:lastRowLastColumn="0"/>
              <w:rPr>
                <w:del w:id="168" w:author="Farrow, Matt" w:date="2020-10-04T12:47:00Z"/>
              </w:rPr>
            </w:pPr>
            <w:del w:id="169" w:author="Farrow, Matt" w:date="2020-10-04T12:47:00Z">
              <w:r w:rsidDel="00413247">
                <w:delText>36.1682</w:delText>
              </w:r>
            </w:del>
          </w:p>
        </w:tc>
      </w:tr>
    </w:tbl>
    <w:p w14:paraId="53EAB35F" w14:textId="77777777" w:rsidR="00772184" w:rsidRDefault="00772184" w:rsidP="003E3A06">
      <w:pPr>
        <w:sectPr w:rsidR="00772184" w:rsidSect="000D00F3">
          <w:type w:val="continuous"/>
          <w:pgSz w:w="12240" w:h="15840"/>
          <w:pgMar w:top="1440" w:right="1440" w:bottom="1440" w:left="1440" w:header="720" w:footer="720" w:gutter="0"/>
          <w:cols w:num="2" w:sep="0" w:space="288" w:equalWidth="0">
            <w:col w:w="3600" w:space="288"/>
            <w:col w:w="5472"/>
          </w:cols>
          <w:docGrid w:linePitch="360"/>
          <w:sectPrChange w:id="170" w:author="Farrow, Matt" w:date="2020-10-04T12:43:00Z">
            <w:sectPr w:rsidR="00772184" w:rsidSect="000D00F3">
              <w:pgMar w:top="1440" w:right="1440" w:bottom="1440" w:left="1440" w:header="720" w:footer="720" w:gutter="0"/>
              <w:cols w:sep="1" w:space="720">
                <w:col w:w="2160" w:space="720"/>
                <w:col w:w="6480"/>
              </w:cols>
            </w:sectPr>
          </w:sectPrChange>
        </w:sectPr>
      </w:pPr>
    </w:p>
    <w:p w14:paraId="1925D902" w14:textId="3C99C2D4" w:rsidR="00587099" w:rsidRDefault="00587099" w:rsidP="003E3A06"/>
    <w:p w14:paraId="6D8E8079" w14:textId="0AA3A128" w:rsidR="00587099" w:rsidRDefault="00587099" w:rsidP="00587099">
      <w:pPr>
        <w:pStyle w:val="Heading2"/>
      </w:pPr>
      <w:r>
        <w:t>Influential Data Points</w:t>
      </w:r>
    </w:p>
    <w:p w14:paraId="426A3F6B" w14:textId="458C3533" w:rsidR="00E32069" w:rsidDel="00413247" w:rsidRDefault="00413247" w:rsidP="003E3A06">
      <w:pPr>
        <w:rPr>
          <w:del w:id="171" w:author="Farrow, Matt" w:date="2020-10-04T12:50:00Z"/>
        </w:rPr>
      </w:pPr>
      <w:ins w:id="172" w:author="Farrow, Matt" w:date="2020-10-04T12:50:00Z">
        <w:r>
          <w:rPr>
            <w:noProof/>
          </w:rPr>
          <w:drawing>
            <wp:inline distT="0" distB="0" distL="0" distR="0" wp14:anchorId="6B3E367E" wp14:editId="351D7131">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ins>
      <w:del w:id="173" w:author="Farrow, Matt" w:date="2020-10-04T12:50:00Z">
        <w:r w:rsidR="00E32069" w:rsidDel="00413247">
          <w:delText>Add some discussion on the outlier check added in Rmd at lines 506-511. Maybe add table of output for these five points.</w:delText>
        </w:r>
      </w:del>
    </w:p>
    <w:p w14:paraId="2EE1BB8C" w14:textId="185D6E19" w:rsidR="00413247" w:rsidRPr="00E32069" w:rsidRDefault="00413247">
      <w:pPr>
        <w:rPr>
          <w:ins w:id="174" w:author="Farrow, Matt" w:date="2020-10-04T12:50:00Z"/>
        </w:rPr>
      </w:pPr>
      <w:ins w:id="175" w:author="Farrow, Matt" w:date="2020-10-04T12:50:00Z">
        <w:r w:rsidRPr="00413247">
          <w:t xml:space="preserve">Our outliers include Bangladesh in 2012, Niger in 2013, Swaziland in 2011, Zimbabwe in 2011, and Sierra Leone in 2014. Sierra Leone in 2014 has a lower than average life expectancy of 48.1 </w:t>
        </w:r>
        <w:r w:rsidRPr="00413247">
          <w:lastRenderedPageBreak/>
          <w:t>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ins>
    </w:p>
    <w:p w14:paraId="71D40346" w14:textId="77777777" w:rsidR="00587099" w:rsidRPr="003E3A06" w:rsidDel="00413247" w:rsidRDefault="00587099" w:rsidP="003E3A06">
      <w:pPr>
        <w:rPr>
          <w:del w:id="176" w:author="Farrow, Matt" w:date="2020-10-04T12:50:00Z"/>
          <w:b/>
        </w:rPr>
      </w:pPr>
    </w:p>
    <w:p w14:paraId="1EB97786" w14:textId="77777777" w:rsidR="003E3A06" w:rsidRPr="003E3A06" w:rsidRDefault="003E3A06" w:rsidP="003E3A06"/>
    <w:p w14:paraId="3FD56DAE" w14:textId="3B9151F9" w:rsidR="00842505" w:rsidRDefault="00842505" w:rsidP="00842505">
      <w:pPr>
        <w:pStyle w:val="Heading2"/>
      </w:pPr>
      <w:r>
        <w:t>Checking Assumptions</w:t>
      </w:r>
    </w:p>
    <w:p w14:paraId="68653375" w14:textId="3CBA164C" w:rsidR="00842505" w:rsidRPr="00842505" w:rsidRDefault="00842505" w:rsidP="00842505">
      <w:r w:rsidRPr="00842505">
        <w:t>Our models assume the following</w:t>
      </w:r>
      <w:r>
        <w:t>:</w:t>
      </w:r>
    </w:p>
    <w:p w14:paraId="32D7138F" w14:textId="77777777" w:rsidR="00842505" w:rsidRDefault="00842505" w:rsidP="00842505">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720E5F04" w14:textId="77777777" w:rsidR="00842505" w:rsidRDefault="00842505" w:rsidP="00842505">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72EC9360" w14:textId="3DF34DFE" w:rsidR="00842505" w:rsidRPr="00842505" w:rsidRDefault="00842505" w:rsidP="00842505">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400D59A6" w14:textId="77777777" w:rsidR="00842505" w:rsidRDefault="00842505" w:rsidP="00842505"/>
    <w:p w14:paraId="78DEBFCF" w14:textId="04EAC9C1" w:rsidR="00842505" w:rsidRPr="00842505" w:rsidRDefault="00842505" w:rsidP="00842505">
      <w:r w:rsidRPr="00842505">
        <w:t xml:space="preserve">Looking at </w:t>
      </w:r>
      <w:r w:rsidR="002309A8">
        <w:t>diagnostic plots (figures x - y</w:t>
      </w:r>
      <w:r w:rsidR="00D27FEA">
        <w:t>)</w:t>
      </w:r>
      <w:r w:rsidRPr="00842505">
        <w:t xml:space="preserve"> we can see that: </w:t>
      </w:r>
    </w:p>
    <w:p w14:paraId="495A4358" w14:textId="3E4AA770" w:rsidR="00842505" w:rsidRDefault="00842505" w:rsidP="00842505">
      <w:pPr>
        <w:pStyle w:val="ListParagraph"/>
        <w:numPr>
          <w:ilvl w:val="0"/>
          <w:numId w:val="13"/>
        </w:numPr>
      </w:pPr>
      <w:r w:rsidRPr="00842505">
        <w:rPr>
          <w:b/>
          <w:bCs/>
        </w:rPr>
        <w:t>Linearity</w:t>
      </w:r>
      <w:r>
        <w:t xml:space="preserve">: </w:t>
      </w:r>
      <w:r w:rsidR="002309A8">
        <w:t>There is a roughly linear relationship between each of our chosen explanatory variables and the response variable</w:t>
      </w:r>
      <w:r w:rsidRPr="00842505">
        <w:t xml:space="preserve"> </w:t>
      </w:r>
    </w:p>
    <w:p w14:paraId="045DFF14" w14:textId="79C90874" w:rsidR="00842505" w:rsidRDefault="00842505" w:rsidP="00842505">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rsidR="002309A8">
        <w:t>approximately equivalent.</w:t>
      </w:r>
    </w:p>
    <w:p w14:paraId="579B95DD" w14:textId="30564FD0" w:rsidR="00842505" w:rsidRPr="00842505" w:rsidRDefault="00842505" w:rsidP="00842505">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rsidR="002309A8">
        <w:t>indicates</w:t>
      </w:r>
      <w:r w:rsidR="002309A8" w:rsidRPr="00842505">
        <w:t xml:space="preserve"> </w:t>
      </w:r>
      <w:r w:rsidRPr="00842505">
        <w:t xml:space="preserve">that errors are normally distributed. Also note that a few points are a bit far from the line but because we have such a large sample size we will not worry about these few points and will conclude that the data was sampled from a normal distribution. </w:t>
      </w:r>
    </w:p>
    <w:p w14:paraId="72F688FC" w14:textId="5F25DC25" w:rsidR="00FF4768" w:rsidRDefault="00FF4768" w:rsidP="00A7419D">
      <w:pPr>
        <w:rPr>
          <w:rFonts w:cstheme="minorHAnsi"/>
        </w:rPr>
      </w:pPr>
    </w:p>
    <w:p w14:paraId="4920A7ED" w14:textId="7A40BA32" w:rsidR="004D2F15" w:rsidRDefault="00736335" w:rsidP="004D2F15">
      <w:pPr>
        <w:pStyle w:val="Heading2"/>
      </w:pPr>
      <w:r>
        <w:t>First Model and Interpretation</w:t>
      </w:r>
    </w:p>
    <w:p w14:paraId="04D71049" w14:textId="77777777" w:rsidR="004D2F15" w:rsidRDefault="004D2F15" w:rsidP="004D2F15">
      <w:pPr>
        <w:pStyle w:val="FirstParagraph"/>
      </w:pPr>
      <m:oMathPara>
        <m:oMath>
          <m:r>
            <w:rPr>
              <w:rFonts w:ascii="Cambria Math" w:hAnsi="Cambria Math"/>
            </w:rPr>
            <m:t>Life Expectancy=47.106-0.013(Adult Mortality)+0.289(Total Expenditure)-0.911(HIV/AIDS)+36.649(Income Composition of Resources)</m:t>
          </m:r>
        </m:oMath>
      </m:oMathPara>
    </w:p>
    <w:p w14:paraId="4998642F" w14:textId="0971B86A" w:rsidR="004D2F15" w:rsidRDefault="004D2F15" w:rsidP="004D2F15">
      <w:pPr>
        <w:pStyle w:val="BodyText"/>
      </w:pPr>
      <w:commentRangeStart w:id="177"/>
      <w:r>
        <w:t>We are 95% confident that the model’s intercept is between (45.41, 48.689) and the true regression coefficient’s for the predicted variables are: adult mortality (-0.016, -0.01), total expenditure (0.183, 0.359), HIV/AIDS (-1.062, -0.772), and income composition of resources (34.999, 38.894).</w:t>
      </w:r>
      <w:commentRangeEnd w:id="177"/>
      <w:r w:rsidR="00463950">
        <w:rPr>
          <w:rStyle w:val="CommentReference"/>
        </w:rPr>
        <w:commentReference w:id="177"/>
      </w:r>
    </w:p>
    <w:p w14:paraId="6ABC67E9" w14:textId="58EB58B1" w:rsidR="00736335" w:rsidRDefault="00736335" w:rsidP="004D2F15">
      <w:pPr>
        <w:pStyle w:val="BodyText"/>
      </w:pPr>
    </w:p>
    <w:p w14:paraId="57B67297" w14:textId="2AA41882" w:rsidR="00736335" w:rsidRDefault="00736335" w:rsidP="009261BB">
      <w:pPr>
        <w:pStyle w:val="Heading2"/>
      </w:pPr>
      <w:r>
        <w:t>Predictive Model</w:t>
      </w:r>
    </w:p>
    <w:p w14:paraId="5549FC0B" w14:textId="77777777" w:rsidR="004724DF" w:rsidRDefault="004724DF" w:rsidP="004724DF">
      <w:pPr>
        <w:ind w:firstLine="720"/>
        <w:rPr>
          <w:rFonts w:cstheme="minorHAnsi"/>
          <w:b/>
        </w:rPr>
      </w:pPr>
    </w:p>
    <w:p w14:paraId="311791CA" w14:textId="6F291C58" w:rsidR="004724DF" w:rsidRDefault="00736335" w:rsidP="004724DF">
      <w:pPr>
        <w:rPr>
          <w:rFonts w:cstheme="minorHAnsi"/>
          <w:bCs/>
        </w:rPr>
      </w:pPr>
      <w:r>
        <w:rPr>
          <w:rFonts w:cstheme="minorHAnsi"/>
          <w:bCs/>
        </w:rPr>
        <w:t>Here we need to show the equation of our predictive model and a brief blurb of it</w:t>
      </w:r>
      <w:r w:rsidR="00E32069">
        <w:rPr>
          <w:rFonts w:cstheme="minorHAnsi"/>
          <w:bCs/>
        </w:rPr>
        <w:t>, including a brief discussion of outliers and diagnostics.</w:t>
      </w:r>
    </w:p>
    <w:p w14:paraId="4A16F206" w14:textId="046D5593" w:rsidR="00463950" w:rsidRDefault="00463950" w:rsidP="004724DF">
      <w:pPr>
        <w:rPr>
          <w:rFonts w:cstheme="minorHAnsi"/>
          <w:bCs/>
        </w:rPr>
      </w:pPr>
    </w:p>
    <w:p w14:paraId="7178A398" w14:textId="731382CD" w:rsidR="00463950" w:rsidRDefault="00463950" w:rsidP="004724DF">
      <w:pPr>
        <w:rPr>
          <w:rFonts w:cstheme="minorHAnsi"/>
          <w:bCs/>
        </w:rPr>
      </w:pPr>
      <w:r>
        <w:rPr>
          <w:rFonts w:cstheme="minorHAnsi"/>
          <w:bCs/>
        </w:rPr>
        <w:t xml:space="preserve">If we use the model that includes country (1119 – 1128 in the </w:t>
      </w:r>
      <w:proofErr w:type="spellStart"/>
      <w:r>
        <w:rPr>
          <w:rFonts w:cstheme="minorHAnsi"/>
          <w:bCs/>
        </w:rPr>
        <w:t>Rmd</w:t>
      </w:r>
      <w:proofErr w:type="spellEnd"/>
      <w:r>
        <w:rPr>
          <w:rFonts w:cstheme="minorHAnsi"/>
          <w:bCs/>
        </w:rPr>
        <w:t xml:space="preserve"> file), I would recommend putting a table in the appendix that lists out each coefficient since there is one for each country.</w:t>
      </w:r>
    </w:p>
    <w:p w14:paraId="6A5D6CAA"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4BB92DE7"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of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3D3025B6" w14:textId="3FF24F11" w:rsidR="004E2AE7" w:rsidRPr="004E2AE7" w:rsidRDefault="00824FFC" w:rsidP="00824FFC">
      <w:pPr>
        <w:pStyle w:val="Subtitle"/>
      </w:pPr>
      <w:r>
        <w:t xml:space="preserve">Table </w:t>
      </w:r>
      <w:r w:rsidR="008F4E01">
        <w:t>1</w:t>
      </w:r>
      <w:r>
        <w:t xml:space="preserve">. Metrics for multiple non-parametric models. </w:t>
      </w:r>
      <w:r w:rsidR="00795A11">
        <w:t>*See appendix for variables used.</w:t>
      </w:r>
    </w:p>
    <w:p w14:paraId="57CF1844" w14:textId="7B934276"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C026D1" w:rsidRPr="0085056E">
        <w:rPr>
          <w:highlight w:val="yellow"/>
        </w:rPr>
        <w:t xml:space="preserve">figures x – </w:t>
      </w:r>
      <w:r w:rsidR="00F86127" w:rsidRPr="0085056E">
        <w:rPr>
          <w:highlight w:val="yellow"/>
        </w:rPr>
        <w:t>z</w:t>
      </w:r>
      <w:r w:rsidR="00C026D1">
        <w:t xml:space="preserve"> 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14D08B2" w14:textId="0D9F2855" w:rsidR="000E5ECF" w:rsidRPr="000E5ECF" w:rsidRDefault="000E5ECF" w:rsidP="000E5ECF">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 in our models. </w:t>
      </w:r>
    </w:p>
    <w:p w14:paraId="13FF0B3D" w14:textId="3A5ED5BD" w:rsidR="00FF4768" w:rsidRDefault="00FF4768" w:rsidP="00FF4768"/>
    <w:p w14:paraId="633A7E70" w14:textId="63553F2D" w:rsidR="00FF4768" w:rsidRPr="00FF4768" w:rsidRDefault="00FF4768" w:rsidP="00FF4768">
      <w:pPr>
        <w:pStyle w:val="Heading1"/>
      </w:pPr>
      <w:r>
        <w:t>Conclusion &amp; Final Recommendations</w:t>
      </w:r>
    </w:p>
    <w:p w14:paraId="7D891F2C" w14:textId="77777777" w:rsidR="004724DF" w:rsidRPr="001C2B3C" w:rsidRDefault="004724DF" w:rsidP="004724DF">
      <w:pPr>
        <w:rPr>
          <w:rFonts w:cstheme="minorHAnsi"/>
        </w:rPr>
      </w:pPr>
      <w:r w:rsidRPr="001C2B3C">
        <w:rPr>
          <w:rFonts w:cstheme="minorHAnsi"/>
        </w:rPr>
        <w:tab/>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6B6132E5" w:rsidR="007B4096" w:rsidRPr="007B4096" w:rsidRDefault="007B4096" w:rsidP="007B4096">
      <w:pPr>
        <w:pStyle w:val="Heading2"/>
      </w:pPr>
      <w:r>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5D774D55" w:rsidR="003E3F59" w:rsidRDefault="003E3F59" w:rsidP="002C65E8">
      <w:pPr>
        <w:pStyle w:val="Caption"/>
        <w:jc w:val="center"/>
      </w:pPr>
      <w:bookmarkStart w:id="178" w:name="_Ref52632084"/>
      <w:r>
        <w:t xml:space="preserve">Figure </w:t>
      </w:r>
      <w:r w:rsidR="00C14C40">
        <w:fldChar w:fldCharType="begin"/>
      </w:r>
      <w:r w:rsidR="00C14C40">
        <w:instrText xml:space="preserve"> SEQ Figure \* ARABIC </w:instrText>
      </w:r>
      <w:r w:rsidR="00C14C40">
        <w:fldChar w:fldCharType="separate"/>
      </w:r>
      <w:r w:rsidR="00094281">
        <w:rPr>
          <w:noProof/>
        </w:rPr>
        <w:t>3</w:t>
      </w:r>
      <w:r w:rsidR="00C14C40">
        <w:rPr>
          <w:noProof/>
        </w:rPr>
        <w:fldChar w:fldCharType="end"/>
      </w:r>
      <w:bookmarkEnd w:id="178"/>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4647FB8F" w:rsidR="003E3F59" w:rsidRDefault="003E3F59" w:rsidP="002C65E8">
      <w:pPr>
        <w:pStyle w:val="Caption"/>
        <w:jc w:val="center"/>
      </w:pPr>
      <w:bookmarkStart w:id="179" w:name="_Ref52632095"/>
      <w:r>
        <w:t xml:space="preserve">Figure </w:t>
      </w:r>
      <w:r w:rsidR="00C14C40">
        <w:fldChar w:fldCharType="begin"/>
      </w:r>
      <w:r w:rsidR="00C14C40">
        <w:instrText xml:space="preserve"> SEQ Figure \* ARABIC </w:instrText>
      </w:r>
      <w:r w:rsidR="00C14C40">
        <w:fldChar w:fldCharType="separate"/>
      </w:r>
      <w:r w:rsidR="00094281">
        <w:rPr>
          <w:noProof/>
        </w:rPr>
        <w:t>4</w:t>
      </w:r>
      <w:r w:rsidR="00C14C40">
        <w:rPr>
          <w:noProof/>
        </w:rPr>
        <w:fldChar w:fldCharType="end"/>
      </w:r>
      <w:bookmarkEnd w:id="179"/>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580AF065" w:rsidR="003E3F59" w:rsidRPr="001C2B3C" w:rsidRDefault="003E3F59" w:rsidP="002C65E8">
      <w:pPr>
        <w:pStyle w:val="Caption"/>
        <w:jc w:val="center"/>
        <w:rPr>
          <w:rFonts w:cstheme="minorHAnsi"/>
        </w:rPr>
      </w:pPr>
      <w:bookmarkStart w:id="180" w:name="_Ref52632126"/>
      <w:r>
        <w:t xml:space="preserve">Figure </w:t>
      </w:r>
      <w:r w:rsidR="00C14C40">
        <w:fldChar w:fldCharType="begin"/>
      </w:r>
      <w:r w:rsidR="00C14C40">
        <w:instrText xml:space="preserve"> SEQ Figure \* ARABIC </w:instrText>
      </w:r>
      <w:r w:rsidR="00C14C40">
        <w:fldChar w:fldCharType="separate"/>
      </w:r>
      <w:r w:rsidR="00094281">
        <w:rPr>
          <w:noProof/>
        </w:rPr>
        <w:t>5</w:t>
      </w:r>
      <w:r w:rsidR="00C14C40">
        <w:rPr>
          <w:noProof/>
        </w:rPr>
        <w:fldChar w:fldCharType="end"/>
      </w:r>
      <w:bookmarkEnd w:id="180"/>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5E15BD74" w:rsidR="003E3F59" w:rsidRDefault="003E3F59" w:rsidP="003E3F59">
      <w:pPr>
        <w:pStyle w:val="Caption"/>
      </w:pPr>
      <w:bookmarkStart w:id="181" w:name="_Ref52632509"/>
      <w:r>
        <w:t xml:space="preserve">Figure </w:t>
      </w:r>
      <w:r w:rsidR="00C14C40">
        <w:fldChar w:fldCharType="begin"/>
      </w:r>
      <w:r w:rsidR="00C14C40">
        <w:instrText xml:space="preserve"> SEQ Figure \* ARABIC </w:instrText>
      </w:r>
      <w:r w:rsidR="00C14C40">
        <w:fldChar w:fldCharType="separate"/>
      </w:r>
      <w:r w:rsidR="00094281">
        <w:rPr>
          <w:noProof/>
        </w:rPr>
        <w:t>6</w:t>
      </w:r>
      <w:r w:rsidR="00C14C40">
        <w:rPr>
          <w:noProof/>
        </w:rPr>
        <w:fldChar w:fldCharType="end"/>
      </w:r>
      <w:bookmarkEnd w:id="181"/>
      <w:r>
        <w:t>: Missing Values, original data</w:t>
      </w:r>
      <w:r w:rsidR="00034930">
        <w:tab/>
      </w:r>
      <w:r w:rsidR="00034930">
        <w:tab/>
      </w:r>
      <w:r w:rsidR="00034930">
        <w:tab/>
      </w:r>
      <w:r w:rsidR="00034930">
        <w:tab/>
      </w:r>
      <w:bookmarkStart w:id="182" w:name="_Ref52632595"/>
      <w:r w:rsidR="00034930">
        <w:t xml:space="preserve">Figure </w:t>
      </w:r>
      <w:r w:rsidR="00C14C40">
        <w:fldChar w:fldCharType="begin"/>
      </w:r>
      <w:r w:rsidR="00C14C40">
        <w:instrText xml:space="preserve"> SEQ Figure \* ARABIC </w:instrText>
      </w:r>
      <w:r w:rsidR="00C14C40">
        <w:fldChar w:fldCharType="separate"/>
      </w:r>
      <w:r w:rsidR="00094281">
        <w:rPr>
          <w:noProof/>
        </w:rPr>
        <w:t>7</w:t>
      </w:r>
      <w:r w:rsidR="00C14C40">
        <w:rPr>
          <w:noProof/>
        </w:rPr>
        <w:fldChar w:fldCharType="end"/>
      </w:r>
      <w:bookmarkEnd w:id="182"/>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3D79E4C3" w:rsidR="003E3F59" w:rsidRDefault="003E3F59" w:rsidP="00034930">
      <w:pPr>
        <w:pStyle w:val="Caption"/>
        <w:jc w:val="center"/>
      </w:pPr>
      <w:bookmarkStart w:id="183" w:name="_Ref52633736"/>
      <w:r>
        <w:t xml:space="preserve">Figure </w:t>
      </w:r>
      <w:r w:rsidR="00C14C40">
        <w:fldChar w:fldCharType="begin"/>
      </w:r>
      <w:r w:rsidR="00C14C40">
        <w:instrText xml:space="preserve"> SEQ Figure \* ARABIC </w:instrText>
      </w:r>
      <w:r w:rsidR="00C14C40">
        <w:fldChar w:fldCharType="separate"/>
      </w:r>
      <w:r w:rsidR="00094281">
        <w:rPr>
          <w:noProof/>
        </w:rPr>
        <w:t>8</w:t>
      </w:r>
      <w:r w:rsidR="00C14C40">
        <w:rPr>
          <w:noProof/>
        </w:rPr>
        <w:fldChar w:fldCharType="end"/>
      </w:r>
      <w:bookmarkEnd w:id="183"/>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7ED88472" w:rsidR="003E3F59" w:rsidRDefault="003E3F59" w:rsidP="00034930">
      <w:pPr>
        <w:pStyle w:val="Caption"/>
        <w:jc w:val="center"/>
      </w:pPr>
      <w:bookmarkStart w:id="184" w:name="_Ref52634272"/>
      <w:r>
        <w:t xml:space="preserve">Figure </w:t>
      </w:r>
      <w:r w:rsidR="00C14C40">
        <w:fldChar w:fldCharType="begin"/>
      </w:r>
      <w:r w:rsidR="00C14C40">
        <w:instrText xml:space="preserve"> SEQ Figure \* ARABIC </w:instrText>
      </w:r>
      <w:r w:rsidR="00C14C40">
        <w:fldChar w:fldCharType="separate"/>
      </w:r>
      <w:r w:rsidR="00094281">
        <w:rPr>
          <w:noProof/>
        </w:rPr>
        <w:t>9</w:t>
      </w:r>
      <w:r w:rsidR="00C14C40">
        <w:rPr>
          <w:noProof/>
        </w:rPr>
        <w:fldChar w:fldCharType="end"/>
      </w:r>
      <w:bookmarkEnd w:id="184"/>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4AA194B7" w:rsidR="00034930" w:rsidRDefault="003E3F59" w:rsidP="00034930">
      <w:pPr>
        <w:pStyle w:val="Caption"/>
      </w:pPr>
      <w:bookmarkStart w:id="185" w:name="_Ref52636056"/>
      <w:r>
        <w:t xml:space="preserve">Figure </w:t>
      </w:r>
      <w:r w:rsidR="00C14C40">
        <w:fldChar w:fldCharType="begin"/>
      </w:r>
      <w:r w:rsidR="00C14C40">
        <w:instrText xml:space="preserve"> SEQ Figure \* ARABIC </w:instrText>
      </w:r>
      <w:r w:rsidR="00C14C40">
        <w:fldChar w:fldCharType="separate"/>
      </w:r>
      <w:r w:rsidR="00094281">
        <w:rPr>
          <w:noProof/>
        </w:rPr>
        <w:t>10</w:t>
      </w:r>
      <w:r w:rsidR="00C14C40">
        <w:rPr>
          <w:noProof/>
        </w:rPr>
        <w:fldChar w:fldCharType="end"/>
      </w:r>
      <w:bookmarkEnd w:id="185"/>
      <w:r>
        <w:t>: Life Expectancy &amp; Hepatitis B</w:t>
      </w:r>
      <w:r w:rsidR="00034930">
        <w:tab/>
      </w:r>
      <w:bookmarkStart w:id="186" w:name="_Ref52636064"/>
      <w:r w:rsidR="00034930">
        <w:tab/>
      </w:r>
      <w:r w:rsidR="00034930">
        <w:tab/>
      </w:r>
      <w:r w:rsidR="00034930">
        <w:tab/>
        <w:t xml:space="preserve">Figure </w:t>
      </w:r>
      <w:r w:rsidR="00C14C40">
        <w:fldChar w:fldCharType="begin"/>
      </w:r>
      <w:r w:rsidR="00C14C40">
        <w:instrText xml:space="preserve"> SEQ Figure \* ARABIC </w:instrText>
      </w:r>
      <w:r w:rsidR="00C14C40">
        <w:fldChar w:fldCharType="separate"/>
      </w:r>
      <w:r w:rsidR="00094281">
        <w:rPr>
          <w:noProof/>
        </w:rPr>
        <w:t>11</w:t>
      </w:r>
      <w:r w:rsidR="00C14C40">
        <w:rPr>
          <w:noProof/>
        </w:rPr>
        <w:fldChar w:fldCharType="end"/>
      </w:r>
      <w:bookmarkEnd w:id="186"/>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44A3568D" w:rsidR="003E3F59" w:rsidRDefault="003E3F59" w:rsidP="00136FA8">
      <w:pPr>
        <w:pStyle w:val="Caption"/>
      </w:pPr>
      <w:bookmarkStart w:id="187" w:name="_Ref52636101"/>
      <w:r>
        <w:t xml:space="preserve">Figure </w:t>
      </w:r>
      <w:r w:rsidR="00C14C40">
        <w:fldChar w:fldCharType="begin"/>
      </w:r>
      <w:r w:rsidR="00C14C40">
        <w:instrText xml:space="preserve"> SEQ Figure \* ARABIC </w:instrText>
      </w:r>
      <w:r w:rsidR="00C14C40">
        <w:fldChar w:fldCharType="separate"/>
      </w:r>
      <w:r w:rsidR="00094281">
        <w:rPr>
          <w:noProof/>
        </w:rPr>
        <w:t>12</w:t>
      </w:r>
      <w:r w:rsidR="00C14C40">
        <w:rPr>
          <w:noProof/>
        </w:rPr>
        <w:fldChar w:fldCharType="end"/>
      </w:r>
      <w:bookmarkEnd w:id="187"/>
      <w:r>
        <w:t>: Life Expectancy &amp; Alcohol</w:t>
      </w:r>
      <w:r w:rsidR="00034930">
        <w:tab/>
      </w:r>
      <w:r w:rsidR="00034930">
        <w:tab/>
      </w:r>
      <w:r w:rsidR="00034930">
        <w:tab/>
      </w:r>
      <w:r w:rsidR="00034930">
        <w:tab/>
      </w:r>
      <w:bookmarkStart w:id="188" w:name="_Ref52636095"/>
      <w:r w:rsidR="00034930">
        <w:t xml:space="preserve">Figure </w:t>
      </w:r>
      <w:r w:rsidR="00C14C40">
        <w:fldChar w:fldCharType="begin"/>
      </w:r>
      <w:r w:rsidR="00C14C40">
        <w:instrText xml:space="preserve"> SEQ Figure \* ARABIC </w:instrText>
      </w:r>
      <w:r w:rsidR="00C14C40">
        <w:fldChar w:fldCharType="separate"/>
      </w:r>
      <w:r w:rsidR="00094281">
        <w:rPr>
          <w:noProof/>
        </w:rPr>
        <w:t>13</w:t>
      </w:r>
      <w:r w:rsidR="00C14C40">
        <w:rPr>
          <w:noProof/>
        </w:rPr>
        <w:fldChar w:fldCharType="end"/>
      </w:r>
      <w:bookmarkEnd w:id="188"/>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43340B96" w:rsidR="00136FA8" w:rsidRDefault="003E3F59" w:rsidP="00136FA8">
      <w:pPr>
        <w:pStyle w:val="Caption"/>
      </w:pPr>
      <w:bookmarkStart w:id="189" w:name="_Ref52636075"/>
      <w:r>
        <w:t xml:space="preserve">Figure </w:t>
      </w:r>
      <w:r w:rsidR="00C14C40">
        <w:fldChar w:fldCharType="begin"/>
      </w:r>
      <w:r w:rsidR="00C14C40">
        <w:instrText xml:space="preserve"> SEQ Figure \* ARABIC </w:instrText>
      </w:r>
      <w:r w:rsidR="00C14C40">
        <w:fldChar w:fldCharType="separate"/>
      </w:r>
      <w:r w:rsidR="00094281">
        <w:rPr>
          <w:noProof/>
        </w:rPr>
        <w:t>14</w:t>
      </w:r>
      <w:r w:rsidR="00C14C40">
        <w:rPr>
          <w:noProof/>
        </w:rPr>
        <w:fldChar w:fldCharType="end"/>
      </w:r>
      <w:bookmarkEnd w:id="189"/>
      <w:r>
        <w:t>: Life Expectancy &amp; Schooling</w:t>
      </w:r>
    </w:p>
    <w:p w14:paraId="0B0F12C9" w14:textId="5FE33685"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27145"/>
                    </a:xfrm>
                    <a:prstGeom prst="rect">
                      <a:avLst/>
                    </a:prstGeom>
                  </pic:spPr>
                </pic:pic>
              </a:graphicData>
            </a:graphic>
          </wp:inline>
        </w:drawing>
      </w:r>
    </w:p>
    <w:p w14:paraId="6FB4CA2C" w14:textId="6E49E072" w:rsidR="00037014" w:rsidRDefault="00037014" w:rsidP="00037014">
      <w:pPr>
        <w:pStyle w:val="Caption"/>
      </w:pPr>
      <w:bookmarkStart w:id="190" w:name="_Ref52657621"/>
      <w:r>
        <w:t xml:space="preserve">Figure </w:t>
      </w:r>
      <w:r w:rsidR="00C14C40">
        <w:fldChar w:fldCharType="begin"/>
      </w:r>
      <w:r w:rsidR="00C14C40">
        <w:instrText xml:space="preserve"> SEQ Figure \* ARABIC </w:instrText>
      </w:r>
      <w:r w:rsidR="00C14C40">
        <w:fldChar w:fldCharType="separate"/>
      </w:r>
      <w:r w:rsidR="00094281">
        <w:rPr>
          <w:noProof/>
        </w:rPr>
        <w:t>15</w:t>
      </w:r>
      <w:r w:rsidR="00C14C40">
        <w:rPr>
          <w:noProof/>
        </w:rPr>
        <w:fldChar w:fldCharType="end"/>
      </w:r>
      <w:bookmarkEnd w:id="190"/>
      <w:r>
        <w:t xml:space="preserve">: Plot of RSS, Adjusted </w:t>
      </w:r>
      <w:proofErr w:type="spellStart"/>
      <w:r>
        <w:t>RSq</w:t>
      </w:r>
      <w:proofErr w:type="spellEnd"/>
      <w:r>
        <w:t>,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1D73AA2C" w:rsidR="00037014" w:rsidRDefault="00037014" w:rsidP="00037014">
      <w:pPr>
        <w:pStyle w:val="Caption"/>
      </w:pPr>
      <w:bookmarkStart w:id="191" w:name="_Ref52657655"/>
      <w:bookmarkStart w:id="192" w:name="_Ref52707580"/>
      <w:r>
        <w:t xml:space="preserve">Figure </w:t>
      </w:r>
      <w:r w:rsidR="00C14C40">
        <w:fldChar w:fldCharType="begin"/>
      </w:r>
      <w:r w:rsidR="00C14C40">
        <w:instrText xml:space="preserve"> SEQ Figure \* ARABIC </w:instrText>
      </w:r>
      <w:r w:rsidR="00C14C40">
        <w:fldChar w:fldCharType="separate"/>
      </w:r>
      <w:r w:rsidR="00094281">
        <w:rPr>
          <w:noProof/>
        </w:rPr>
        <w:t>16</w:t>
      </w:r>
      <w:r w:rsidR="00C14C40">
        <w:rPr>
          <w:noProof/>
        </w:rPr>
        <w:fldChar w:fldCharType="end"/>
      </w:r>
      <w:bookmarkEnd w:id="191"/>
      <w:r>
        <w:t>: Variable Selection of Best Subset Selection</w:t>
      </w:r>
      <w:bookmarkEnd w:id="192"/>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31"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2669473" w:rsidR="00037014" w:rsidRPr="00037014" w:rsidRDefault="009F4C68" w:rsidP="009F4C68">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17</w:t>
      </w:r>
      <w:r w:rsidR="00C14C40">
        <w:rPr>
          <w:noProof/>
        </w:rPr>
        <w:fldChar w:fldCharType="end"/>
      </w:r>
      <w:r>
        <w:t>: Coefficients of Full Model, Forward Selection, and Backwards Selection</w:t>
      </w:r>
    </w:p>
    <w:p w14:paraId="3A4B637E" w14:textId="77777777" w:rsidR="00D27FEA" w:rsidRDefault="00D27FEA" w:rsidP="00D27FEA">
      <w:pPr>
        <w:keepNext/>
      </w:pPr>
      <w:r>
        <w:rPr>
          <w:noProof/>
        </w:rPr>
        <w:lastRenderedPageBreak/>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43F664BD" w:rsidR="00D27FEA" w:rsidRDefault="00D27FEA" w:rsidP="00D27FEA">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18</w:t>
      </w:r>
      <w:r w:rsidR="00C14C40">
        <w:rPr>
          <w:noProof/>
        </w:rPr>
        <w:fldChar w:fldCharType="end"/>
      </w:r>
      <w:r>
        <w:t>: Comparison of Predicted Values and Life Expectancy</w:t>
      </w:r>
      <w:r w:rsidR="00395889">
        <w:t xml:space="preserve"> for interpretable model</w:t>
      </w:r>
    </w:p>
    <w:p w14:paraId="08305200" w14:textId="77777777" w:rsidR="00D27FEA" w:rsidRDefault="00D27FEA" w:rsidP="00D27FEA">
      <w:pPr>
        <w:keepNext/>
      </w:pPr>
      <w:r>
        <w:rPr>
          <w:noProof/>
        </w:rPr>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40C6917B" w14:textId="5D1C063A" w:rsidR="00D27FEA" w:rsidRDefault="00D27FEA" w:rsidP="00D27FEA">
      <w:pPr>
        <w:pStyle w:val="Caption"/>
      </w:pPr>
      <w:bookmarkStart w:id="193" w:name="_Ref52656756"/>
      <w:r>
        <w:t xml:space="preserve">Figure </w:t>
      </w:r>
      <w:r w:rsidR="00C14C40">
        <w:fldChar w:fldCharType="begin"/>
      </w:r>
      <w:r w:rsidR="00C14C40">
        <w:instrText xml:space="preserve"> SEQ Figure \* ARABIC </w:instrText>
      </w:r>
      <w:r w:rsidR="00C14C40">
        <w:fldChar w:fldCharType="separate"/>
      </w:r>
      <w:r w:rsidR="00094281">
        <w:rPr>
          <w:noProof/>
        </w:rPr>
        <w:t>19</w:t>
      </w:r>
      <w:r w:rsidR="00C14C40">
        <w:rPr>
          <w:noProof/>
        </w:rPr>
        <w:fldChar w:fldCharType="end"/>
      </w:r>
      <w:bookmarkEnd w:id="193"/>
      <w:r>
        <w:t>: Analysis of Residuals</w:t>
      </w:r>
    </w:p>
    <w:p w14:paraId="45B7485B" w14:textId="77777777" w:rsidR="00D27FEA" w:rsidRDefault="00D27FEA" w:rsidP="00D27FEA">
      <w:pPr>
        <w:keepNext/>
      </w:pPr>
      <w:r>
        <w:rPr>
          <w:noProof/>
        </w:rPr>
        <w:lastRenderedPageBreak/>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1FB8C8C3" w14:textId="0DC57FA6" w:rsidR="00D27FEA" w:rsidRDefault="00D27FEA" w:rsidP="00D27FEA">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20</w:t>
      </w:r>
      <w:r w:rsidR="00C14C40">
        <w:rPr>
          <w:noProof/>
        </w:rPr>
        <w:fldChar w:fldCharType="end"/>
      </w:r>
      <w:r>
        <w:t>: Residuals from Fitting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3595" cy="1673450"/>
                    </a:xfrm>
                    <a:prstGeom prst="rect">
                      <a:avLst/>
                    </a:prstGeom>
                  </pic:spPr>
                </pic:pic>
              </a:graphicData>
            </a:graphic>
          </wp:inline>
        </w:drawing>
      </w:r>
    </w:p>
    <w:p w14:paraId="7E3255DD" w14:textId="77777777" w:rsidR="001D2003" w:rsidRDefault="00395889" w:rsidP="009261BB">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8072" cy="1785990"/>
                    </a:xfrm>
                    <a:prstGeom prst="rect">
                      <a:avLst/>
                    </a:prstGeom>
                  </pic:spPr>
                </pic:pic>
              </a:graphicData>
            </a:graphic>
          </wp:inline>
        </w:drawing>
      </w:r>
      <w:r w:rsidRPr="00395889">
        <w:rPr>
          <w:noProof/>
        </w:rPr>
        <w:t xml:space="preserve"> </w:t>
      </w:r>
      <w:r w:rsidR="00D00611" w:rsidRPr="00D00611">
        <w:rPr>
          <w:noProof/>
        </w:rPr>
        <w:drawing>
          <wp:inline distT="0" distB="0" distL="0" distR="0" wp14:anchorId="2323AC81" wp14:editId="2911A01A">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3916" cy="1787365"/>
                    </a:xfrm>
                    <a:prstGeom prst="rect">
                      <a:avLst/>
                    </a:prstGeom>
                  </pic:spPr>
                </pic:pic>
              </a:graphicData>
            </a:graphic>
          </wp:inline>
        </w:drawing>
      </w:r>
    </w:p>
    <w:p w14:paraId="2300B07F" w14:textId="5125DB47" w:rsidR="00395889" w:rsidRDefault="001D2003" w:rsidP="009261BB">
      <w:pPr>
        <w:pStyle w:val="Caption"/>
        <w:rPr>
          <w:noProof/>
        </w:rPr>
      </w:pPr>
      <w:r>
        <w:t xml:space="preserve">Figure </w:t>
      </w:r>
      <w:r w:rsidR="00094281">
        <w:t>21:</w:t>
      </w:r>
      <w:r>
        <w:t xml:space="preserve"> Plots of response variables versus each of the predictors on our reduced data set for the interpretable model</w:t>
      </w:r>
    </w:p>
    <w:p w14:paraId="14FF1DAE" w14:textId="100BB2B9" w:rsidR="00395889" w:rsidRDefault="00395889" w:rsidP="00D27FEA"/>
    <w:p w14:paraId="2DC5E097" w14:textId="77777777" w:rsidR="001D2003" w:rsidRDefault="00386811" w:rsidP="009261BB">
      <w:pPr>
        <w:keepNext/>
      </w:pPr>
      <w:r w:rsidRPr="00386811">
        <w:rPr>
          <w:noProof/>
        </w:rPr>
        <w:lastRenderedPageBreak/>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54730"/>
                    </a:xfrm>
                    <a:prstGeom prst="rect">
                      <a:avLst/>
                    </a:prstGeom>
                  </pic:spPr>
                </pic:pic>
              </a:graphicData>
            </a:graphic>
          </wp:inline>
        </w:drawing>
      </w:r>
    </w:p>
    <w:p w14:paraId="2BD41243" w14:textId="652E388E" w:rsidR="00386811" w:rsidRDefault="001D2003" w:rsidP="009261BB">
      <w:pPr>
        <w:pStyle w:val="Caption"/>
      </w:pPr>
      <w:r>
        <w:t xml:space="preserve">Figure </w:t>
      </w:r>
      <w:r>
        <w:fldChar w:fldCharType="begin"/>
      </w:r>
      <w:r>
        <w:instrText xml:space="preserve"> SEQ Figure \* ARABIC </w:instrText>
      </w:r>
      <w:r>
        <w:fldChar w:fldCharType="separate"/>
      </w:r>
      <w:r w:rsidR="00094281">
        <w:rPr>
          <w:noProof/>
        </w:rPr>
        <w:t>22</w:t>
      </w:r>
      <w:r>
        <w:fldChar w:fldCharType="end"/>
      </w:r>
      <w:r>
        <w:t>: Plot of LASSO results showing the top four predictors</w:t>
      </w:r>
    </w:p>
    <w:p w14:paraId="6690DE21" w14:textId="5EA6896E" w:rsidR="0023461E" w:rsidRDefault="0023461E" w:rsidP="0023461E"/>
    <w:p w14:paraId="35F31AF3" w14:textId="2FC16CBC" w:rsidR="0023461E" w:rsidRDefault="0023461E" w:rsidP="0023461E">
      <w:r w:rsidRPr="0023461E">
        <w:rPr>
          <w:noProof/>
        </w:rPr>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59175"/>
                    </a:xfrm>
                    <a:prstGeom prst="rect">
                      <a:avLst/>
                    </a:prstGeom>
                  </pic:spPr>
                </pic:pic>
              </a:graphicData>
            </a:graphic>
          </wp:inline>
        </w:drawing>
      </w:r>
    </w:p>
    <w:p w14:paraId="3C8CAEBB" w14:textId="615DF0DC" w:rsidR="0023461E" w:rsidRDefault="0023461E" w:rsidP="0023461E">
      <w:pPr>
        <w:pStyle w:val="Caption"/>
      </w:pPr>
      <w:r>
        <w:t>Figures 26. Plot of LASSO results including country.</w:t>
      </w:r>
    </w:p>
    <w:p w14:paraId="2A753ACB" w14:textId="77777777" w:rsidR="0023461E" w:rsidRPr="00D00611" w:rsidRDefault="0023461E" w:rsidP="009261BB"/>
    <w:p w14:paraId="2661F3D3" w14:textId="77777777" w:rsidR="00386811" w:rsidRPr="00D27FEA" w:rsidRDefault="00386811"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proofErr w:type="gramStart"/>
      <w:r w:rsidRPr="0085056E">
        <w:rPr>
          <w:rStyle w:val="KeywordTok"/>
          <w:sz w:val="21"/>
          <w:szCs w:val="21"/>
        </w:rPr>
        <w:t>tree</w:t>
      </w:r>
      <w:r w:rsidRPr="0085056E">
        <w:rPr>
          <w:rStyle w:val="NormalTok"/>
          <w:sz w:val="21"/>
          <w:szCs w:val="21"/>
        </w:rPr>
        <w:t>(</w:t>
      </w:r>
      <w:proofErr w:type="spellStart"/>
      <w:proofErr w:type="gramEnd"/>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w:t>
      </w:r>
      <w:proofErr w:type="gramStart"/>
      <w:r w:rsidRPr="0085056E">
        <w:rPr>
          <w:rStyle w:val="VerbatimChar"/>
          <w:sz w:val="21"/>
          <w:szCs w:val="21"/>
        </w:rPr>
        <w:t>51000  -</w:t>
      </w:r>
      <w:proofErr w:type="gramEnd"/>
      <w:r w:rsidRPr="0085056E">
        <w:rPr>
          <w:rStyle w:val="VerbatimChar"/>
          <w:sz w:val="21"/>
          <w:szCs w:val="21"/>
        </w:rPr>
        <w:t>2.11000  -0.05483   0.00000   2.19300  16.19000</w:t>
      </w:r>
    </w:p>
    <w:p w14:paraId="3CAF2D28" w14:textId="61A6A4F2" w:rsidR="00C026D1" w:rsidRDefault="004D15BB" w:rsidP="004D15BB">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23</w:t>
      </w:r>
      <w:r w:rsidR="00C14C40">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194" w:name="_Hlk52641711"/>
      <w:r>
        <w:rPr>
          <w:noProof/>
        </w:rPr>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1"/>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56B579B7" w:rsidR="00C026D1" w:rsidRDefault="004D15BB" w:rsidP="004D15BB">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24</w:t>
      </w:r>
      <w:r w:rsidR="00C14C40">
        <w:rPr>
          <w:noProof/>
        </w:rPr>
        <w:fldChar w:fldCharType="end"/>
      </w:r>
      <w:r>
        <w:t xml:space="preserve">: </w:t>
      </w:r>
      <w:r w:rsidRPr="008B01A0">
        <w:t>Model fit for our test data set using a tree regression</w:t>
      </w:r>
    </w:p>
    <w:bookmarkEnd w:id="194"/>
    <w:p w14:paraId="017FD860" w14:textId="77777777" w:rsidR="004D15BB" w:rsidRDefault="00C026D1" w:rsidP="004D15BB">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2"/>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43A5ABE9" w14:textId="630B48A1" w:rsidR="00C026D1" w:rsidRPr="00C026D1" w:rsidRDefault="004D15BB" w:rsidP="004D15BB">
      <w:pPr>
        <w:pStyle w:val="Caption"/>
      </w:pPr>
      <w:r>
        <w:t xml:space="preserve">Figure </w:t>
      </w:r>
      <w:r w:rsidR="00395889">
        <w:t>27:</w:t>
      </w:r>
      <w:r>
        <w:t xml:space="preserve"> </w:t>
      </w:r>
      <w:r w:rsidRPr="001A5C11">
        <w:t>Model fit for our test data set using a random forest regression which used all predictors and 5 splits per node</w:t>
      </w:r>
    </w:p>
    <w:p w14:paraId="063B6049" w14:textId="77777777" w:rsidR="004D15BB" w:rsidRDefault="000F7CD7" w:rsidP="004D15BB">
      <w:pPr>
        <w:keepNext/>
      </w:pPr>
      <w:r>
        <w:rPr>
          <w:noProof/>
        </w:rPr>
        <w:lastRenderedPageBreak/>
        <w:drawing>
          <wp:inline distT="0" distB="0" distL="0" distR="0" wp14:anchorId="51B44B9D" wp14:editId="637BA90B">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3"/>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42EE3AD4" w:rsidR="00C026D1" w:rsidRDefault="004D15BB" w:rsidP="004D15BB">
      <w:pPr>
        <w:pStyle w:val="Caption"/>
      </w:pPr>
      <w:r>
        <w:t xml:space="preserve">Figure </w:t>
      </w:r>
      <w:r w:rsidR="00C14C40">
        <w:fldChar w:fldCharType="begin"/>
      </w:r>
      <w:r w:rsidR="00C14C40">
        <w:instrText xml:space="preserve"> SEQ Figure \* ARABIC </w:instrText>
      </w:r>
      <w:r w:rsidR="00C14C40">
        <w:fldChar w:fldCharType="separate"/>
      </w:r>
      <w:r w:rsidR="00094281">
        <w:rPr>
          <w:noProof/>
        </w:rPr>
        <w:t>25</w:t>
      </w:r>
      <w:r w:rsidR="00C14C40">
        <w:rPr>
          <w:noProof/>
        </w:rPr>
        <w:fldChar w:fldCharType="end"/>
      </w:r>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w:t>
      </w:r>
      <w:proofErr w:type="gramStart"/>
      <w:r w:rsidRPr="007B4096">
        <w:rPr>
          <w:rFonts w:ascii="Courier New" w:eastAsia="Times New Roman" w:hAnsi="Courier New" w:cs="Courier New"/>
          <w:color w:val="333333"/>
          <w:sz w:val="15"/>
          <w:szCs w:val="15"/>
        </w:rPr>
        <w:t>csv</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janitor::</w:t>
      </w:r>
      <w:proofErr w:type="spellStart"/>
      <w:proofErr w:type="gramEnd"/>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histogram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qq</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w:t>
      </w:r>
      <w:proofErr w:type="gramStart"/>
      <w:r w:rsidRPr="007B4096">
        <w:rPr>
          <w:rFonts w:ascii="Courier New" w:eastAsia="Times New Roman" w:hAnsi="Courier New" w:cs="Courier New"/>
          <w:color w:val="333333"/>
          <w:sz w:val="15"/>
          <w:szCs w:val="15"/>
        </w:rPr>
        <w:t>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gramStart"/>
      <w:r w:rsidRPr="007B4096">
        <w:rPr>
          <w:rFonts w:ascii="Courier New" w:eastAsia="Times New Roman" w:hAnsi="Courier New" w:cs="Courier New"/>
          <w:color w:val="333333"/>
          <w:sz w:val="15"/>
          <w:szCs w:val="15"/>
        </w:rPr>
        <w:t>status</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roofErr w:type="gramEnd"/>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w:t>
      </w:r>
      <w:proofErr w:type="gramStart"/>
      <w:r w:rsidRPr="007B4096">
        <w:rPr>
          <w:rFonts w:ascii="Courier New" w:eastAsia="Times New Roman" w:hAnsi="Courier New" w:cs="Courier New"/>
          <w:color w:val="333333"/>
          <w:sz w:val="15"/>
          <w:szCs w:val="15"/>
        </w:rPr>
        <w:t>(!is.na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w:t>
      </w:r>
      <w:proofErr w:type="gramStart"/>
      <w:r w:rsidRPr="007B4096">
        <w:rPr>
          <w:rFonts w:ascii="Courier New" w:eastAsia="Times New Roman" w:hAnsi="Courier New" w:cs="Courier New"/>
          <w:color w:val="333333"/>
          <w:sz w:val="15"/>
          <w:szCs w:val="15"/>
        </w:rPr>
        <w:t>header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gramStart"/>
      <w:r w:rsidRPr="007B4096">
        <w:rPr>
          <w:rFonts w:ascii="Courier New" w:eastAsia="Times New Roman" w:hAnsi="Courier New" w:cs="Courier New"/>
          <w:color w:val="333333"/>
          <w:sz w:val="15"/>
          <w:szCs w:val="15"/>
        </w:rPr>
        <w:t>count(</w:t>
      </w:r>
      <w:proofErr w:type="gramEnd"/>
      <w:r w:rsidRPr="007B4096">
        <w:rPr>
          <w:rFonts w:ascii="Courier New" w:eastAsia="Times New Roman" w:hAnsi="Courier New" w:cs="Courier New"/>
          <w:color w:val="333333"/>
          <w:sz w:val="15"/>
          <w:szCs w:val="15"/>
        </w:rPr>
        <w: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 xml:space="preserve">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rename(</w:t>
      </w:r>
      <w:proofErr w:type="gramEnd"/>
      <w:r w:rsidRPr="007B4096">
        <w:rPr>
          <w:rFonts w:ascii="Courier New" w:eastAsia="Times New Roman" w:hAnsi="Courier New" w:cs="Courier New"/>
          <w:color w:val="333333"/>
          <w:sz w:val="15"/>
          <w:szCs w:val="15"/>
        </w:rPr>
        <w:t xml:space="preserv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roofErr w:type="gramStart"/>
      <w:r w:rsidRPr="007B4096">
        <w:rPr>
          <w:rFonts w:ascii="Courier New" w:eastAsia="Times New Roman" w:hAnsi="Courier New" w:cs="Courier New"/>
          <w:color w:val="333333"/>
          <w:sz w:val="15"/>
          <w:szCs w:val="15"/>
        </w:rPr>
        <w:t>filter(</w:t>
      </w:r>
      <w:proofErr w:type="gramEnd"/>
      <w:r w:rsidRPr="007B4096">
        <w:rPr>
          <w:rFonts w:ascii="Courier New" w:eastAsia="Times New Roman" w:hAnsi="Courier New" w:cs="Courier New"/>
          <w:color w:val="333333"/>
          <w:sz w:val="15"/>
          <w:szCs w:val="15"/>
        </w:rPr>
        <w:t>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w:t>
      </w:r>
      <w:proofErr w:type="gramStart"/>
      <w:r w:rsidRPr="007B4096">
        <w:rPr>
          <w:rFonts w:ascii="Courier New" w:eastAsia="Times New Roman" w:hAnsi="Courier New" w:cs="Courier New"/>
          <w:i/>
          <w:iCs/>
          <w:color w:val="999988"/>
          <w:sz w:val="15"/>
          <w:szCs w:val="15"/>
        </w:rPr>
        <w:t>are</w:t>
      </w:r>
      <w:proofErr w:type="gramEnd"/>
      <w:r w:rsidRPr="007B4096">
        <w:rPr>
          <w:rFonts w:ascii="Courier New" w:eastAsia="Times New Roman" w:hAnsi="Courier New" w:cs="Courier New"/>
          <w:i/>
          <w:iCs/>
          <w:color w:val="999988"/>
          <w:sz w:val="15"/>
          <w:szCs w:val="15"/>
        </w:rPr>
        <w:t xml:space="preserv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gramEnd"/>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w:t>
      </w:r>
      <w:proofErr w:type="gramStart"/>
      <w:r w:rsidRPr="007B4096">
        <w:rPr>
          <w:rFonts w:ascii="Courier New" w:eastAsia="Times New Roman" w:hAnsi="Courier New" w:cs="Courier New"/>
          <w:color w:val="333333"/>
          <w:sz w:val="15"/>
          <w:szCs w:val="15"/>
        </w:rPr>
        <w:t>interp</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tibble</w:t>
      </w:r>
      <w:proofErr w:type="spellEnd"/>
      <w:r w:rsidRPr="007B4096">
        <w:rPr>
          <w:rFonts w:ascii="Courier New" w:eastAsia="Times New Roman" w:hAnsi="Courier New" w:cs="Courier New"/>
          <w:color w:val="333333"/>
          <w:sz w:val="15"/>
          <w:szCs w:val="15"/>
        </w:rPr>
        <w:t>(</w:t>
      </w:r>
      <w:proofErr w:type="gramEnd"/>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w:t>
      </w:r>
      <w:proofErr w:type="gramStart"/>
      <w:r w:rsidRPr="007B4096">
        <w:rPr>
          <w:rFonts w:ascii="Courier New" w:eastAsia="Times New Roman" w:hAnsi="Courier New" w:cs="Courier New"/>
          <w:color w:val="333333"/>
          <w:sz w:val="15"/>
          <w:szCs w:val="15"/>
        </w:rPr>
        <w:t>names(</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round(</w:t>
      </w:r>
      <w:proofErr w:type="spellStart"/>
      <w:proofErr w:type="gramEnd"/>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w:t>
      </w:r>
      <w:proofErr w:type="gramStart"/>
      <w:r w:rsidRPr="007B4096">
        <w:rPr>
          <w:rFonts w:ascii="Courier New" w:eastAsia="Times New Roman" w:hAnsi="Courier New" w:cs="Courier New"/>
          <w:i/>
          <w:iCs/>
          <w:color w:val="999988"/>
          <w:sz w:val="15"/>
          <w:szCs w:val="15"/>
        </w:rPr>
        <w:t>dependencies</w:t>
      </w:r>
      <w:proofErr w:type="gramEnd"/>
      <w:r w:rsidRPr="007B4096">
        <w:rPr>
          <w:rFonts w:ascii="Courier New" w:eastAsia="Times New Roman" w:hAnsi="Courier New" w:cs="Courier New"/>
          <w:i/>
          <w:iCs/>
          <w:color w:val="999988"/>
          <w:sz w:val="15"/>
          <w:szCs w:val="15"/>
        </w:rPr>
        <w:t xml:space="preserve">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test model matric to form the </w:t>
      </w:r>
      <w:proofErr w:type="gramStart"/>
      <w:r w:rsidRPr="007B4096">
        <w:rPr>
          <w:rFonts w:ascii="Courier New" w:eastAsia="Times New Roman" w:hAnsi="Courier New" w:cs="Courier New"/>
          <w:i/>
          <w:iCs/>
          <w:color w:val="999988"/>
          <w:sz w:val="15"/>
          <w:szCs w:val="15"/>
        </w:rPr>
        <w:t>predictions, and</w:t>
      </w:r>
      <w:proofErr w:type="gramEnd"/>
      <w:r w:rsidRPr="007B4096">
        <w:rPr>
          <w:rFonts w:ascii="Courier New" w:eastAsia="Times New Roman" w:hAnsi="Courier New" w:cs="Courier New"/>
          <w:i/>
          <w:iCs/>
          <w:color w:val="999988"/>
          <w:sz w:val="15"/>
          <w:szCs w:val="15"/>
        </w:rPr>
        <w:t xml:space="preserve">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rep(</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w:t>
      </w:r>
      <w:proofErr w:type="gramStart"/>
      <w:r w:rsidRPr="007B4096">
        <w:rPr>
          <w:rFonts w:ascii="Courier New" w:eastAsia="Times New Roman" w:hAnsi="Courier New" w:cs="Courier New"/>
          <w:color w:val="333333"/>
          <w:sz w:val="15"/>
          <w:szCs w:val="15"/>
        </w:rPr>
        <w:t>mat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proofErr w:type="gram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Perform best subset selection on the full data </w:t>
      </w:r>
      <w:proofErr w:type="gramStart"/>
      <w:r w:rsidRPr="007B4096">
        <w:rPr>
          <w:rFonts w:ascii="Courier New" w:eastAsia="Times New Roman" w:hAnsi="Courier New" w:cs="Courier New"/>
          <w:i/>
          <w:iCs/>
          <w:color w:val="999988"/>
          <w:sz w:val="15"/>
          <w:szCs w:val="15"/>
        </w:rPr>
        <w:t>set, and</w:t>
      </w:r>
      <w:proofErr w:type="gramEnd"/>
      <w:r w:rsidRPr="007B4096">
        <w:rPr>
          <w:rFonts w:ascii="Courier New" w:eastAsia="Times New Roman" w:hAnsi="Courier New" w:cs="Courier New"/>
          <w:i/>
          <w:iCs/>
          <w:color w:val="999988"/>
          <w:sz w:val="15"/>
          <w:szCs w:val="15"/>
        </w:rPr>
        <w:t xml:space="preserve">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folds &lt;- </w:t>
      </w:r>
      <w:proofErr w:type="gramStart"/>
      <w:r w:rsidRPr="007B4096">
        <w:rPr>
          <w:rFonts w:ascii="Courier New" w:eastAsia="Times New Roman" w:hAnsi="Courier New" w:cs="Courier New"/>
          <w:color w:val="333333"/>
          <w:sz w:val="15"/>
          <w:szCs w:val="15"/>
        </w:rPr>
        <w:t>sample(</w:t>
      </w:r>
      <w:proofErr w:type="gramEnd"/>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matrix(</w:t>
      </w:r>
      <w:proofErr w:type="gramEnd"/>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predict.regsubsets</w:t>
      </w:r>
      <w:proofErr w:type="spellEnd"/>
      <w:proofErr w:type="gram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proofErr w:type="gramStart"/>
      <w:r w:rsidRPr="007B4096">
        <w:rPr>
          <w:rFonts w:ascii="Courier New" w:eastAsia="Times New Roman" w:hAnsi="Courier New" w:cs="Courier New"/>
          <w:color w:val="333333"/>
          <w:sz w:val="15"/>
          <w:szCs w:val="15"/>
        </w:rPr>
        <w:t>as.formula</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mat[</w:t>
      </w:r>
      <w:proofErr w:type="gram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w:t>
      </w:r>
      <w:proofErr w:type="gramEnd"/>
      <w:r w:rsidRPr="007B4096">
        <w:rPr>
          <w:rFonts w:ascii="Courier New" w:eastAsia="Times New Roman" w:hAnsi="Courier New" w:cs="Courier New"/>
          <w:color w:val="333333"/>
          <w:sz w:val="15"/>
          <w:szCs w:val="15"/>
        </w:rPr>
        <w:t>)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w:t>
      </w:r>
      <w:proofErr w:type="gramStart"/>
      <w:r w:rsidRPr="007B4096">
        <w:rPr>
          <w:rFonts w:ascii="Courier New" w:eastAsia="Times New Roman" w:hAnsi="Courier New" w:cs="Courier New"/>
          <w:color w:val="333333"/>
          <w:sz w:val="15"/>
          <w:szCs w:val="15"/>
        </w:rPr>
        <w:t>errors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apply(</w:t>
      </w:r>
      <w:proofErr w:type="spellStart"/>
      <w:proofErr w:type="gramEnd"/>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w:t>
      </w:r>
      <w:proofErr w:type="gramStart"/>
      <w:r w:rsidRPr="007B4096">
        <w:rPr>
          <w:rFonts w:ascii="Courier New" w:eastAsia="Times New Roman" w:hAnsi="Courier New" w:cs="Courier New"/>
          <w:color w:val="333333"/>
          <w:sz w:val="15"/>
          <w:szCs w:val="15"/>
        </w:rPr>
        <w:t>fitted.values</w:t>
      </w:r>
      <w:proofErr w:type="spellEnd"/>
      <w:proofErr w:type="gram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test.model</w:t>
      </w:r>
      <w:proofErr w:type="spellEnd"/>
      <w:proofErr w:type="gram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test.model</w:t>
      </w:r>
      <w:proofErr w:type="gramEnd"/>
      <w:r w:rsidRPr="007B4096">
        <w:rPr>
          <w:rFonts w:ascii="Courier New" w:eastAsia="Times New Roman" w:hAnsi="Courier New" w:cs="Courier New"/>
          <w:color w:val="333333"/>
          <w:sz w:val="15"/>
          <w:szCs w:val="15"/>
        </w:rPr>
        <w:t>$residuals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proofErr w:type="gramStart"/>
      <w:r w:rsidRPr="007B4096">
        <w:rPr>
          <w:rFonts w:ascii="Courier New" w:eastAsia="Times New Roman" w:hAnsi="Courier New" w:cs="Courier New"/>
          <w:i/>
          <w:iCs/>
          <w:color w:val="999988"/>
          <w:sz w:val="15"/>
          <w:szCs w:val="15"/>
        </w:rPr>
        <w:t>na.omit</w:t>
      </w:r>
      <w:proofErr w:type="spellEnd"/>
      <w:proofErr w:type="gram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points(</w:t>
      </w:r>
      <w:proofErr w:type="gramEnd"/>
      <w:r w:rsidRPr="007B4096">
        <w:rPr>
          <w:rFonts w:ascii="Courier New" w:eastAsia="Times New Roman" w:hAnsi="Courier New" w:cs="Courier New"/>
          <w:color w:val="333333"/>
          <w:sz w:val="15"/>
          <w:szCs w:val="15"/>
        </w:rPr>
        <w:t xml:space="preserve">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cols = </w:t>
      </w:r>
      <w:proofErr w:type="gramStart"/>
      <w:r w:rsidRPr="007B4096">
        <w:rPr>
          <w:rFonts w:ascii="Courier New" w:eastAsia="Times New Roman" w:hAnsi="Courier New" w:cs="Courier New"/>
          <w:color w:val="333333"/>
          <w:sz w:val="15"/>
          <w:szCs w:val="15"/>
        </w:rPr>
        <w:t>c(</w:t>
      </w:r>
      <w:proofErr w:type="gramEnd"/>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w:t>
      </w:r>
      <w:proofErr w:type="gramStart"/>
      <w:r w:rsidRPr="007B4096">
        <w:rPr>
          <w:rFonts w:ascii="Courier New" w:eastAsia="Times New Roman" w:hAnsi="Courier New" w:cs="Courier New"/>
          <w:color w:val="333333"/>
          <w:sz w:val="15"/>
          <w:szCs w:val="15"/>
        </w:rPr>
        <w:t>[,cols</w:t>
      </w:r>
      <w:proofErr w:type="gramEnd"/>
      <w:r w:rsidRPr="007B4096">
        <w:rPr>
          <w:rFonts w:ascii="Courier New" w:eastAsia="Times New Roman" w:hAnsi="Courier New" w:cs="Courier New"/>
          <w:color w:val="333333"/>
          <w:sz w:val="15"/>
          <w:szCs w:val="15"/>
        </w:rPr>
        <w:t>]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proofErr w:type="gramStart"/>
      <w:r w:rsidRPr="007B4096">
        <w:rPr>
          <w:rFonts w:ascii="Courier New" w:eastAsia="Times New Roman" w:hAnsi="Courier New" w:cs="Courier New"/>
          <w:i/>
          <w:iCs/>
          <w:color w:val="999988"/>
          <w:sz w:val="15"/>
          <w:szCs w:val="15"/>
        </w:rPr>
        <w:t>chart.Correlation</w:t>
      </w:r>
      <w:proofErr w:type="spellEnd"/>
      <w:proofErr w:type="gram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w:t>
      </w:r>
      <w:proofErr w:type="gramStart"/>
      <w:r w:rsidRPr="007B4096">
        <w:rPr>
          <w:rFonts w:ascii="Courier New" w:eastAsia="Times New Roman" w:hAnsi="Courier New" w:cs="Courier New"/>
          <w:i/>
          <w:iCs/>
          <w:color w:val="999988"/>
          <w:sz w:val="15"/>
          <w:szCs w:val="15"/>
        </w:rPr>
        <w:t>train[</w:t>
      </w:r>
      <w:proofErr w:type="gramEnd"/>
      <w:r w:rsidRPr="007B4096">
        <w:rPr>
          <w:rFonts w:ascii="Courier New" w:eastAsia="Times New Roman" w:hAnsi="Courier New" w:cs="Courier New"/>
          <w:i/>
          <w:iCs/>
          <w:color w:val="999988"/>
          <w:sz w:val="15"/>
          <w:szCs w:val="15"/>
        </w:rPr>
        <w:t>,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w:t>
      </w:r>
      <w:proofErr w:type="gramStart"/>
      <w:r w:rsidRPr="007B4096">
        <w:rPr>
          <w:rFonts w:ascii="Courier New" w:eastAsia="Times New Roman" w:hAnsi="Courier New" w:cs="Courier New"/>
          <w:color w:val="333333"/>
          <w:sz w:val="15"/>
          <w:szCs w:val="15"/>
        </w:rPr>
        <w:t>train[</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full.model</w:t>
      </w:r>
      <w:proofErr w:type="spellEnd"/>
      <w:proofErr w:type="gram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proofErr w:type="gramStart"/>
      <w:r w:rsidRPr="007B4096">
        <w:rPr>
          <w:rFonts w:ascii="Courier New" w:eastAsia="Times New Roman" w:hAnsi="Courier New" w:cs="Courier New"/>
          <w:color w:val="333333"/>
          <w:sz w:val="15"/>
          <w:szCs w:val="15"/>
        </w:rPr>
        <w:t>full.model</w:t>
      </w:r>
      <w:proofErr w:type="spellEnd"/>
      <w:proofErr w:type="gram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w:t>
      </w:r>
      <w:proofErr w:type="gramStart"/>
      <w:r w:rsidRPr="007B4096">
        <w:rPr>
          <w:rFonts w:ascii="Courier New" w:eastAsia="Times New Roman" w:hAnsi="Courier New" w:cs="Courier New"/>
          <w:color w:val="333333"/>
          <w:sz w:val="15"/>
          <w:szCs w:val="15"/>
        </w:rPr>
        <w:t>[,target</w:t>
      </w:r>
      <w:proofErr w:type="gramEnd"/>
      <w:r w:rsidRPr="007B4096">
        <w:rPr>
          <w:rFonts w:ascii="Courier New" w:eastAsia="Times New Roman" w:hAnsi="Courier New" w:cs="Courier New"/>
          <w:color w:val="333333"/>
          <w:sz w:val="15"/>
          <w:szCs w:val="15"/>
        </w:rPr>
        <w: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proofErr w:type="gramStart"/>
      <w:r w:rsidRPr="007B4096">
        <w:rPr>
          <w:rFonts w:ascii="Courier New" w:eastAsia="Times New Roman" w:hAnsi="Courier New" w:cs="Courier New"/>
          <w:color w:val="333333"/>
          <w:sz w:val="15"/>
          <w:szCs w:val="15"/>
        </w:rPr>
        <w:t>as.character</w:t>
      </w:r>
      <w:proofErr w:type="spellEnd"/>
      <w:proofErr w:type="gram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 =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metrics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c(</w:t>
      </w:r>
      <w:proofErr w:type="gramEnd"/>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proofErr w:type="gram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seq(</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as.matrix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w:t>
      </w:r>
      <w:proofErr w:type="gramStart"/>
      <w:r w:rsidRPr="007B4096">
        <w:rPr>
          <w:rFonts w:ascii="Courier New" w:eastAsia="Times New Roman" w:hAnsi="Courier New" w:cs="Courier New"/>
          <w:color w:val="333333"/>
          <w:sz w:val="15"/>
          <w:szCs w:val="15"/>
        </w:rPr>
        <w:t>sum(</w:t>
      </w:r>
      <w:proofErr w:type="gramEnd"/>
      <w:r w:rsidRPr="007B4096">
        <w:rPr>
          <w:rFonts w:ascii="Courier New" w:eastAsia="Times New Roman" w:hAnsi="Courier New" w:cs="Courier New"/>
          <w:color w:val="333333"/>
          <w:sz w:val="15"/>
          <w:szCs w:val="15"/>
        </w:rPr>
        <w:t>(true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w:t>
      </w:r>
      <w:proofErr w:type="gramStart"/>
      <w:r w:rsidRPr="007B4096">
        <w:rPr>
          <w:rFonts w:ascii="Courier New" w:eastAsia="Times New Roman" w:hAnsi="Courier New" w:cs="Courier New"/>
          <w:color w:val="333333"/>
          <w:sz w:val="15"/>
          <w:szCs w:val="15"/>
        </w:rPr>
        <w:t>sqrt(</w:t>
      </w:r>
      <w:proofErr w:type="gramEnd"/>
      <w:r w:rsidRPr="007B4096">
        <w:rPr>
          <w:rFonts w:ascii="Courier New" w:eastAsia="Times New Roman" w:hAnsi="Courier New" w:cs="Courier New"/>
          <w:color w:val="333333"/>
          <w:sz w:val="15"/>
          <w:szCs w:val="15"/>
        </w:rPr>
        <w: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w:t>
      </w:r>
      <w:proofErr w:type="gramStart"/>
      <w:r w:rsidRPr="007B4096">
        <w:rPr>
          <w:rFonts w:ascii="Courier New" w:eastAsia="Times New Roman" w:hAnsi="Courier New" w:cs="Courier New"/>
          <w:color w:val="333333"/>
          <w:sz w:val="15"/>
          <w:szCs w:val="15"/>
        </w:rPr>
        <w:t>results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select(</w:t>
      </w:r>
      <w:proofErr w:type="gramEnd"/>
      <w:r w:rsidRPr="007B4096">
        <w:rPr>
          <w:rFonts w:ascii="Courier New" w:eastAsia="Times New Roman" w:hAnsi="Courier New" w:cs="Courier New"/>
          <w:color w:val="333333"/>
          <w:sz w:val="15"/>
          <w:szCs w:val="15"/>
        </w:rPr>
        <w: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na.omit</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proofErr w:type="gram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w:t>
      </w:r>
      <w:proofErr w:type="gramStart"/>
      <w:r w:rsidRPr="007B4096">
        <w:rPr>
          <w:rFonts w:ascii="Courier New" w:eastAsia="Times New Roman" w:hAnsi="Courier New" w:cs="Courier New"/>
          <w:i/>
          <w:iCs/>
          <w:color w:val="999988"/>
          <w:sz w:val="15"/>
          <w:szCs w:val="15"/>
        </w:rPr>
        <w:t>point</w:t>
      </w:r>
      <w:proofErr w:type="spellEnd"/>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jitter</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w:t>
      </w:r>
      <w:proofErr w:type="gramStart"/>
      <w:r w:rsidRPr="007B4096">
        <w:rPr>
          <w:rFonts w:ascii="Courier New" w:eastAsia="Times New Roman" w:hAnsi="Courier New" w:cs="Courier New"/>
          <w:color w:val="333333"/>
          <w:sz w:val="15"/>
          <w:szCs w:val="15"/>
        </w:rPr>
        <w:t>smooth</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labs(</w:t>
      </w:r>
      <w:proofErr w:type="gram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w:t>
      </w:r>
      <w:proofErr w:type="gramStart"/>
      <w:r w:rsidRPr="007B4096">
        <w:rPr>
          <w:rFonts w:ascii="Courier New" w:eastAsia="Times New Roman" w:hAnsi="Courier New" w:cs="Courier New"/>
          <w:color w:val="333333"/>
          <w:sz w:val="15"/>
          <w:szCs w:val="15"/>
        </w:rPr>
        <w:t>ipsum</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ridge_mod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lastRenderedPageBreak/>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w:t>
      </w:r>
      <w:proofErr w:type="gram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w:t>
      </w:r>
      <w:proofErr w:type="gramStart"/>
      <w:r w:rsidRPr="007B4096">
        <w:rPr>
          <w:rFonts w:ascii="Courier New" w:eastAsia="Times New Roman" w:hAnsi="Courier New" w:cs="Courier New"/>
          <w:color w:val="333333"/>
          <w:sz w:val="15"/>
          <w:szCs w:val="15"/>
        </w:rPr>
        <w:t>data.frame</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proofErr w:type="gramStart"/>
      <w:r w:rsidRPr="007B4096">
        <w:rPr>
          <w:rFonts w:ascii="Courier New" w:eastAsia="Times New Roman" w:hAnsi="Courier New" w:cs="Courier New"/>
          <w:color w:val="333333"/>
          <w:sz w:val="15"/>
          <w:szCs w:val="15"/>
        </w:rPr>
        <w:t>[,col</w:t>
      </w:r>
      <w:proofErr w:type="gramEnd"/>
      <w:r w:rsidRPr="007B4096">
        <w:rPr>
          <w:rFonts w:ascii="Courier New" w:eastAsia="Times New Roman" w:hAnsi="Courier New" w:cs="Courier New"/>
          <w:color w:val="333333"/>
          <w:sz w:val="15"/>
          <w:szCs w:val="15"/>
        </w:rPr>
        <w:t>],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 xml:space="preserve">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spellStart"/>
      <w:proofErr w:type="gramEnd"/>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mutate(</w:t>
      </w:r>
      <w:proofErr w:type="gramEnd"/>
      <w:r w:rsidRPr="007B4096">
        <w:rPr>
          <w:rFonts w:ascii="Courier New" w:eastAsia="Times New Roman" w:hAnsi="Courier New" w:cs="Courier New"/>
          <w:color w:val="333333"/>
          <w:sz w:val="15"/>
          <w:szCs w:val="15"/>
        </w:rPr>
        <w:t>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333333"/>
          <w:sz w:val="15"/>
          <w:szCs w:val="15"/>
        </w:rPr>
        <w:t>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proofErr w:type="gramStart"/>
      <w:r w:rsidRPr="007B4096">
        <w:rPr>
          <w:rFonts w:ascii="Courier New" w:eastAsia="Times New Roman" w:hAnsi="Courier New" w:cs="Courier New"/>
          <w:i/>
          <w:iCs/>
          <w:color w:val="999988"/>
          <w:sz w:val="15"/>
          <w:szCs w:val="15"/>
        </w:rPr>
        <w:t>model.matrix</w:t>
      </w:r>
      <w:proofErr w:type="spellEnd"/>
      <w:proofErr w:type="gram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lasso_coef2[lasso_coef</w:t>
      </w:r>
      <w:proofErr w:type="gramStart"/>
      <w:r w:rsidRPr="007B4096">
        <w:rPr>
          <w:rFonts w:ascii="Courier New" w:eastAsia="Times New Roman" w:hAnsi="Courier New" w:cs="Courier New"/>
          <w:color w:val="333333"/>
          <w:sz w:val="15"/>
          <w:szCs w:val="15"/>
        </w:rPr>
        <w:t>2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proofErr w:type="gramStart"/>
      <w:r w:rsidRPr="007B4096">
        <w:rPr>
          <w:rFonts w:ascii="Courier New" w:eastAsia="Times New Roman" w:hAnsi="Courier New" w:cs="Courier New"/>
          <w:color w:val="333333"/>
          <w:sz w:val="15"/>
          <w:szCs w:val="15"/>
        </w:rPr>
        <w:t>model.matrix</w:t>
      </w:r>
      <w:proofErr w:type="spellEnd"/>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proofErr w:type="gramStart"/>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gramEnd"/>
      <w:r w:rsidRPr="007B4096">
        <w:rPr>
          <w:rFonts w:ascii="Courier New" w:eastAsia="Times New Roman" w:hAnsi="Courier New" w:cs="Courier New"/>
          <w:color w:val="333333"/>
          <w:sz w:val="15"/>
          <w:szCs w:val="15"/>
        </w:rPr>
        <w:t xml:space="preserve">(x3),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proofErr w:type="gramStart"/>
      <w:r w:rsidRPr="007B4096">
        <w:rPr>
          <w:rFonts w:ascii="Courier New" w:eastAsia="Times New Roman" w:hAnsi="Courier New" w:cs="Courier New"/>
          <w:color w:val="333333"/>
          <w:sz w:val="15"/>
          <w:szCs w:val="15"/>
        </w:rPr>
        <w:t>cv.glmnet</w:t>
      </w:r>
      <w:proofErr w:type="spellEnd"/>
      <w:proofErr w:type="gram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out3 &lt;- </w:t>
      </w:r>
      <w:proofErr w:type="spellStart"/>
      <w:proofErr w:type="gram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lasso_coef3[lasso_coef</w:t>
      </w:r>
      <w:proofErr w:type="gramStart"/>
      <w:r w:rsidRPr="007B4096">
        <w:rPr>
          <w:rFonts w:ascii="Courier New" w:eastAsia="Times New Roman" w:hAnsi="Courier New" w:cs="Courier New"/>
          <w:color w:val="333333"/>
          <w:sz w:val="15"/>
          <w:szCs w:val="15"/>
        </w:rPr>
        <w:t>3 !</w:t>
      </w:r>
      <w:proofErr w:type="gram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gramEnd"/>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i/>
          <w:iCs/>
          <w:color w:val="999988"/>
          <w:sz w:val="15"/>
          <w:szCs w:val="15"/>
        </w:rPr>
        <w:t>#[</w:t>
      </w:r>
      <w:proofErr w:type="gramEnd"/>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par(</w:t>
      </w:r>
      <w:proofErr w:type="spellStart"/>
      <w:proofErr w:type="gramEnd"/>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lines(</w:t>
      </w:r>
      <w:proofErr w:type="gram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w:t>
      </w:r>
      <w:proofErr w:type="gramStart"/>
      <w:r w:rsidRPr="007B4096">
        <w:rPr>
          <w:rFonts w:ascii="Courier New" w:eastAsia="Times New Roman" w:hAnsi="Courier New" w:cs="Courier New"/>
          <w:color w:val="333333"/>
          <w:sz w:val="15"/>
          <w:szCs w:val="15"/>
        </w:rPr>
        <w:t>c(</w:t>
      </w:r>
      <w:proofErr w:type="gramEnd"/>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proofErr w:type="gram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df_knn_standard2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na</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w:t>
      </w:r>
      <w:proofErr w:type="gramStart"/>
      <w:r w:rsidRPr="007B4096">
        <w:rPr>
          <w:rFonts w:ascii="Courier New" w:eastAsia="Times New Roman" w:hAnsi="Courier New" w:cs="Courier New"/>
          <w:color w:val="333333"/>
          <w:sz w:val="15"/>
          <w:szCs w:val="15"/>
        </w:rPr>
        <w:t>, ]</w:t>
      </w:r>
      <w:proofErr w:type="gramEnd"/>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roofErr w:type="gramEnd"/>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Predictions_knn5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w:t>
      </w:r>
      <w:proofErr w:type="gramStart"/>
      <w:r w:rsidRPr="007B4096">
        <w:rPr>
          <w:rFonts w:ascii="Courier New" w:eastAsia="Times New Roman" w:hAnsi="Courier New" w:cs="Courier New"/>
          <w:color w:val="333333"/>
          <w:sz w:val="15"/>
          <w:szCs w:val="15"/>
        </w:rPr>
        <w:t>3,newdata</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w:t>
      </w:r>
      <w:proofErr w:type="gramStart"/>
      <w:r w:rsidRPr="007B4096">
        <w:rPr>
          <w:rFonts w:ascii="Courier New" w:eastAsia="Times New Roman" w:hAnsi="Courier New" w:cs="Courier New"/>
          <w:color w:val="333333"/>
          <w:sz w:val="15"/>
          <w:szCs w:val="15"/>
        </w:rPr>
        <w:t>expectancy,Predictions</w:t>
      </w:r>
      <w:proofErr w:type="gramEnd"/>
      <w:r w:rsidRPr="007B4096">
        <w:rPr>
          <w:rFonts w:ascii="Courier New" w:eastAsia="Times New Roman" w:hAnsi="Courier New" w:cs="Courier New"/>
          <w:color w:val="333333"/>
          <w:sz w:val="15"/>
          <w:szCs w:val="15"/>
        </w:rPr>
        <w:t>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w:t>
      </w:r>
      <w:proofErr w:type="gramStart"/>
      <w:r w:rsidRPr="007B4096">
        <w:rPr>
          <w:rFonts w:ascii="Courier New" w:eastAsia="Times New Roman" w:hAnsi="Courier New" w:cs="Courier New"/>
          <w:color w:val="333333"/>
          <w:sz w:val="15"/>
          <w:szCs w:val="15"/>
        </w:rPr>
        <w:t>standard</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predict(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 .</w:t>
      </w:r>
      <w:proofErr w:type="gramEnd"/>
      <w:r w:rsidRPr="007B4096">
        <w:rPr>
          <w:rFonts w:ascii="Courier New" w:eastAsia="Times New Roman" w:hAnsi="Courier New" w:cs="Courier New"/>
          <w:color w:val="333333"/>
          <w:sz w:val="15"/>
          <w:szCs w:val="15"/>
        </w:rPr>
        <w:t>,</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proofErr w:type="gramStart"/>
      <w:r w:rsidRPr="007B4096">
        <w:rPr>
          <w:rFonts w:ascii="Courier New" w:eastAsia="Times New Roman" w:hAnsi="Courier New" w:cs="Courier New"/>
          <w:color w:val="333333"/>
          <w:sz w:val="15"/>
          <w:szCs w:val="15"/>
        </w:rPr>
        <w:t>expand.grid</w:t>
      </w:r>
      <w:proofErr w:type="spellEnd"/>
      <w:proofErr w:type="gram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gramStart"/>
      <w:r w:rsidRPr="007B4096">
        <w:rPr>
          <w:rFonts w:ascii="Courier New" w:eastAsia="Times New Roman" w:hAnsi="Courier New" w:cs="Courier New"/>
          <w:color w:val="333333"/>
          <w:sz w:val="15"/>
          <w:szCs w:val="15"/>
        </w:rPr>
        <w:t>train(</w:t>
      </w:r>
      <w:proofErr w:type="gramEnd"/>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ASE_3x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tree1 &lt;- </w:t>
      </w:r>
      <w:proofErr w:type="gramStart"/>
      <w:r w:rsidRPr="007B4096">
        <w:rPr>
          <w:rFonts w:ascii="Courier New" w:eastAsia="Times New Roman" w:hAnsi="Courier New" w:cs="Courier New"/>
          <w:color w:val="333333"/>
          <w:sz w:val="15"/>
          <w:szCs w:val="15"/>
        </w:rPr>
        <w:t>tree(</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proofErr w:type="gramStart"/>
      <w:r w:rsidRPr="007B4096">
        <w:rPr>
          <w:rFonts w:ascii="Courier New" w:eastAsia="Times New Roman" w:hAnsi="Courier New" w:cs="Courier New"/>
          <w:color w:val="333333"/>
          <w:sz w:val="15"/>
          <w:szCs w:val="15"/>
        </w:rPr>
        <w:t>cv.tree</w:t>
      </w:r>
      <w:proofErr w:type="spellEnd"/>
      <w:proofErr w:type="gram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gramEnd"/>
      <w:r w:rsidRPr="007B4096">
        <w:rPr>
          <w:rFonts w:ascii="Courier New" w:eastAsia="Times New Roman" w:hAnsi="Courier New" w:cs="Courier New"/>
          <w:color w:val="333333"/>
          <w:sz w:val="15"/>
          <w:szCs w:val="15"/>
        </w:rPr>
        <w:t xml:space="preserve">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rfFit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w:t>
      </w:r>
      <w:proofErr w:type="gramStart"/>
      <w:r w:rsidRPr="007B4096">
        <w:rPr>
          <w:rFonts w:ascii="Courier New" w:eastAsia="Times New Roman" w:hAnsi="Courier New" w:cs="Courier New"/>
          <w:color w:val="333333"/>
          <w:sz w:val="15"/>
          <w:szCs w:val="15"/>
        </w:rPr>
        <w:t>train</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spellEnd"/>
      <w:proofErr w:type="gram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w:t>
      </w:r>
      <w:proofErr w:type="gramStart"/>
      <w:r w:rsidRPr="007B4096">
        <w:rPr>
          <w:rFonts w:ascii="Courier New" w:eastAsia="Times New Roman" w:hAnsi="Courier New" w:cs="Courier New"/>
          <w:color w:val="333333"/>
          <w:sz w:val="15"/>
          <w:szCs w:val="15"/>
        </w:rPr>
        <w:t>mean(</w:t>
      </w:r>
      <w:proofErr w:type="gramEnd"/>
      <w:r w:rsidRPr="007B4096">
        <w:rPr>
          <w:rFonts w:ascii="Courier New" w:eastAsia="Times New Roman" w:hAnsi="Courier New" w:cs="Courier New"/>
          <w:color w:val="333333"/>
          <w:sz w:val="15"/>
          <w:szCs w:val="15"/>
        </w:rPr>
        <w:t xml:space="preserve">(yhat.rf2 -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gramStart"/>
      <w:r w:rsidRPr="007B4096">
        <w:rPr>
          <w:rFonts w:ascii="Courier New" w:eastAsia="Times New Roman" w:hAnsi="Courier New" w:cs="Courier New"/>
          <w:color w:val="333333"/>
          <w:sz w:val="15"/>
          <w:szCs w:val="15"/>
        </w:rPr>
        <w:t>yhat.rf2,tree</w:t>
      </w:r>
      <w:proofErr w:type="gramEnd"/>
      <w:r w:rsidRPr="007B4096">
        <w:rPr>
          <w:rFonts w:ascii="Courier New" w:eastAsia="Times New Roman" w:hAnsi="Courier New" w:cs="Courier New"/>
          <w:color w:val="333333"/>
          <w:sz w:val="15"/>
          <w:szCs w:val="15"/>
        </w:rPr>
        <w:t>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 xml:space="preserve">  &lt;</w:t>
      </w:r>
      <w:proofErr w:type="gram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set.seed</w:t>
      </w:r>
      <w:proofErr w:type="spellEnd"/>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proofErr w:type="gram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w:t>
      </w:r>
      <w:proofErr w:type="gramStart"/>
      <w:r w:rsidRPr="007B4096">
        <w:rPr>
          <w:rFonts w:ascii="Courier New" w:eastAsia="Times New Roman" w:hAnsi="Courier New" w:cs="Courier New"/>
          <w:color w:val="333333"/>
          <w:sz w:val="15"/>
          <w:szCs w:val="15"/>
        </w:rPr>
        <w:t>x</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yhat.rf</w:t>
      </w:r>
      <w:proofErr w:type="gramEnd"/>
      <w:r w:rsidRPr="007B4096">
        <w:rPr>
          <w:rFonts w:ascii="Courier New" w:eastAsia="Times New Roman" w:hAnsi="Courier New" w:cs="Courier New"/>
          <w:color w:val="333333"/>
          <w:sz w:val="15"/>
          <w:szCs w:val="15"/>
        </w:rPr>
        <w: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w:t>
      </w:r>
      <w:proofErr w:type="gramStart"/>
      <w:r w:rsidRPr="007B4096">
        <w:rPr>
          <w:rFonts w:ascii="Courier New" w:eastAsia="Times New Roman" w:hAnsi="Courier New" w:cs="Courier New"/>
          <w:color w:val="333333"/>
          <w:sz w:val="15"/>
          <w:szCs w:val="15"/>
        </w:rPr>
        <w:t>predict(</w:t>
      </w:r>
      <w:proofErr w:type="gramEnd"/>
      <w:r w:rsidRPr="007B4096">
        <w:rPr>
          <w:rFonts w:ascii="Courier New" w:eastAsia="Times New Roman" w:hAnsi="Courier New" w:cs="Courier New"/>
          <w:color w:val="333333"/>
          <w:sz w:val="15"/>
          <w:szCs w:val="15"/>
        </w:rPr>
        <w:t xml:space="preserve">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proofErr w:type="gramEnd"/>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gramStart"/>
      <w:r w:rsidRPr="007B4096">
        <w:rPr>
          <w:rFonts w:ascii="Courier New" w:eastAsia="Times New Roman" w:hAnsi="Courier New" w:cs="Courier New"/>
          <w:color w:val="333333"/>
          <w:sz w:val="15"/>
          <w:szCs w:val="15"/>
        </w:rPr>
        <w:t>plot(</w:t>
      </w:r>
      <w:proofErr w:type="spellStart"/>
      <w:proofErr w:type="gramEnd"/>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w:t>
      </w:r>
      <w:proofErr w:type="gramStart"/>
      <w:r w:rsidRPr="007B4096">
        <w:rPr>
          <w:rFonts w:ascii="Courier New" w:eastAsia="Times New Roman" w:hAnsi="Courier New" w:cs="Courier New"/>
          <w:color w:val="333333"/>
          <w:sz w:val="15"/>
          <w:szCs w:val="15"/>
        </w:rPr>
        <w:t>x,tree</w:t>
      </w:r>
      <w:proofErr w:type="gramEnd"/>
      <w:r w:rsidRPr="007B4096">
        <w:rPr>
          <w:rFonts w:ascii="Courier New" w:eastAsia="Times New Roman" w:hAnsi="Courier New" w:cs="Courier New"/>
          <w:color w:val="333333"/>
          <w:sz w:val="15"/>
          <w:szCs w:val="15"/>
        </w:rPr>
        <w:t>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proofErr w:type="gram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proofErr w:type="gramEnd"/>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rsidSect="00772184">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egan Ball" w:date="2020-10-04T10:08:00Z" w:initials="MB">
    <w:p w14:paraId="52BF26B0" w14:textId="1D8113BA" w:rsidR="00C14C40" w:rsidRDefault="00C14C40">
      <w:pPr>
        <w:pStyle w:val="CommentText"/>
      </w:pPr>
      <w:r>
        <w:rPr>
          <w:rStyle w:val="CommentReference"/>
        </w:rPr>
        <w:annotationRef/>
      </w:r>
      <w:r>
        <w:t xml:space="preserve">What metric did we use for this? Was </w:t>
      </w:r>
      <w:proofErr w:type="gramStart"/>
      <w:r>
        <w:t>it</w:t>
      </w:r>
      <w:proofErr w:type="gramEnd"/>
      <w:r>
        <w:t xml:space="preserve"> AIC?</w:t>
      </w:r>
    </w:p>
  </w:comment>
  <w:comment w:id="177" w:author="Megan Ball" w:date="2020-10-04T10:14:00Z" w:initials="MB">
    <w:p w14:paraId="4E8DF765" w14:textId="0BD6DE19" w:rsidR="00C14C40" w:rsidRDefault="00C14C40">
      <w:pPr>
        <w:pStyle w:val="CommentText"/>
      </w:pPr>
      <w:r>
        <w:rPr>
          <w:rStyle w:val="CommentReference"/>
        </w:rPr>
        <w:annotationRef/>
      </w:r>
      <w:r>
        <w:t>Even if not noted in his slides, I would still recommend we interpret this in a non-statistical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BF26B0" w15:done="0"/>
  <w15:commentEx w15:paraId="4E8DF7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BF26B0" w16cid:durableId="23241D96"/>
  <w16cid:commentId w16cid:paraId="4E8DF765" w16cid:durableId="23241E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D8DC3" w14:textId="77777777" w:rsidR="00476D1E" w:rsidRDefault="00476D1E" w:rsidP="00A37E9A">
      <w:r>
        <w:separator/>
      </w:r>
    </w:p>
  </w:endnote>
  <w:endnote w:type="continuationSeparator" w:id="0">
    <w:p w14:paraId="539D673F" w14:textId="77777777" w:rsidR="00476D1E" w:rsidRDefault="00476D1E"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8B073B" w14:textId="77777777" w:rsidR="00476D1E" w:rsidRDefault="00476D1E" w:rsidP="00A37E9A">
      <w:r>
        <w:separator/>
      </w:r>
    </w:p>
  </w:footnote>
  <w:footnote w:type="continuationSeparator" w:id="0">
    <w:p w14:paraId="7C7D7979" w14:textId="77777777" w:rsidR="00476D1E" w:rsidRDefault="00476D1E"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Content>
      <w:p w14:paraId="69860648" w14:textId="1C83A18D" w:rsidR="00C14C40" w:rsidRDefault="00C14C40">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Content>
      <w:p w14:paraId="410D76F9" w14:textId="3525EF4B" w:rsidR="00C14C40" w:rsidRPr="00A107F0" w:rsidRDefault="00C14C40"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C14C40" w:rsidRDefault="00C14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0"/>
  </w:num>
  <w:num w:numId="3">
    <w:abstractNumId w:val="9"/>
  </w:num>
  <w:num w:numId="4">
    <w:abstractNumId w:val="6"/>
  </w:num>
  <w:num w:numId="5">
    <w:abstractNumId w:val="11"/>
  </w:num>
  <w:num w:numId="6">
    <w:abstractNumId w:val="3"/>
  </w:num>
  <w:num w:numId="7">
    <w:abstractNumId w:val="12"/>
  </w:num>
  <w:num w:numId="8">
    <w:abstractNumId w:val="2"/>
  </w:num>
  <w:num w:numId="9">
    <w:abstractNumId w:val="4"/>
  </w:num>
  <w:num w:numId="10">
    <w:abstractNumId w:val="5"/>
  </w:num>
  <w:num w:numId="11">
    <w:abstractNumId w:val="8"/>
  </w:num>
  <w:num w:numId="12">
    <w:abstractNumId w:val="0"/>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rrow, Matt">
    <w15:presenceInfo w15:providerId="AD" w15:userId="S::mfarrow@smu.edu::86d7d097-81ac-4c08-9ffb-a9fc82c9cb77"/>
  </w15:person>
  <w15:person w15:author="Megan Ball">
    <w15:presenceInfo w15:providerId="Windows Live" w15:userId="2b905494a9714a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94281"/>
    <w:rsid w:val="000D00F3"/>
    <w:rsid w:val="000E5ECF"/>
    <w:rsid w:val="000F7CD7"/>
    <w:rsid w:val="0010438E"/>
    <w:rsid w:val="00110D55"/>
    <w:rsid w:val="00136FA8"/>
    <w:rsid w:val="001D2003"/>
    <w:rsid w:val="002309A8"/>
    <w:rsid w:val="0023461E"/>
    <w:rsid w:val="002908CC"/>
    <w:rsid w:val="002C65E8"/>
    <w:rsid w:val="0031531C"/>
    <w:rsid w:val="00344A36"/>
    <w:rsid w:val="00386811"/>
    <w:rsid w:val="00395889"/>
    <w:rsid w:val="003B54A0"/>
    <w:rsid w:val="003E3A06"/>
    <w:rsid w:val="003E3F59"/>
    <w:rsid w:val="00413247"/>
    <w:rsid w:val="0045579D"/>
    <w:rsid w:val="00463950"/>
    <w:rsid w:val="004724DF"/>
    <w:rsid w:val="00476D1E"/>
    <w:rsid w:val="00485AB3"/>
    <w:rsid w:val="004D15BB"/>
    <w:rsid w:val="004D261D"/>
    <w:rsid w:val="004D2F15"/>
    <w:rsid w:val="004E2AE7"/>
    <w:rsid w:val="004E5B23"/>
    <w:rsid w:val="004F5F7B"/>
    <w:rsid w:val="00587099"/>
    <w:rsid w:val="005E45E0"/>
    <w:rsid w:val="006002EF"/>
    <w:rsid w:val="0068625C"/>
    <w:rsid w:val="00693AED"/>
    <w:rsid w:val="00704307"/>
    <w:rsid w:val="00736335"/>
    <w:rsid w:val="00772184"/>
    <w:rsid w:val="007840F7"/>
    <w:rsid w:val="00795A11"/>
    <w:rsid w:val="007B1408"/>
    <w:rsid w:val="007B4096"/>
    <w:rsid w:val="00824FFC"/>
    <w:rsid w:val="00842505"/>
    <w:rsid w:val="0085056E"/>
    <w:rsid w:val="008A1AD9"/>
    <w:rsid w:val="008B4F8B"/>
    <w:rsid w:val="008F4E01"/>
    <w:rsid w:val="008F6EC2"/>
    <w:rsid w:val="009261BB"/>
    <w:rsid w:val="00930778"/>
    <w:rsid w:val="00951591"/>
    <w:rsid w:val="009A02D2"/>
    <w:rsid w:val="009A5575"/>
    <w:rsid w:val="009F4C68"/>
    <w:rsid w:val="00A03FA7"/>
    <w:rsid w:val="00A107F0"/>
    <w:rsid w:val="00A37E9A"/>
    <w:rsid w:val="00A7419D"/>
    <w:rsid w:val="00A8675F"/>
    <w:rsid w:val="00A91F5E"/>
    <w:rsid w:val="00AB51B9"/>
    <w:rsid w:val="00B060C2"/>
    <w:rsid w:val="00B85D24"/>
    <w:rsid w:val="00BD71B8"/>
    <w:rsid w:val="00C026D1"/>
    <w:rsid w:val="00C14C40"/>
    <w:rsid w:val="00C83C95"/>
    <w:rsid w:val="00CC7812"/>
    <w:rsid w:val="00D00611"/>
    <w:rsid w:val="00D27FEA"/>
    <w:rsid w:val="00DD4D70"/>
    <w:rsid w:val="00DE40EB"/>
    <w:rsid w:val="00DE4F97"/>
    <w:rsid w:val="00E32069"/>
    <w:rsid w:val="00E34F3C"/>
    <w:rsid w:val="00E45ACC"/>
    <w:rsid w:val="00E6093B"/>
    <w:rsid w:val="00E6231E"/>
    <w:rsid w:val="00EC782F"/>
    <w:rsid w:val="00ED1B65"/>
    <w:rsid w:val="00F1299E"/>
    <w:rsid w:val="00F15D9C"/>
    <w:rsid w:val="00F16549"/>
    <w:rsid w:val="00F37397"/>
    <w:rsid w:val="00F86127"/>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table" w:styleId="GridTable1Light">
    <w:name w:val="Grid Table 1 Light"/>
    <w:basedOn w:val="TableNormal"/>
    <w:uiPriority w:val="46"/>
    <w:rsid w:val="00F129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506138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55723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606CB7"/>
    <w:rsid w:val="006876A7"/>
    <w:rsid w:val="00807696"/>
    <w:rsid w:val="008301E1"/>
    <w:rsid w:val="00A63032"/>
    <w:rsid w:val="00D53450"/>
    <w:rsid w:val="00D80707"/>
    <w:rsid w:val="00F44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F04DA-4FAF-47C5-B656-233599ADA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48</Pages>
  <Words>7798</Words>
  <Characters>44455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52149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71</cp:revision>
  <dcterms:created xsi:type="dcterms:W3CDTF">2020-10-03T17:10:00Z</dcterms:created>
  <dcterms:modified xsi:type="dcterms:W3CDTF">2020-10-04T17:50:00Z</dcterms:modified>
</cp:coreProperties>
</file>