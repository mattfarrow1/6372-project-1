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7777777"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different models: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4AE4F479" w14:textId="77777777" w:rsidR="00A107F0" w:rsidRDefault="00A107F0" w:rsidP="00A107F0">
      <w:pPr>
        <w:pStyle w:val="Heading1"/>
      </w:pPr>
      <w:bookmarkStart w:id="1" w:name="data-description"/>
      <w:r>
        <w:t>Data Description</w:t>
      </w:r>
      <w:bookmarkEnd w:id="1"/>
    </w:p>
    <w:p w14:paraId="14CB6C80" w14:textId="3BA30066" w:rsidR="00A107F0" w:rsidRDefault="00A107F0" w:rsidP="00A107F0">
      <w:pPr>
        <w:pStyle w:val="FirstParagraph"/>
      </w:pPr>
      <w:r>
        <w:t xml:space="preserve">The description and context of the Life Expectancy (WHO) data set can be found </w:t>
      </w:r>
      <w:r w:rsidR="00E81FEB">
        <w:fldChar w:fldCharType="begin"/>
      </w:r>
      <w:r w:rsidR="00E81FEB">
        <w:instrText xml:space="preserve"> HYPERLINK "https://www.kaggle.com/kumarajarshi/life-expectancy-who" \h </w:instrText>
      </w:r>
      <w:ins w:id="2" w:author="Farrow, Matt" w:date="2020-10-03T16:17:00Z"/>
      <w:r w:rsidR="00E81FEB">
        <w:fldChar w:fldCharType="separate"/>
      </w:r>
      <w:r>
        <w:rPr>
          <w:rStyle w:val="Hyperlink"/>
        </w:rPr>
        <w:t>here</w:t>
      </w:r>
      <w:r w:rsidR="00E81FEB">
        <w:rPr>
          <w:rStyle w:val="Hyperlink"/>
        </w:rPr>
        <w:fldChar w:fldCharType="end"/>
      </w:r>
      <w:r>
        <w:t>. Data has been compiled from several different data sets into a final data set that represents health factors for 193 countries between the years of 2000-2015.</w:t>
      </w:r>
    </w:p>
    <w:p w14:paraId="462282B1" w14:textId="33192907" w:rsidR="00A107F0" w:rsidRPr="00B060C2" w:rsidRDefault="00A107F0" w:rsidP="00A107F0">
      <w:pPr>
        <w:pStyle w:val="FirstParagraph"/>
        <w:rPr>
          <w:color w:val="FF0000"/>
        </w:rPr>
      </w:pPr>
      <w:r>
        <w:t>Looking at the data, there are 2,938 observations and 22 variables that cover</w:t>
      </w:r>
      <w:r w:rsidR="005D0D69">
        <w:t xml:space="preserve"> four broad factors: immunization-related, mortality, economic, and social. </w:t>
      </w:r>
      <w:r>
        <w:t xml:space="preserve"> various social, economic, and health-related factors.</w:t>
      </w:r>
      <w:r w:rsidR="00B060C2">
        <w:rPr>
          <w:color w:val="FF0000"/>
        </w:rPr>
        <w:t xml:space="preserve"> </w:t>
      </w:r>
      <w:r w:rsidR="005D0D69" w:rsidRPr="00A80C96">
        <w:rPr>
          <w:rPrChange w:id="3" w:author="Farrow, Matt" w:date="2020-10-03T15:47:00Z">
            <w:rPr>
              <w:color w:val="FF0000"/>
            </w:rPr>
          </w:rPrChange>
        </w:rPr>
        <w:t>Each record in the data contains measurements for a single year within the country being measured</w:t>
      </w:r>
      <w:r w:rsidR="005D0D69">
        <w:rPr>
          <w:color w:val="FF0000"/>
        </w:rPr>
        <w:t xml:space="preserve">. </w:t>
      </w:r>
    </w:p>
    <w:p w14:paraId="117C4E4F" w14:textId="37FCAE4D" w:rsidR="004724DF" w:rsidRPr="00FF4768" w:rsidRDefault="004724DF" w:rsidP="00FF4768">
      <w:pPr>
        <w:pStyle w:val="Heading1"/>
      </w:pPr>
      <w:r w:rsidRPr="00FF4768">
        <w:rPr>
          <w:rStyle w:val="Heading2Char"/>
          <w:sz w:val="32"/>
          <w:szCs w:val="32"/>
        </w:rPr>
        <w:t>Exploratory Data Analysis</w:t>
      </w:r>
      <w:r w:rsidRPr="00FF4768">
        <w:t xml:space="preserve"> </w:t>
      </w:r>
    </w:p>
    <w:p w14:paraId="24DD2B8B" w14:textId="03FDDD94" w:rsidR="00A107F0" w:rsidRPr="00A80C96" w:rsidRDefault="005D0D69" w:rsidP="00A107F0">
      <w:pPr>
        <w:pStyle w:val="FirstParagraph"/>
        <w:rPr>
          <w:rPrChange w:id="4" w:author="Farrow, Matt" w:date="2020-10-03T15:47:00Z">
            <w:rPr>
              <w:color w:val="FF0000"/>
            </w:rPr>
          </w:rPrChange>
        </w:rPr>
      </w:pPr>
      <w:r w:rsidRPr="00A80C96">
        <w:rPr>
          <w:rPrChange w:id="5" w:author="Farrow, Matt" w:date="2020-10-03T15:47:00Z">
            <w:rPr>
              <w:color w:val="FF0000"/>
            </w:rPr>
          </w:rPrChange>
        </w:rPr>
        <w:t>We began by plotting life expectancy into a histogram as well as a Q-Q plot.</w:t>
      </w:r>
    </w:p>
    <w:p w14:paraId="68D4E7F7" w14:textId="6695326B" w:rsidR="004724DF" w:rsidRDefault="00A107F0" w:rsidP="00FF4768">
      <w:pPr>
        <w:pStyle w:val="Heading1"/>
      </w:pPr>
      <w:r w:rsidRPr="00A107F0">
        <w:rPr>
          <w:noProof/>
        </w:rPr>
        <w:drawing>
          <wp:inline distT="0" distB="0" distL="0" distR="0" wp14:anchorId="75592C61" wp14:editId="74663DBA">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511" cy="1746171"/>
                    </a:xfrm>
                    <a:prstGeom prst="rect">
                      <a:avLst/>
                    </a:prstGeom>
                  </pic:spPr>
                </pic:pic>
              </a:graphicData>
            </a:graphic>
          </wp:inline>
        </w:drawing>
      </w:r>
      <w:r w:rsidRPr="00A107F0">
        <w:rPr>
          <w:noProof/>
        </w:rPr>
        <w:drawing>
          <wp:inline distT="0" distB="0" distL="0" distR="0" wp14:anchorId="701803E0" wp14:editId="79FE4395">
            <wp:extent cx="2667701" cy="173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3129" cy="1754561"/>
                    </a:xfrm>
                    <a:prstGeom prst="rect">
                      <a:avLst/>
                    </a:prstGeom>
                  </pic:spPr>
                </pic:pic>
              </a:graphicData>
            </a:graphic>
          </wp:inline>
        </w:drawing>
      </w:r>
    </w:p>
    <w:p w14:paraId="04BC187A" w14:textId="5627B321" w:rsidR="00F15D9C" w:rsidRDefault="00F15D9C" w:rsidP="00F15D9C">
      <w:pPr>
        <w:pStyle w:val="Subtitle"/>
      </w:pPr>
      <w:r>
        <w:t>Figure 1 and 2. Histogram and Q-Q Plot of Life Expectancy data.</w:t>
      </w:r>
    </w:p>
    <w:p w14:paraId="52A4F828" w14:textId="585AA43D" w:rsidR="00B060C2" w:rsidRDefault="00B060C2" w:rsidP="00B060C2">
      <w:pPr>
        <w:pStyle w:val="BodyText"/>
      </w:pPr>
      <w:r>
        <w:t xml:space="preserve">As </w:t>
      </w:r>
      <w:r w:rsidRPr="00A80C96">
        <w:rPr>
          <w:rPrChange w:id="6" w:author="Farrow, Matt" w:date="2020-10-03T15:47:00Z">
            <w:rPr>
              <w:color w:val="FF0000"/>
            </w:rPr>
          </w:rPrChange>
        </w:rPr>
        <w:t>we</w:t>
      </w:r>
      <w:r w:rsidR="005D0D69" w:rsidRPr="00A80C96">
        <w:rPr>
          <w:rPrChange w:id="7" w:author="Farrow, Matt" w:date="2020-10-03T15:47:00Z">
            <w:rPr>
              <w:color w:val="FF0000"/>
            </w:rPr>
          </w:rPrChange>
        </w:rPr>
        <w:t xml:space="preserve"> would hope</w:t>
      </w:r>
      <w:r>
        <w:t>, life expectancy tends to skew towards the older side. The Q-Q plot shows some slight deviations from normality towards the edges, but after trying various transformations</w:t>
      </w:r>
      <w:r w:rsidR="009A02D2">
        <w:t>, the deviations from normality that are evident in the distribution did not seem severe enough to warrant a transformation</w:t>
      </w:r>
      <w:r w:rsidR="005D0D69" w:rsidRPr="005D0D69">
        <w:rPr>
          <w:color w:val="FF0000"/>
        </w:rPr>
        <w:t xml:space="preserve"> </w:t>
      </w:r>
      <w:r w:rsidR="005D0D69" w:rsidRPr="00A80C96">
        <w:rPr>
          <w:rPrChange w:id="8" w:author="Farrow, Matt" w:date="2020-10-03T15:47:00Z">
            <w:rPr>
              <w:color w:val="FF0000"/>
            </w:rPr>
          </w:rPrChange>
        </w:rPr>
        <w:t>and we proceeded using the original data</w:t>
      </w:r>
      <w:r w:rsidR="009A02D2">
        <w:t>.</w:t>
      </w:r>
    </w:p>
    <w:p w14:paraId="055E5B4B" w14:textId="07EB0E28" w:rsidR="00693AED" w:rsidRDefault="009A02D2" w:rsidP="0031531C">
      <w:pPr>
        <w:pStyle w:val="FirstParagraph"/>
      </w:pPr>
      <w:r>
        <w:lastRenderedPageBreak/>
        <w:t>Next, we began looking at correlation to narrow down our variable list before examining specific relationships</w:t>
      </w:r>
      <w:ins w:id="9" w:author="Farrow, Matt" w:date="2020-10-03T15:41:00Z">
        <w:r w:rsidR="008C33CD">
          <w:t xml:space="preserve"> (</w:t>
        </w:r>
        <w:r w:rsidR="008C33CD">
          <w:fldChar w:fldCharType="begin"/>
        </w:r>
        <w:r w:rsidR="008C33CD">
          <w:instrText xml:space="preserve"> REF _Ref52632084 \h </w:instrText>
        </w:r>
      </w:ins>
      <w:r w:rsidR="008C33CD">
        <w:fldChar w:fldCharType="separate"/>
      </w:r>
      <w:ins w:id="10" w:author="Farrow, Matt" w:date="2020-10-03T16:17:00Z">
        <w:r w:rsidR="00B15B69">
          <w:t xml:space="preserve">Figure </w:t>
        </w:r>
        <w:r w:rsidR="00B15B69">
          <w:rPr>
            <w:noProof/>
          </w:rPr>
          <w:t>1</w:t>
        </w:r>
      </w:ins>
      <w:ins w:id="11" w:author="Farrow, Matt" w:date="2020-10-03T15:41:00Z">
        <w:r w:rsidR="008C33CD">
          <w:fldChar w:fldCharType="end"/>
        </w:r>
        <w:r w:rsidR="008C33CD">
          <w:t>)</w:t>
        </w:r>
      </w:ins>
      <w:r>
        <w:t xml:space="preserve">. Based </w:t>
      </w:r>
      <w:r w:rsidR="0031531C">
        <w:t>on a cut-off of &gt; 0.9 for correlation,</w:t>
      </w:r>
      <w:r>
        <w:t xml:space="preserve"> we removed the variable in each correlation pair that had the higher number of </w:t>
      </w:r>
      <w:r>
        <w:rPr>
          <w:rStyle w:val="VerbatimChar"/>
        </w:rPr>
        <w:t>NA</w:t>
      </w:r>
      <w:r>
        <w:t xml:space="preserve"> values (</w:t>
      </w:r>
      <w:ins w:id="12" w:author="Farrow, Matt" w:date="2020-10-03T15:41:00Z">
        <w:r w:rsidR="008C33CD">
          <w:fldChar w:fldCharType="begin"/>
        </w:r>
        <w:r w:rsidR="008C33CD">
          <w:instrText xml:space="preserve"> REF _Ref52632095 \h </w:instrText>
        </w:r>
      </w:ins>
      <w:r w:rsidR="008C33CD">
        <w:fldChar w:fldCharType="separate"/>
      </w:r>
      <w:ins w:id="13" w:author="Farrow, Matt" w:date="2020-10-03T16:17:00Z">
        <w:r w:rsidR="00B15B69">
          <w:t xml:space="preserve">Figure </w:t>
        </w:r>
        <w:r w:rsidR="00B15B69">
          <w:rPr>
            <w:noProof/>
          </w:rPr>
          <w:t>2</w:t>
        </w:r>
      </w:ins>
      <w:ins w:id="14" w:author="Farrow, Matt" w:date="2020-10-03T15:41:00Z">
        <w:r w:rsidR="008C33CD">
          <w:fldChar w:fldCharType="end"/>
        </w:r>
      </w:ins>
      <w:del w:id="15" w:author="Farrow, Matt" w:date="2020-10-03T15:39:00Z">
        <w:r w:rsidDel="008C33CD">
          <w:delText>see figure x</w:delText>
        </w:r>
      </w:del>
      <w:r>
        <w:t xml:space="preserve">). </w:t>
      </w:r>
      <w:r w:rsidR="0031531C">
        <w:t>W</w:t>
      </w:r>
      <w:r w:rsidR="00693AED">
        <w:t>e</w:t>
      </w:r>
      <w:r w:rsidR="0031531C">
        <w:t xml:space="preserve"> then proceeded to</w:t>
      </w:r>
      <w:r w:rsidR="00693AED">
        <w:t xml:space="preserve"> look at what happens when we also remove </w:t>
      </w:r>
      <w:r w:rsidR="00693AED">
        <w:rPr>
          <w:rStyle w:val="VerbatimChar"/>
        </w:rPr>
        <w:t>population</w:t>
      </w:r>
      <w:r w:rsidR="00693AED">
        <w:t xml:space="preserve">, since it has minimal correlation to </w:t>
      </w:r>
      <w:proofErr w:type="spellStart"/>
      <w:r w:rsidR="00693AED">
        <w:rPr>
          <w:rStyle w:val="VerbatimChar"/>
        </w:rPr>
        <w:t>life_expectancy</w:t>
      </w:r>
      <w:proofErr w:type="spellEnd"/>
      <w:ins w:id="16" w:author="Farrow, Matt" w:date="2020-10-03T15:41:00Z">
        <w:r w:rsidR="008C33CD">
          <w:t xml:space="preserve"> </w:t>
        </w:r>
      </w:ins>
      <w:del w:id="17" w:author="Farrow, Matt" w:date="2020-10-03T15:41:00Z">
        <w:r w:rsidR="0031531C" w:rsidDel="008C33CD">
          <w:delText>.</w:delText>
        </w:r>
      </w:del>
      <w:ins w:id="18" w:author="Farrow, Matt" w:date="2020-10-03T15:41:00Z">
        <w:r w:rsidR="008C33CD">
          <w:t>(</w:t>
        </w:r>
        <w:r w:rsidR="008C33CD">
          <w:fldChar w:fldCharType="begin"/>
        </w:r>
        <w:r w:rsidR="008C33CD">
          <w:instrText xml:space="preserve"> REF _Ref52632126 \h </w:instrText>
        </w:r>
      </w:ins>
      <w:r w:rsidR="008C33CD">
        <w:fldChar w:fldCharType="separate"/>
      </w:r>
      <w:ins w:id="19" w:author="Farrow, Matt" w:date="2020-10-03T16:17:00Z">
        <w:r w:rsidR="00B15B69">
          <w:t xml:space="preserve">Figure </w:t>
        </w:r>
        <w:r w:rsidR="00B15B69">
          <w:rPr>
            <w:noProof/>
          </w:rPr>
          <w:t>3</w:t>
        </w:r>
      </w:ins>
      <w:ins w:id="20" w:author="Farrow, Matt" w:date="2020-10-03T15:41:00Z">
        <w:r w:rsidR="008C33CD">
          <w:fldChar w:fldCharType="end"/>
        </w:r>
        <w:r w:rsidR="008C33CD">
          <w:t>).</w:t>
        </w:r>
      </w:ins>
      <w:r w:rsidR="0031531C">
        <w:t xml:space="preserve"> In the end, we </w:t>
      </w:r>
      <w:del w:id="21" w:author="Farrow, Matt" w:date="2020-10-03T15:42:00Z">
        <w:r w:rsidR="0031531C" w:rsidDel="008C33CD">
          <w:delText>ultimately removed x due to no correlation to the response variable, and x, y, z due to collinearity.</w:delText>
        </w:r>
      </w:del>
      <w:ins w:id="22" w:author="Farrow, Matt" w:date="2020-10-03T15:42:00Z">
        <w:r w:rsidR="008C33CD">
          <w:t xml:space="preserve">made the decision to remove </w:t>
        </w:r>
        <w:proofErr w:type="spellStart"/>
        <w:r w:rsidR="008C33CD" w:rsidRPr="008C33CD">
          <w:rPr>
            <w:rStyle w:val="VerbatimChar"/>
            <w:rPrChange w:id="23" w:author="Farrow, Matt" w:date="2020-10-03T15:44:00Z">
              <w:rPr/>
            </w:rPrChange>
          </w:rPr>
          <w:t>under_five_deaths</w:t>
        </w:r>
        <w:proofErr w:type="spellEnd"/>
        <w:r w:rsidR="008C33CD">
          <w:t xml:space="preserve">, </w:t>
        </w:r>
        <w:proofErr w:type="spellStart"/>
        <w:r w:rsidR="008C33CD" w:rsidRPr="008C33CD">
          <w:rPr>
            <w:rStyle w:val="VerbatimChar"/>
            <w:rPrChange w:id="24" w:author="Farrow, Matt" w:date="2020-10-03T15:44:00Z">
              <w:rPr/>
            </w:rPrChange>
          </w:rPr>
          <w:t>gdp</w:t>
        </w:r>
        <w:proofErr w:type="spellEnd"/>
        <w:r w:rsidR="008C33CD">
          <w:t xml:space="preserve">, </w:t>
        </w:r>
        <w:r w:rsidR="008C33CD" w:rsidRPr="008C33CD">
          <w:rPr>
            <w:rStyle w:val="VerbatimChar"/>
            <w:rPrChange w:id="25" w:author="Farrow, Matt" w:date="2020-10-03T15:44:00Z">
              <w:rPr/>
            </w:rPrChange>
          </w:rPr>
          <w:t>thinness_1_19_years</w:t>
        </w:r>
        <w:r w:rsidR="008C33CD">
          <w:t xml:space="preserve">, and </w:t>
        </w:r>
        <w:r w:rsidR="008C33CD" w:rsidRPr="008C33CD">
          <w:rPr>
            <w:rStyle w:val="VerbatimChar"/>
            <w:rPrChange w:id="26" w:author="Farrow, Matt" w:date="2020-10-03T15:44:00Z">
              <w:rPr/>
            </w:rPrChange>
          </w:rPr>
          <w:t>population</w:t>
        </w:r>
        <w:r w:rsidR="008C33CD">
          <w:t xml:space="preserve"> due to lack of corre</w:t>
        </w:r>
      </w:ins>
      <w:ins w:id="27" w:author="Farrow, Matt" w:date="2020-10-03T15:43:00Z">
        <w:r w:rsidR="008C33CD">
          <w:t>lation to the response variable or collinearity.</w:t>
        </w:r>
      </w:ins>
    </w:p>
    <w:p w14:paraId="4A55A4ED" w14:textId="24B96210" w:rsidR="00B060C2" w:rsidRDefault="00693AED" w:rsidP="00693AED">
      <w:pPr>
        <w:pStyle w:val="FirstParagraph"/>
      </w:pPr>
      <w:r>
        <w:t>Our next task was to address the missing values in the data set (</w:t>
      </w:r>
      <w:del w:id="28" w:author="Farrow, Matt" w:date="2020-10-03T15:48:00Z">
        <w:r w:rsidDel="00A80C96">
          <w:delText>Figure @ref(fig:missing-1)</w:delText>
        </w:r>
      </w:del>
      <w:ins w:id="29" w:author="Farrow, Matt" w:date="2020-10-03T15:48:00Z">
        <w:r w:rsidR="00A80C96">
          <w:fldChar w:fldCharType="begin"/>
        </w:r>
        <w:r w:rsidR="00A80C96">
          <w:instrText xml:space="preserve"> REF _Ref52632509 \h </w:instrText>
        </w:r>
      </w:ins>
      <w:r w:rsidR="00A80C96">
        <w:fldChar w:fldCharType="separate"/>
      </w:r>
      <w:ins w:id="30" w:author="Farrow, Matt" w:date="2020-10-03T16:17:00Z">
        <w:r w:rsidR="00B15B69">
          <w:t xml:space="preserve">Figure </w:t>
        </w:r>
        <w:r w:rsidR="00B15B69">
          <w:rPr>
            <w:noProof/>
          </w:rPr>
          <w:t>4</w:t>
        </w:r>
      </w:ins>
      <w:ins w:id="31" w:author="Farrow, Matt" w:date="2020-10-03T15:48:00Z">
        <w:r w:rsidR="00A80C96">
          <w:fldChar w:fldCharType="end"/>
        </w:r>
      </w:ins>
      <w:r>
        <w:t xml:space="preserve">). We </w:t>
      </w:r>
      <w:ins w:id="32" w:author="Farrow, Matt" w:date="2020-10-03T15:49:00Z">
        <w:r w:rsidR="00A80C96">
          <w:t xml:space="preserve">then </w:t>
        </w:r>
      </w:ins>
      <w:del w:id="33" w:author="Farrow, Matt" w:date="2020-10-03T15:49:00Z">
        <w:r w:rsidDel="00A80C96">
          <w:delText xml:space="preserve">dropped all rows where life expectancy is </w:delText>
        </w:r>
        <w:r w:rsidDel="00A80C96">
          <w:rPr>
            <w:rStyle w:val="VerbatimChar"/>
          </w:rPr>
          <w:delText>NA</w:delText>
        </w:r>
        <w:r w:rsidDel="00A80C96">
          <w:delText xml:space="preserve">, and </w:delText>
        </w:r>
      </w:del>
      <w:r>
        <w:t xml:space="preserve">limited the scope of our analysis to not include </w:t>
      </w:r>
      <w:r w:rsidR="0031531C">
        <w:t>those</w:t>
      </w:r>
      <w:r>
        <w:t xml:space="preserve"> countries </w:t>
      </w:r>
      <w:del w:id="34" w:author="Farrow, Matt" w:date="2020-10-03T15:49:00Z">
        <w:r w:rsidDel="00A80C96">
          <w:delText>(Figure @ref(fig:missing-2))</w:delText>
        </w:r>
      </w:del>
      <w:ins w:id="35" w:author="Farrow, Matt" w:date="2020-10-03T15:49:00Z">
        <w:r w:rsidR="00A80C96">
          <w:t>where life expectancy was missing (</w:t>
        </w:r>
        <w:r w:rsidR="00A80C96">
          <w:fldChar w:fldCharType="begin"/>
        </w:r>
        <w:r w:rsidR="00A80C96">
          <w:instrText xml:space="preserve"> REF _Ref52632595 \h </w:instrText>
        </w:r>
      </w:ins>
      <w:r w:rsidR="00A80C96">
        <w:fldChar w:fldCharType="separate"/>
      </w:r>
      <w:ins w:id="36" w:author="Farrow, Matt" w:date="2020-10-03T16:17:00Z">
        <w:r w:rsidR="00B15B69">
          <w:t xml:space="preserve">Figure </w:t>
        </w:r>
        <w:r w:rsidR="00B15B69">
          <w:rPr>
            <w:noProof/>
          </w:rPr>
          <w:t>5</w:t>
        </w:r>
      </w:ins>
      <w:ins w:id="37" w:author="Farrow, Matt" w:date="2020-10-03T15:49:00Z">
        <w:r w:rsidR="00A80C96">
          <w:fldChar w:fldCharType="end"/>
        </w:r>
        <w:r w:rsidR="00A80C96">
          <w:t>)</w:t>
        </w:r>
      </w:ins>
      <w:r>
        <w:t>.</w:t>
      </w:r>
      <w:r w:rsidR="0031531C">
        <w:t xml:space="preserve"> </w:t>
      </w:r>
      <w:ins w:id="38" w:author="Farrow, Matt" w:date="2020-10-03T15:49:00Z">
        <w:r w:rsidR="00A80C96">
          <w:t xml:space="preserve">In doing that, we excluded the following countries from our scope: </w:t>
        </w:r>
      </w:ins>
      <w:del w:id="39" w:author="Farrow, Matt" w:date="2020-10-03T15:50:00Z">
        <w:r w:rsidDel="00A80C96">
          <w:delText xml:space="preserve">We have now excluded these countries from our scope: </w:delText>
        </w:r>
      </w:del>
      <w:r>
        <w:t>Cook Islands, Dominica, Marshall Islands, Monaco, Nauru, Niue, Palau, Saint Kitts and Nevis, San Marino, and Tuvalu.</w:t>
      </w:r>
    </w:p>
    <w:p w14:paraId="5AF9E1CC" w14:textId="1B691464" w:rsidR="00693AED" w:rsidDel="001702E6" w:rsidRDefault="00693AED" w:rsidP="00693AED">
      <w:pPr>
        <w:pStyle w:val="BodyText"/>
        <w:rPr>
          <w:del w:id="40" w:author="Farrow, Matt" w:date="2020-10-03T16:07:00Z"/>
        </w:rPr>
      </w:pPr>
      <w:r>
        <w:t xml:space="preserve">Hepatitis B </w:t>
      </w:r>
      <w:del w:id="41" w:author="Farrow, Matt" w:date="2020-10-03T15:50:00Z">
        <w:r w:rsidDel="00A80C96">
          <w:delText xml:space="preserve">is </w:delText>
        </w:r>
      </w:del>
      <w:ins w:id="42" w:author="Farrow, Matt" w:date="2020-10-03T15:50:00Z">
        <w:r w:rsidR="00A80C96">
          <w:t>was</w:t>
        </w:r>
        <w:r w:rsidR="00A80C96">
          <w:t xml:space="preserve"> </w:t>
        </w:r>
      </w:ins>
      <w:r>
        <w:t>now our variable with the most</w:t>
      </w:r>
      <w:ins w:id="43" w:author="Farrow, Matt" w:date="2020-10-03T15:50:00Z">
        <w:r w:rsidR="00A80C96">
          <w:t xml:space="preserve"> missing values</w:t>
        </w:r>
      </w:ins>
      <w:del w:id="44" w:author="Farrow, Matt" w:date="2020-10-03T15:50:00Z">
        <w:r w:rsidDel="00A80C96">
          <w:delText xml:space="preserve"> </w:delText>
        </w:r>
        <w:r w:rsidDel="00A80C96">
          <w:rPr>
            <w:rStyle w:val="VerbatimChar"/>
          </w:rPr>
          <w:delText>NA</w:delText>
        </w:r>
        <w:r w:rsidDel="00A80C96">
          <w:delText>’s at 553</w:delText>
        </w:r>
      </w:del>
      <w:r>
        <w:t xml:space="preserve">. </w:t>
      </w:r>
      <w:del w:id="45" w:author="Farrow, Matt" w:date="2020-10-03T16:07:00Z">
        <w:r w:rsidDel="001702E6">
          <w:delText xml:space="preserve">Let’s see if there is either a year or a country that has the majority of the </w:delText>
        </w:r>
        <w:r w:rsidDel="001702E6">
          <w:rPr>
            <w:rStyle w:val="VerbatimChar"/>
          </w:rPr>
          <w:delText>NA</w:delText>
        </w:r>
        <w:r w:rsidDel="001702E6">
          <w:delText>’s.</w:delText>
        </w:r>
      </w:del>
    </w:p>
    <w:p w14:paraId="17DBA33F" w14:textId="16977100" w:rsidR="00256D83" w:rsidRDefault="00693AED" w:rsidP="001702E6">
      <w:pPr>
        <w:pStyle w:val="BodyText"/>
        <w:rPr>
          <w:ins w:id="46" w:author="Farrow, Matt" w:date="2020-10-03T16:18:00Z"/>
        </w:rPr>
      </w:pPr>
      <w:r>
        <w:t>In looking at the relationship between Hepatitis B and Life Expectancy (</w:t>
      </w:r>
      <w:ins w:id="47" w:author="Farrow, Matt" w:date="2020-10-03T16:08:00Z">
        <w:r w:rsidR="001702E6">
          <w:fldChar w:fldCharType="begin"/>
        </w:r>
        <w:r w:rsidR="001702E6">
          <w:instrText xml:space="preserve"> REF _Ref52633736 \h </w:instrText>
        </w:r>
      </w:ins>
      <w:r w:rsidR="001702E6">
        <w:fldChar w:fldCharType="separate"/>
      </w:r>
      <w:ins w:id="48" w:author="Farrow, Matt" w:date="2020-10-03T16:17:00Z">
        <w:r w:rsidR="00B15B69">
          <w:t xml:space="preserve">Figure </w:t>
        </w:r>
        <w:r w:rsidR="00B15B69">
          <w:rPr>
            <w:noProof/>
          </w:rPr>
          <w:t>6</w:t>
        </w:r>
      </w:ins>
      <w:ins w:id="49" w:author="Farrow, Matt" w:date="2020-10-03T16:08:00Z">
        <w:r w:rsidR="001702E6">
          <w:fldChar w:fldCharType="end"/>
        </w:r>
      </w:ins>
      <w:del w:id="50" w:author="Farrow, Matt" w:date="2020-10-03T16:08:00Z">
        <w:r w:rsidDel="001702E6">
          <w:delText>Figure @ref(fig:hep-life)</w:delText>
        </w:r>
      </w:del>
      <w:r>
        <w:t xml:space="preserve">), our options </w:t>
      </w:r>
      <w:del w:id="51" w:author="Farrow, Matt" w:date="2020-10-03T16:13:00Z">
        <w:r w:rsidDel="00B15B69">
          <w:delText xml:space="preserve">are </w:delText>
        </w:r>
      </w:del>
      <w:ins w:id="52" w:author="Farrow, Matt" w:date="2020-10-03T16:14:00Z">
        <w:r w:rsidR="00B15B69">
          <w:t>with regards to the missing values were to drop them, impute them, or fill them in with 0’s.</w:t>
        </w:r>
      </w:ins>
      <w:del w:id="53" w:author="Farrow, Matt" w:date="2020-10-03T16:14:00Z">
        <w:r w:rsidDel="00B15B69">
          <w:delText xml:space="preserve">to either drop all of the </w:delText>
        </w:r>
        <w:r w:rsidDel="00B15B69">
          <w:rPr>
            <w:rStyle w:val="VerbatimChar"/>
          </w:rPr>
          <w:delText>NA</w:delText>
        </w:r>
        <w:r w:rsidDel="00B15B69">
          <w:delText xml:space="preserve">’s, impute the values, or fill with </w:delText>
        </w:r>
        <w:r w:rsidDel="00B15B69">
          <w:rPr>
            <w:rStyle w:val="VerbatimChar"/>
          </w:rPr>
          <w:delText>0</w:delText>
        </w:r>
        <w:r w:rsidDel="00B15B69">
          <w:delText>’s.</w:delText>
        </w:r>
      </w:del>
      <w:r>
        <w:t xml:space="preserve"> </w:t>
      </w:r>
      <w:ins w:id="54" w:author="Farrow, Matt" w:date="2020-10-03T16:18:00Z">
        <w:r w:rsidR="00256D83">
          <w:t>We chose different approaches based on each model.</w:t>
        </w:r>
      </w:ins>
    </w:p>
    <w:p w14:paraId="3D671804" w14:textId="199B3A69" w:rsidR="00256D83" w:rsidRDefault="00256D83" w:rsidP="00256D83">
      <w:pPr>
        <w:pStyle w:val="Heading3"/>
        <w:rPr>
          <w:ins w:id="55" w:author="Farrow, Matt" w:date="2020-10-03T16:18:00Z"/>
        </w:rPr>
        <w:pPrChange w:id="56" w:author="Farrow, Matt" w:date="2020-10-03T16:18:00Z">
          <w:pPr>
            <w:pStyle w:val="BodyText"/>
          </w:pPr>
        </w:pPrChange>
      </w:pPr>
      <w:ins w:id="57" w:author="Farrow, Matt" w:date="2020-10-03T16:18:00Z">
        <w:r>
          <w:t>Interpretable Model</w:t>
        </w:r>
      </w:ins>
    </w:p>
    <w:p w14:paraId="2D49372C" w14:textId="6D504797" w:rsidR="00693AED" w:rsidRDefault="00693AED" w:rsidP="001702E6">
      <w:pPr>
        <w:pStyle w:val="BodyText"/>
        <w:rPr>
          <w:ins w:id="58" w:author="Farrow, Matt" w:date="2020-10-03T16:22:00Z"/>
        </w:rPr>
      </w:pPr>
      <w:r>
        <w:t xml:space="preserve">For our interpretable model, we made the decision to drop the </w:t>
      </w:r>
      <w:proofErr w:type="spellStart"/>
      <w:r>
        <w:rPr>
          <w:rStyle w:val="VerbatimChar"/>
        </w:rPr>
        <w:t>hepatitis_b</w:t>
      </w:r>
      <w:proofErr w:type="spellEnd"/>
      <w:r>
        <w:t xml:space="preserve"> variable along with the remainder of the </w:t>
      </w:r>
      <w:r>
        <w:rPr>
          <w:rStyle w:val="VerbatimChar"/>
        </w:rPr>
        <w:t>NA</w:t>
      </w:r>
      <w:r>
        <w:t>’s</w:t>
      </w:r>
      <w:ins w:id="59" w:author="Farrow, Matt" w:date="2020-10-03T16:17:00Z">
        <w:r w:rsidR="00256D83">
          <w:t xml:space="preserve"> (</w:t>
        </w:r>
        <w:r w:rsidR="00256D83">
          <w:fldChar w:fldCharType="begin"/>
        </w:r>
        <w:r w:rsidR="00256D83">
          <w:instrText xml:space="preserve"> REF _Ref52634272 \h </w:instrText>
        </w:r>
      </w:ins>
      <w:r w:rsidR="00256D83">
        <w:fldChar w:fldCharType="separate"/>
      </w:r>
      <w:ins w:id="60" w:author="Farrow, Matt" w:date="2020-10-03T16:17:00Z">
        <w:r w:rsidR="00256D83">
          <w:t xml:space="preserve">Figure </w:t>
        </w:r>
        <w:r w:rsidR="00256D83">
          <w:rPr>
            <w:noProof/>
          </w:rPr>
          <w:t>7</w:t>
        </w:r>
        <w:r w:rsidR="00256D83">
          <w:fldChar w:fldCharType="end"/>
        </w:r>
        <w:r w:rsidR="00256D83">
          <w:t>)</w:t>
        </w:r>
      </w:ins>
      <w:del w:id="61" w:author="Farrow, Matt" w:date="2020-10-03T16:19:00Z">
        <w:r w:rsidDel="00256D83">
          <w:delText xml:space="preserve"> and we will revisit them for our predictive model</w:delText>
        </w:r>
      </w:del>
      <w:del w:id="62" w:author="Farrow, Matt" w:date="2020-10-03T16:17:00Z">
        <w:r w:rsidDel="00256D83">
          <w:delText xml:space="preserve"> (Figure @ref(fig:missing-3))</w:delText>
        </w:r>
      </w:del>
      <w:ins w:id="63" w:author="Farrow, Matt" w:date="2020-10-03T16:19:00Z">
        <w:r w:rsidR="00256D83">
          <w:t xml:space="preserve">. As a result of our feature engineering, </w:t>
        </w:r>
      </w:ins>
      <w:ins w:id="64" w:author="Farrow, Matt" w:date="2020-10-03T16:20:00Z">
        <w:r w:rsidR="00256D83">
          <w:t>we were left with only 2 records for 2015. After a number of looks at the data, we decided to only use the observations from the most recent four years (</w:t>
        </w:r>
      </w:ins>
      <w:ins w:id="65" w:author="Farrow, Matt" w:date="2020-10-03T16:21:00Z">
        <w:r w:rsidR="00256D83">
          <w:t>2011-2014).</w:t>
        </w:r>
      </w:ins>
      <w:del w:id="66" w:author="Farrow, Matt" w:date="2020-10-03T16:19:00Z">
        <w:r w:rsidDel="00256D83">
          <w:delText>.</w:delText>
        </w:r>
      </w:del>
    </w:p>
    <w:p w14:paraId="3BD7531B" w14:textId="412E3F8F" w:rsidR="00DB3314" w:rsidRDefault="00DB3314" w:rsidP="00DB3314">
      <w:pPr>
        <w:pStyle w:val="Heading3"/>
        <w:rPr>
          <w:ins w:id="67" w:author="Farrow, Matt" w:date="2020-10-03T16:24:00Z"/>
        </w:rPr>
      </w:pPr>
      <w:ins w:id="68" w:author="Farrow, Matt" w:date="2020-10-03T16:22:00Z">
        <w:r>
          <w:t>Linear Prediction Model</w:t>
        </w:r>
      </w:ins>
    </w:p>
    <w:p w14:paraId="26492F10" w14:textId="6C6B1E1E" w:rsidR="00552EB0" w:rsidRDefault="00552EB0" w:rsidP="00552EB0">
      <w:pPr>
        <w:rPr>
          <w:ins w:id="69" w:author="Farrow, Matt" w:date="2020-10-03T16:43:00Z"/>
        </w:rPr>
      </w:pPr>
      <w:ins w:id="70" w:author="Farrow, Matt" w:date="2020-10-03T16:24:00Z">
        <w:r>
          <w:t>Knowing that we cannot have missing values for Ridge Regres</w:t>
        </w:r>
      </w:ins>
      <w:ins w:id="71" w:author="Farrow, Matt" w:date="2020-10-03T16:25:00Z">
        <w:r>
          <w:t>sion or LASSO models, we examined the relationship</w:t>
        </w:r>
      </w:ins>
      <w:ins w:id="72" w:author="Farrow, Matt" w:date="2020-10-03T16:42:00Z">
        <w:r w:rsidR="00A51E58">
          <w:t xml:space="preserve"> of each variable that had more than 100 missing values to see which </w:t>
        </w:r>
      </w:ins>
      <w:ins w:id="73" w:author="Farrow, Matt" w:date="2020-10-03T16:43:00Z">
        <w:r w:rsidR="00A51E58">
          <w:t>appeared to be significant.</w:t>
        </w:r>
      </w:ins>
    </w:p>
    <w:p w14:paraId="646F5B0F" w14:textId="397BFBE2" w:rsidR="00A51E58" w:rsidRDefault="00A51E58" w:rsidP="00A51E58">
      <w:pPr>
        <w:pStyle w:val="ListParagraph"/>
        <w:numPr>
          <w:ilvl w:val="0"/>
          <w:numId w:val="6"/>
        </w:numPr>
        <w:rPr>
          <w:ins w:id="74" w:author="Farrow, Matt" w:date="2020-10-03T16:43:00Z"/>
        </w:rPr>
      </w:pPr>
      <w:ins w:id="75" w:author="Farrow, Matt" w:date="2020-10-03T16:43:00Z">
        <w:r>
          <w:t>Hepatitis B</w:t>
        </w:r>
      </w:ins>
      <w:ins w:id="76" w:author="Farrow, Matt" w:date="2020-10-03T16:47:00Z">
        <w:r>
          <w:t xml:space="preserve"> (</w:t>
        </w:r>
        <w:r>
          <w:fldChar w:fldCharType="begin"/>
        </w:r>
        <w:r>
          <w:instrText xml:space="preserve"> REF _Ref52636056 \h </w:instrText>
        </w:r>
      </w:ins>
      <w:r>
        <w:fldChar w:fldCharType="separate"/>
      </w:r>
      <w:ins w:id="77" w:author="Farrow, Matt" w:date="2020-10-03T16:47:00Z">
        <w:r>
          <w:t xml:space="preserve">Figure </w:t>
        </w:r>
        <w:r>
          <w:rPr>
            <w:noProof/>
          </w:rPr>
          <w:t>8</w:t>
        </w:r>
        <w:r>
          <w:fldChar w:fldCharType="end"/>
        </w:r>
        <w:r>
          <w:t>)</w:t>
        </w:r>
      </w:ins>
    </w:p>
    <w:p w14:paraId="54CF5530" w14:textId="191D1212" w:rsidR="00A51E58" w:rsidRDefault="00A51E58" w:rsidP="00A51E58">
      <w:pPr>
        <w:pStyle w:val="ListParagraph"/>
        <w:numPr>
          <w:ilvl w:val="0"/>
          <w:numId w:val="6"/>
        </w:numPr>
        <w:rPr>
          <w:ins w:id="78" w:author="Farrow, Matt" w:date="2020-10-03T16:43:00Z"/>
        </w:rPr>
      </w:pPr>
      <w:ins w:id="79" w:author="Farrow, Matt" w:date="2020-10-03T16:43:00Z">
        <w:r>
          <w:t>Total Expenditure</w:t>
        </w:r>
      </w:ins>
      <w:ins w:id="80" w:author="Farrow, Matt" w:date="2020-10-03T16:47:00Z">
        <w:r>
          <w:t xml:space="preserve"> (</w:t>
        </w:r>
        <w:r>
          <w:fldChar w:fldCharType="begin"/>
        </w:r>
        <w:r>
          <w:instrText xml:space="preserve"> REF _Ref52636064 \h </w:instrText>
        </w:r>
      </w:ins>
      <w:r>
        <w:fldChar w:fldCharType="separate"/>
      </w:r>
      <w:ins w:id="81" w:author="Farrow, Matt" w:date="2020-10-03T16:47:00Z">
        <w:r>
          <w:t xml:space="preserve">Figure </w:t>
        </w:r>
        <w:r>
          <w:rPr>
            <w:noProof/>
          </w:rPr>
          <w:t>9</w:t>
        </w:r>
        <w:r>
          <w:fldChar w:fldCharType="end"/>
        </w:r>
        <w:r>
          <w:t>)</w:t>
        </w:r>
      </w:ins>
    </w:p>
    <w:p w14:paraId="099B8041" w14:textId="1B6F9A4C" w:rsidR="00A51E58" w:rsidRDefault="00A51E58" w:rsidP="00A51E58">
      <w:pPr>
        <w:pStyle w:val="ListParagraph"/>
        <w:numPr>
          <w:ilvl w:val="0"/>
          <w:numId w:val="6"/>
        </w:numPr>
        <w:rPr>
          <w:ins w:id="82" w:author="Farrow, Matt" w:date="2020-10-03T16:43:00Z"/>
        </w:rPr>
      </w:pPr>
      <w:ins w:id="83" w:author="Farrow, Matt" w:date="2020-10-03T16:43:00Z">
        <w:r>
          <w:t>Alcohol</w:t>
        </w:r>
      </w:ins>
      <w:ins w:id="84" w:author="Farrow, Matt" w:date="2020-10-03T16:47:00Z">
        <w:r>
          <w:t xml:space="preserve"> (</w:t>
        </w:r>
      </w:ins>
      <w:ins w:id="85" w:author="Farrow, Matt" w:date="2020-10-03T16:48:00Z">
        <w:r>
          <w:fldChar w:fldCharType="begin"/>
        </w:r>
        <w:r>
          <w:instrText xml:space="preserve"> REF _Ref52636101 \h </w:instrText>
        </w:r>
      </w:ins>
      <w:r>
        <w:fldChar w:fldCharType="separate"/>
      </w:r>
      <w:ins w:id="86" w:author="Farrow, Matt" w:date="2020-10-03T16:48:00Z">
        <w:r>
          <w:t xml:space="preserve">Figure </w:t>
        </w:r>
        <w:r>
          <w:rPr>
            <w:noProof/>
          </w:rPr>
          <w:t>10</w:t>
        </w:r>
        <w:r>
          <w:fldChar w:fldCharType="end"/>
        </w:r>
      </w:ins>
      <w:ins w:id="87" w:author="Farrow, Matt" w:date="2020-10-03T16:47:00Z">
        <w:r>
          <w:t>)</w:t>
        </w:r>
      </w:ins>
    </w:p>
    <w:p w14:paraId="2C9FBC44" w14:textId="36BF0B4C" w:rsidR="00A51E58" w:rsidRDefault="00A51E58" w:rsidP="00A51E58">
      <w:pPr>
        <w:pStyle w:val="ListParagraph"/>
        <w:numPr>
          <w:ilvl w:val="0"/>
          <w:numId w:val="6"/>
        </w:numPr>
        <w:rPr>
          <w:ins w:id="88" w:author="Farrow, Matt" w:date="2020-10-03T16:43:00Z"/>
        </w:rPr>
      </w:pPr>
      <w:ins w:id="89" w:author="Farrow, Matt" w:date="2020-10-03T16:43:00Z">
        <w:r>
          <w:t>Income Composition of Resources</w:t>
        </w:r>
      </w:ins>
      <w:ins w:id="90" w:author="Farrow, Matt" w:date="2020-10-03T16:47:00Z">
        <w:r>
          <w:t xml:space="preserve"> (</w:t>
        </w:r>
        <w:r>
          <w:fldChar w:fldCharType="begin"/>
        </w:r>
        <w:r>
          <w:instrText xml:space="preserve"> REF _Ref52636095 \h </w:instrText>
        </w:r>
      </w:ins>
      <w:r>
        <w:fldChar w:fldCharType="separate"/>
      </w:r>
      <w:ins w:id="91" w:author="Farrow, Matt" w:date="2020-10-03T16:47:00Z">
        <w:r>
          <w:t xml:space="preserve">Figure </w:t>
        </w:r>
        <w:r>
          <w:rPr>
            <w:noProof/>
          </w:rPr>
          <w:t>11</w:t>
        </w:r>
        <w:r>
          <w:fldChar w:fldCharType="end"/>
        </w:r>
        <w:r>
          <w:t>)</w:t>
        </w:r>
      </w:ins>
    </w:p>
    <w:p w14:paraId="0B9D9F06" w14:textId="237F13E0" w:rsidR="00A51E58" w:rsidRDefault="00A51E58" w:rsidP="00A51E58">
      <w:pPr>
        <w:pStyle w:val="ListParagraph"/>
        <w:numPr>
          <w:ilvl w:val="0"/>
          <w:numId w:val="6"/>
        </w:numPr>
        <w:rPr>
          <w:ins w:id="92" w:author="Farrow, Matt" w:date="2020-10-03T16:48:00Z"/>
        </w:rPr>
      </w:pPr>
      <w:ins w:id="93" w:author="Farrow, Matt" w:date="2020-10-03T16:43:00Z">
        <w:r>
          <w:t>Schooling</w:t>
        </w:r>
      </w:ins>
      <w:ins w:id="94" w:author="Farrow, Matt" w:date="2020-10-03T16:47:00Z">
        <w:r>
          <w:t xml:space="preserve"> (</w:t>
        </w:r>
        <w:r>
          <w:fldChar w:fldCharType="begin"/>
        </w:r>
        <w:r>
          <w:instrText xml:space="preserve"> REF _Ref52636075 \h </w:instrText>
        </w:r>
      </w:ins>
      <w:r>
        <w:fldChar w:fldCharType="separate"/>
      </w:r>
      <w:ins w:id="95" w:author="Farrow, Matt" w:date="2020-10-03T16:47:00Z">
        <w:r>
          <w:t>Fi</w:t>
        </w:r>
        <w:r>
          <w:t>g</w:t>
        </w:r>
        <w:r>
          <w:t xml:space="preserve">ure </w:t>
        </w:r>
        <w:r>
          <w:rPr>
            <w:noProof/>
          </w:rPr>
          <w:t>12</w:t>
        </w:r>
        <w:r>
          <w:fldChar w:fldCharType="end"/>
        </w:r>
        <w:r>
          <w:t>)</w:t>
        </w:r>
      </w:ins>
    </w:p>
    <w:p w14:paraId="5D2A500A" w14:textId="7E442C36" w:rsidR="00A51E58" w:rsidRPr="00552EB0" w:rsidRDefault="00A51E58" w:rsidP="00A51E58">
      <w:pPr>
        <w:pPrChange w:id="96" w:author="Farrow, Matt" w:date="2020-10-03T16:48:00Z">
          <w:pPr>
            <w:pStyle w:val="FirstParagraph"/>
          </w:pPr>
        </w:pPrChange>
      </w:pPr>
      <w:ins w:id="97" w:author="Farrow, Matt" w:date="2020-10-03T16:48:00Z">
        <w:r>
          <w:t xml:space="preserve">After reviewing the plots, we made the decision to remove </w:t>
        </w:r>
      </w:ins>
      <w:ins w:id="98" w:author="Farrow, Matt" w:date="2020-10-03T16:49:00Z">
        <w:r>
          <w:t xml:space="preserve">Hepatitis B, total expenditure, and alcohol since the trend for those three variables was relatively flat. We then removed the remainder of the missing values from the data set before proceeding to modeling. </w:t>
        </w:r>
      </w:ins>
    </w:p>
    <w:p w14:paraId="4AD3E292" w14:textId="5446BAF1" w:rsidR="004724DF" w:rsidRPr="00FF4768" w:rsidRDefault="00FF4768" w:rsidP="00FF4768">
      <w:pPr>
        <w:pStyle w:val="Heading1"/>
      </w:pPr>
      <w:r w:rsidRPr="00FF4768">
        <w:t>Objective 1:</w:t>
      </w:r>
    </w:p>
    <w:p w14:paraId="3DA7CDD6" w14:textId="2DDBE5FB" w:rsidR="004724DF" w:rsidRPr="001C2B3C" w:rsidRDefault="004724DF" w:rsidP="00FF4768">
      <w:pPr>
        <w:pStyle w:val="Heading2"/>
      </w:pPr>
      <w:r w:rsidRPr="001C2B3C">
        <w:t xml:space="preserve">Restatement of Problem </w:t>
      </w:r>
    </w:p>
    <w:p w14:paraId="69905991" w14:textId="77777777" w:rsidR="004724DF" w:rsidRDefault="004724DF" w:rsidP="004724DF">
      <w:pPr>
        <w:ind w:firstLine="720"/>
        <w:rPr>
          <w:rFonts w:cstheme="minorHAnsi"/>
        </w:rPr>
      </w:pPr>
    </w:p>
    <w:p w14:paraId="61C8ECCF" w14:textId="0128A693" w:rsidR="004724DF" w:rsidRDefault="004724DF" w:rsidP="004724DF">
      <w:pPr>
        <w:ind w:firstLine="720"/>
        <w:rPr>
          <w:rFonts w:cstheme="minorHAnsi"/>
        </w:rPr>
      </w:pPr>
    </w:p>
    <w:p w14:paraId="6265027B" w14:textId="17FBB1AD" w:rsidR="00693AED" w:rsidRDefault="00693AED" w:rsidP="00693AED">
      <w:pPr>
        <w:pStyle w:val="Heading2"/>
      </w:pPr>
      <w:r>
        <w:lastRenderedPageBreak/>
        <w:t>Additional Data Filtering</w:t>
      </w:r>
    </w:p>
    <w:p w14:paraId="581D1478" w14:textId="0397A29A" w:rsidR="00693AED" w:rsidRDefault="00693AED" w:rsidP="00693AED">
      <w:pPr>
        <w:pStyle w:val="FirstParagraph"/>
      </w:pPr>
      <w:r>
        <w:t xml:space="preserve">Now that we’ve </w:t>
      </w:r>
      <w:proofErr w:type="spellStart"/>
      <w:r>
        <w:t>subsetted</w:t>
      </w:r>
      <w:proofErr w:type="spellEnd"/>
      <w:r>
        <w:t xml:space="preserve"> our variables and dealt with </w:t>
      </w:r>
      <w:r>
        <w:rPr>
          <w:rStyle w:val="VerbatimChar"/>
        </w:rPr>
        <w:t>NA</w:t>
      </w:r>
      <w:r>
        <w:t xml:space="preserve">’s, we noticed that our feature engineering dropped almost </w:t>
      </w:r>
      <w:r w:rsidR="00A91F5E">
        <w:t>all</w:t>
      </w:r>
      <w:r>
        <w:t xml:space="preserve"> the records from 2015. After </w:t>
      </w:r>
      <w:r w:rsidR="00A91F5E">
        <w:t>several</w:t>
      </w:r>
      <w:r>
        <w:t xml:space="preserve"> looks at the data, we decided to only use the most recent “good” sample size (2011-2014).</w:t>
      </w:r>
    </w:p>
    <w:p w14:paraId="0F8AFEFE" w14:textId="77777777" w:rsidR="00693AED" w:rsidRPr="001C2B3C" w:rsidRDefault="00693AED" w:rsidP="004724DF">
      <w:pPr>
        <w:ind w:firstLine="720"/>
        <w:rPr>
          <w:rFonts w:cstheme="minorHAnsi"/>
        </w:rPr>
      </w:pPr>
    </w:p>
    <w:p w14:paraId="7431B8EF" w14:textId="39CE522D" w:rsidR="004724DF" w:rsidRPr="001C2B3C" w:rsidRDefault="004724DF" w:rsidP="00693AED">
      <w:pPr>
        <w:rPr>
          <w:rFonts w:cstheme="minorHAnsi"/>
        </w:rPr>
      </w:pPr>
      <w:r w:rsidRPr="00FF4768">
        <w:rPr>
          <w:rStyle w:val="Heading2Char"/>
        </w:rPr>
        <w:t>Model Selection</w:t>
      </w:r>
      <w:r w:rsidRPr="001C2B3C">
        <w:rPr>
          <w:rFonts w:cstheme="minorHAnsi"/>
        </w:rPr>
        <w:t xml:space="preserve"> </w:t>
      </w:r>
    </w:p>
    <w:p w14:paraId="32908CB4" w14:textId="77777777" w:rsidR="004724DF" w:rsidRPr="001C2B3C" w:rsidRDefault="004724DF" w:rsidP="004724DF">
      <w:pPr>
        <w:rPr>
          <w:rFonts w:cstheme="minorHAnsi"/>
        </w:rPr>
      </w:pPr>
      <w:r w:rsidRPr="001C2B3C">
        <w:rPr>
          <w:rFonts w:cstheme="minorHAnsi"/>
        </w:rPr>
        <w:tab/>
      </w:r>
      <w:r w:rsidRPr="001C2B3C">
        <w:rPr>
          <w:rFonts w:cstheme="minorHAnsi"/>
        </w:rPr>
        <w:tab/>
        <w:t>Type of Selection</w:t>
      </w:r>
    </w:p>
    <w:p w14:paraId="32CDA138" w14:textId="77777777" w:rsidR="004724DF" w:rsidRPr="001C2B3C" w:rsidRDefault="004724DF" w:rsidP="004724DF">
      <w:pPr>
        <w:ind w:right="-630"/>
        <w:rPr>
          <w:rFonts w:cstheme="minorHAnsi"/>
          <w:b/>
        </w:rPr>
      </w:pPr>
    </w:p>
    <w:p w14:paraId="15AEC274" w14:textId="3B334EB5" w:rsidR="004724DF" w:rsidRPr="001C2B3C" w:rsidRDefault="004724DF" w:rsidP="004724DF">
      <w:pPr>
        <w:ind w:right="-630"/>
        <w:rPr>
          <w:rFonts w:cstheme="minorHAnsi"/>
          <w:b/>
        </w:rPr>
      </w:pPr>
      <w:r w:rsidRPr="001C2B3C">
        <w:rPr>
          <w:rFonts w:cstheme="minorHAnsi"/>
          <w:b/>
        </w:rPr>
        <w:tab/>
      </w:r>
      <w:r w:rsidRPr="001C2B3C">
        <w:rPr>
          <w:rFonts w:cstheme="minorHAnsi"/>
          <w:b/>
        </w:rPr>
        <w:tab/>
      </w:r>
      <w:r w:rsidRPr="001C2B3C">
        <w:rPr>
          <w:rFonts w:cstheme="minorHAnsi"/>
        </w:rPr>
        <w:t xml:space="preserve">Checking Assumptions </w:t>
      </w:r>
    </w:p>
    <w:p w14:paraId="007AFF57" w14:textId="77777777" w:rsidR="004724DF" w:rsidRPr="001C2B3C" w:rsidRDefault="004724DF" w:rsidP="004724DF">
      <w:pPr>
        <w:ind w:right="-630"/>
        <w:rPr>
          <w:rFonts w:cstheme="minorHAnsi"/>
        </w:rPr>
      </w:pPr>
    </w:p>
    <w:p w14:paraId="09A2639B" w14:textId="58658C1F" w:rsidR="004724DF" w:rsidRPr="001C2B3C" w:rsidRDefault="004724DF" w:rsidP="004724DF">
      <w:pPr>
        <w:rPr>
          <w:rFonts w:cstheme="minorHAnsi"/>
        </w:rPr>
      </w:pPr>
      <w:r w:rsidRPr="001C2B3C">
        <w:rPr>
          <w:rFonts w:cstheme="minorHAnsi"/>
        </w:rPr>
        <w:tab/>
      </w:r>
      <w:r w:rsidRPr="001C2B3C">
        <w:rPr>
          <w:rFonts w:cstheme="minorHAnsi"/>
        </w:rPr>
        <w:tab/>
        <w:t>Compar</w:t>
      </w:r>
      <w:r>
        <w:rPr>
          <w:rFonts w:cstheme="minorHAnsi"/>
        </w:rPr>
        <w:t xml:space="preserve">e </w:t>
      </w:r>
      <w:r w:rsidRPr="001C2B3C">
        <w:rPr>
          <w:rFonts w:cstheme="minorHAnsi"/>
        </w:rPr>
        <w:t>Competing Models</w:t>
      </w:r>
    </w:p>
    <w:p w14:paraId="72F688FC" w14:textId="77777777" w:rsidR="00FF4768" w:rsidRDefault="00FF4768" w:rsidP="004724DF">
      <w:pPr>
        <w:ind w:firstLine="720"/>
        <w:rPr>
          <w:rFonts w:cstheme="minorHAnsi"/>
        </w:rPr>
      </w:pPr>
    </w:p>
    <w:p w14:paraId="4920A7ED" w14:textId="77777777" w:rsidR="004D2F15" w:rsidRDefault="004D2F15" w:rsidP="004D2F15">
      <w:pPr>
        <w:pStyle w:val="Heading2"/>
      </w:pPr>
      <w:bookmarkStart w:id="99" w:name="X7ffb20aa5ff702d9e3dd103b6145fa7e68d3c41"/>
      <w:r>
        <w:t>Interpretation of Regression Coefficients</w:t>
      </w:r>
      <w:bookmarkEnd w:id="99"/>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7777777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5549FC0B" w14:textId="77777777" w:rsidR="004724DF" w:rsidRDefault="004724DF" w:rsidP="004724DF">
      <w:pPr>
        <w:ind w:firstLine="720"/>
        <w:rPr>
          <w:rFonts w:cstheme="minorHAnsi"/>
          <w:b/>
        </w:rPr>
      </w:pPr>
    </w:p>
    <w:p w14:paraId="311791CA" w14:textId="77777777" w:rsidR="004724DF" w:rsidRDefault="004724DF" w:rsidP="004724DF">
      <w:pPr>
        <w:rPr>
          <w:rFonts w:cstheme="minorHAnsi"/>
          <w:bCs/>
        </w:rPr>
      </w:pPr>
    </w:p>
    <w:p w14:paraId="7040B5BE" w14:textId="4B46B81E" w:rsidR="004724DF" w:rsidRDefault="004724DF" w:rsidP="00FF4768">
      <w:pPr>
        <w:pStyle w:val="Heading1"/>
      </w:pPr>
      <w:r>
        <w:t>Objective 2</w:t>
      </w:r>
      <w:r w:rsidR="00FF4768">
        <w:t>:</w:t>
      </w:r>
    </w:p>
    <w:p w14:paraId="73123B4D" w14:textId="20A845F9" w:rsidR="003B54A0" w:rsidRDefault="003B54A0" w:rsidP="003B54A0">
      <w:pPr>
        <w:pStyle w:val="Heading2"/>
      </w:pPr>
      <w:r>
        <w:tab/>
        <w:t>Strategy</w:t>
      </w:r>
    </w:p>
    <w:p w14:paraId="729124BD" w14:textId="453B6B35" w:rsidR="003B54A0" w:rsidRDefault="003B54A0" w:rsidP="003B54A0"/>
    <w:p w14:paraId="138CB689" w14:textId="385A3963" w:rsidR="003B54A0" w:rsidRDefault="003B54A0" w:rsidP="003B54A0">
      <w:pPr>
        <w:pStyle w:val="Heading2"/>
      </w:pPr>
      <w:r>
        <w:tab/>
        <w:t>Metrics</w:t>
      </w:r>
    </w:p>
    <w:p w14:paraId="78586D91" w14:textId="73705560" w:rsidR="003B54A0" w:rsidRDefault="003B54A0" w:rsidP="003B54A0"/>
    <w:p w14:paraId="37882DE6" w14:textId="24B97BBB" w:rsidR="003B54A0" w:rsidRPr="003B54A0" w:rsidRDefault="003B54A0" w:rsidP="003B54A0">
      <w:pPr>
        <w:pStyle w:val="Heading2"/>
      </w:pPr>
      <w:r>
        <w:tab/>
        <w:t>Comparison to Objective 1</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6B19492F" w14:textId="77777777" w:rsidR="004724DF" w:rsidRPr="001F3236" w:rsidRDefault="004724DF" w:rsidP="00FF4768">
      <w:pPr>
        <w:pStyle w:val="Heading1"/>
      </w:pPr>
      <w:r w:rsidRPr="001F3236">
        <w:t xml:space="preserve">Appendix </w:t>
      </w:r>
    </w:p>
    <w:p w14:paraId="30A120EA" w14:textId="77777777" w:rsidR="004724DF" w:rsidRPr="001C2B3C" w:rsidRDefault="004724DF" w:rsidP="004724DF">
      <w:pPr>
        <w:rPr>
          <w:rFonts w:cstheme="minorHAnsi"/>
        </w:rPr>
      </w:pPr>
    </w:p>
    <w:p w14:paraId="06D92931" w14:textId="77777777" w:rsidR="008C33CD" w:rsidRDefault="008C33CD" w:rsidP="008C33CD">
      <w:pPr>
        <w:keepNext/>
        <w:rPr>
          <w:ins w:id="100" w:author="Farrow, Matt" w:date="2020-10-03T15:38:00Z"/>
        </w:rPr>
        <w:pPrChange w:id="101" w:author="Farrow, Matt" w:date="2020-10-03T15:38:00Z">
          <w:pPr/>
        </w:pPrChange>
      </w:pPr>
      <w:ins w:id="102" w:author="Farrow, Matt" w:date="2020-10-03T15:37:00Z">
        <w:r>
          <w:rPr>
            <w:rFonts w:cstheme="minorHAnsi"/>
            <w:noProof/>
          </w:rPr>
          <w:lastRenderedPageBreak/>
          <w:drawing>
            <wp:inline distT="0" distB="0" distL="0" distR="0" wp14:anchorId="32451F37" wp14:editId="7139DA54">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ins>
    </w:p>
    <w:p w14:paraId="540DF4B2" w14:textId="55324FF1" w:rsidR="008C33CD" w:rsidRDefault="008C33CD" w:rsidP="008C33CD">
      <w:pPr>
        <w:pStyle w:val="Caption"/>
        <w:rPr>
          <w:ins w:id="103" w:author="Farrow, Matt" w:date="2020-10-03T15:38:00Z"/>
        </w:rPr>
      </w:pPr>
      <w:bookmarkStart w:id="104" w:name="_Ref52632084"/>
      <w:ins w:id="105" w:author="Farrow, Matt" w:date="2020-10-03T15:38:00Z">
        <w:r>
          <w:t xml:space="preserve">Figure </w:t>
        </w:r>
        <w:r>
          <w:fldChar w:fldCharType="begin"/>
        </w:r>
        <w:r>
          <w:instrText xml:space="preserve"> SEQ Figure \* ARABIC </w:instrText>
        </w:r>
      </w:ins>
      <w:r>
        <w:fldChar w:fldCharType="separate"/>
      </w:r>
      <w:ins w:id="106" w:author="Farrow, Matt" w:date="2020-10-03T16:47:00Z">
        <w:r w:rsidR="00A51E58">
          <w:rPr>
            <w:noProof/>
          </w:rPr>
          <w:t>1</w:t>
        </w:r>
      </w:ins>
      <w:ins w:id="107" w:author="Farrow, Matt" w:date="2020-10-03T15:38:00Z">
        <w:r>
          <w:fldChar w:fldCharType="end"/>
        </w:r>
        <w:bookmarkEnd w:id="104"/>
        <w:r>
          <w:t>: Correlation Matrix, original data</w:t>
        </w:r>
      </w:ins>
    </w:p>
    <w:p w14:paraId="2EF100DF" w14:textId="77777777" w:rsidR="008C33CD" w:rsidRDefault="008C33CD" w:rsidP="008C33CD">
      <w:pPr>
        <w:keepNext/>
        <w:rPr>
          <w:ins w:id="108" w:author="Farrow, Matt" w:date="2020-10-03T15:39:00Z"/>
        </w:rPr>
        <w:pPrChange w:id="109" w:author="Farrow, Matt" w:date="2020-10-03T15:39:00Z">
          <w:pPr/>
        </w:pPrChange>
      </w:pPr>
      <w:ins w:id="110" w:author="Farrow, Matt" w:date="2020-10-03T15:37:00Z">
        <w:r>
          <w:rPr>
            <w:rFonts w:cstheme="minorHAnsi"/>
            <w:noProof/>
          </w:rPr>
          <w:drawing>
            <wp:inline distT="0" distB="0" distL="0" distR="0" wp14:anchorId="220696A2" wp14:editId="7FD166B6">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ins>
    </w:p>
    <w:p w14:paraId="6EBB4A3E" w14:textId="1A20CB18" w:rsidR="008C33CD" w:rsidRDefault="008C33CD" w:rsidP="008C33CD">
      <w:pPr>
        <w:pStyle w:val="Caption"/>
        <w:rPr>
          <w:ins w:id="111" w:author="Farrow, Matt" w:date="2020-10-03T15:39:00Z"/>
        </w:rPr>
      </w:pPr>
      <w:bookmarkStart w:id="112" w:name="_Ref52632095"/>
      <w:ins w:id="113" w:author="Farrow, Matt" w:date="2020-10-03T15:39:00Z">
        <w:r>
          <w:t xml:space="preserve">Figure </w:t>
        </w:r>
        <w:r>
          <w:fldChar w:fldCharType="begin"/>
        </w:r>
        <w:r>
          <w:instrText xml:space="preserve"> SEQ Figure \* ARABIC </w:instrText>
        </w:r>
      </w:ins>
      <w:r>
        <w:fldChar w:fldCharType="separate"/>
      </w:r>
      <w:ins w:id="114" w:author="Farrow, Matt" w:date="2020-10-03T16:47:00Z">
        <w:r w:rsidR="00A51E58">
          <w:rPr>
            <w:noProof/>
          </w:rPr>
          <w:t>2</w:t>
        </w:r>
      </w:ins>
      <w:ins w:id="115" w:author="Farrow, Matt" w:date="2020-10-03T15:39:00Z">
        <w:r>
          <w:fldChar w:fldCharType="end"/>
        </w:r>
        <w:bookmarkEnd w:id="112"/>
        <w:r>
          <w:t xml:space="preserve">: Correlation Matrix: </w:t>
        </w:r>
        <w:r>
          <w:t>excluding</w:t>
        </w:r>
        <w:r>
          <w:t xml:space="preserve"> under 5 deaths, </w:t>
        </w:r>
        <w:proofErr w:type="spellStart"/>
        <w:r>
          <w:t>gdp</w:t>
        </w:r>
        <w:proofErr w:type="spellEnd"/>
        <w:r>
          <w:t>, and thinness 1-19 years</w:t>
        </w:r>
      </w:ins>
    </w:p>
    <w:p w14:paraId="416D603F" w14:textId="77777777" w:rsidR="008C33CD" w:rsidRDefault="008C33CD" w:rsidP="008C33CD">
      <w:pPr>
        <w:keepNext/>
        <w:rPr>
          <w:ins w:id="116" w:author="Farrow, Matt" w:date="2020-10-03T15:39:00Z"/>
        </w:rPr>
        <w:pPrChange w:id="117" w:author="Farrow, Matt" w:date="2020-10-03T15:39:00Z">
          <w:pPr/>
        </w:pPrChange>
      </w:pPr>
      <w:ins w:id="118" w:author="Farrow, Matt" w:date="2020-10-03T15:37:00Z">
        <w:r>
          <w:rPr>
            <w:rFonts w:cstheme="minorHAnsi"/>
            <w:noProof/>
          </w:rPr>
          <w:lastRenderedPageBreak/>
          <w:drawing>
            <wp:inline distT="0" distB="0" distL="0" distR="0" wp14:anchorId="59DB2A3E" wp14:editId="00150821">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ins>
    </w:p>
    <w:p w14:paraId="30786C34" w14:textId="78DD8772" w:rsidR="004724DF" w:rsidRPr="001C2B3C" w:rsidRDefault="008C33CD" w:rsidP="008C33CD">
      <w:pPr>
        <w:pStyle w:val="Caption"/>
        <w:rPr>
          <w:rFonts w:cstheme="minorHAnsi"/>
        </w:rPr>
        <w:pPrChange w:id="119" w:author="Farrow, Matt" w:date="2020-10-03T15:39:00Z">
          <w:pPr/>
        </w:pPrChange>
      </w:pPr>
      <w:bookmarkStart w:id="120" w:name="_Ref52632126"/>
      <w:ins w:id="121" w:author="Farrow, Matt" w:date="2020-10-03T15:39:00Z">
        <w:r>
          <w:t xml:space="preserve">Figure </w:t>
        </w:r>
        <w:r>
          <w:fldChar w:fldCharType="begin"/>
        </w:r>
        <w:r>
          <w:instrText xml:space="preserve"> SEQ Figure \* ARABIC </w:instrText>
        </w:r>
      </w:ins>
      <w:r>
        <w:fldChar w:fldCharType="separate"/>
      </w:r>
      <w:ins w:id="122" w:author="Farrow, Matt" w:date="2020-10-03T16:47:00Z">
        <w:r w:rsidR="00A51E58">
          <w:rPr>
            <w:noProof/>
          </w:rPr>
          <w:t>3</w:t>
        </w:r>
      </w:ins>
      <w:ins w:id="123" w:author="Farrow, Matt" w:date="2020-10-03T15:39:00Z">
        <w:r>
          <w:fldChar w:fldCharType="end"/>
        </w:r>
        <w:bookmarkEnd w:id="120"/>
        <w:r>
          <w:t xml:space="preserve">: Correlation Matrix: </w:t>
        </w:r>
        <w:proofErr w:type="spellStart"/>
        <w:r>
          <w:t>exluding</w:t>
        </w:r>
        <w:proofErr w:type="spellEnd"/>
        <w:r>
          <w:t xml:space="preserve"> all from Figure 2 along with population</w:t>
        </w:r>
      </w:ins>
    </w:p>
    <w:p w14:paraId="28FD7CA6" w14:textId="77777777" w:rsidR="00E72609" w:rsidRDefault="00E72609" w:rsidP="00E72609">
      <w:pPr>
        <w:keepNext/>
        <w:rPr>
          <w:ins w:id="124" w:author="Farrow, Matt" w:date="2020-10-03T15:46:00Z"/>
        </w:rPr>
        <w:pPrChange w:id="125" w:author="Farrow, Matt" w:date="2020-10-03T15:46:00Z">
          <w:pPr/>
        </w:pPrChange>
      </w:pPr>
      <w:ins w:id="126" w:author="Farrow, Matt" w:date="2020-10-03T15:45:00Z">
        <w:r>
          <w:rPr>
            <w:noProof/>
          </w:rPr>
          <w:drawing>
            <wp:inline distT="0" distB="0" distL="0" distR="0" wp14:anchorId="6ED081E2" wp14:editId="6B897020">
              <wp:extent cx="2096558" cy="4572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ins>
    </w:p>
    <w:p w14:paraId="7F40F4CC" w14:textId="65576C5F" w:rsidR="00E72609" w:rsidRDefault="00E72609" w:rsidP="00E72609">
      <w:pPr>
        <w:pStyle w:val="Caption"/>
        <w:rPr>
          <w:ins w:id="127" w:author="Farrow, Matt" w:date="2020-10-03T15:45:00Z"/>
        </w:rPr>
        <w:pPrChange w:id="128" w:author="Farrow, Matt" w:date="2020-10-03T15:46:00Z">
          <w:pPr/>
        </w:pPrChange>
      </w:pPr>
      <w:bookmarkStart w:id="129" w:name="_Ref52632509"/>
      <w:ins w:id="130" w:author="Farrow, Matt" w:date="2020-10-03T15:46:00Z">
        <w:r>
          <w:t xml:space="preserve">Figure </w:t>
        </w:r>
        <w:r>
          <w:fldChar w:fldCharType="begin"/>
        </w:r>
        <w:r>
          <w:instrText xml:space="preserve"> SEQ Figure \* ARABIC </w:instrText>
        </w:r>
      </w:ins>
      <w:r>
        <w:fldChar w:fldCharType="separate"/>
      </w:r>
      <w:ins w:id="131" w:author="Farrow, Matt" w:date="2020-10-03T16:47:00Z">
        <w:r w:rsidR="00A51E58">
          <w:rPr>
            <w:noProof/>
          </w:rPr>
          <w:t>4</w:t>
        </w:r>
      </w:ins>
      <w:ins w:id="132" w:author="Farrow, Matt" w:date="2020-10-03T15:46:00Z">
        <w:r>
          <w:fldChar w:fldCharType="end"/>
        </w:r>
        <w:bookmarkEnd w:id="129"/>
        <w:r>
          <w:t>: Missing Values, original data</w:t>
        </w:r>
      </w:ins>
    </w:p>
    <w:p w14:paraId="0D130A97" w14:textId="77777777" w:rsidR="00A80C96" w:rsidRDefault="00E72609" w:rsidP="00A80C96">
      <w:pPr>
        <w:keepNext/>
        <w:rPr>
          <w:ins w:id="133" w:author="Farrow, Matt" w:date="2020-10-03T15:46:00Z"/>
        </w:rPr>
        <w:pPrChange w:id="134" w:author="Farrow, Matt" w:date="2020-10-03T15:46:00Z">
          <w:pPr/>
        </w:pPrChange>
      </w:pPr>
      <w:ins w:id="135" w:author="Farrow, Matt" w:date="2020-10-03T15:45:00Z">
        <w:r>
          <w:rPr>
            <w:noProof/>
          </w:rPr>
          <w:lastRenderedPageBreak/>
          <w:drawing>
            <wp:inline distT="0" distB="0" distL="0" distR="0" wp14:anchorId="13C61AB2" wp14:editId="07CF0ED6">
              <wp:extent cx="2096558" cy="4572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ins>
    </w:p>
    <w:p w14:paraId="589D50C3" w14:textId="65091B48" w:rsidR="00E72609" w:rsidRDefault="00A80C96" w:rsidP="00A80C96">
      <w:pPr>
        <w:pStyle w:val="Caption"/>
        <w:rPr>
          <w:ins w:id="136" w:author="Farrow, Matt" w:date="2020-10-03T15:45:00Z"/>
        </w:rPr>
        <w:pPrChange w:id="137" w:author="Farrow, Matt" w:date="2020-10-03T15:46:00Z">
          <w:pPr/>
        </w:pPrChange>
      </w:pPr>
      <w:bookmarkStart w:id="138" w:name="_Ref52632595"/>
      <w:ins w:id="139" w:author="Farrow, Matt" w:date="2020-10-03T15:46:00Z">
        <w:r>
          <w:t xml:space="preserve">Figure </w:t>
        </w:r>
        <w:r>
          <w:fldChar w:fldCharType="begin"/>
        </w:r>
        <w:r>
          <w:instrText xml:space="preserve"> SEQ Figure \* ARABIC </w:instrText>
        </w:r>
      </w:ins>
      <w:r>
        <w:fldChar w:fldCharType="separate"/>
      </w:r>
      <w:ins w:id="140" w:author="Farrow, Matt" w:date="2020-10-03T16:47:00Z">
        <w:r w:rsidR="00A51E58">
          <w:rPr>
            <w:noProof/>
          </w:rPr>
          <w:t>5</w:t>
        </w:r>
      </w:ins>
      <w:ins w:id="141" w:author="Farrow, Matt" w:date="2020-10-03T15:46:00Z">
        <w:r>
          <w:fldChar w:fldCharType="end"/>
        </w:r>
        <w:bookmarkEnd w:id="138"/>
        <w:r>
          <w:t>: Missing values, removed life expectancy</w:t>
        </w:r>
      </w:ins>
    </w:p>
    <w:p w14:paraId="593E57F0" w14:textId="77777777" w:rsidR="001702E6" w:rsidRDefault="001702E6" w:rsidP="001702E6">
      <w:pPr>
        <w:keepNext/>
        <w:rPr>
          <w:ins w:id="142" w:author="Farrow, Matt" w:date="2020-10-03T16:08:00Z"/>
        </w:rPr>
        <w:pPrChange w:id="143" w:author="Farrow, Matt" w:date="2020-10-03T16:08:00Z">
          <w:pPr/>
        </w:pPrChange>
      </w:pPr>
      <w:ins w:id="144" w:author="Farrow, Matt" w:date="2020-10-03T16:07:00Z">
        <w:r>
          <w:rPr>
            <w:noProof/>
          </w:rPr>
          <w:lastRenderedPageBreak/>
          <w:drawing>
            <wp:inline distT="0" distB="0" distL="0" distR="0" wp14:anchorId="29C3B2C5" wp14:editId="078EBFC0">
              <wp:extent cx="5943600" cy="42443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ins>
    </w:p>
    <w:p w14:paraId="187B54DA" w14:textId="4AACFE07" w:rsidR="001702E6" w:rsidRDefault="001702E6" w:rsidP="001702E6">
      <w:pPr>
        <w:pStyle w:val="Caption"/>
        <w:rPr>
          <w:ins w:id="145" w:author="Farrow, Matt" w:date="2020-10-03T16:15:00Z"/>
        </w:rPr>
      </w:pPr>
      <w:bookmarkStart w:id="146" w:name="_Ref52633736"/>
      <w:ins w:id="147" w:author="Farrow, Matt" w:date="2020-10-03T16:08:00Z">
        <w:r>
          <w:t xml:space="preserve">Figure </w:t>
        </w:r>
        <w:r>
          <w:fldChar w:fldCharType="begin"/>
        </w:r>
        <w:r>
          <w:instrText xml:space="preserve"> SEQ Figure \* ARABIC </w:instrText>
        </w:r>
      </w:ins>
      <w:r>
        <w:fldChar w:fldCharType="separate"/>
      </w:r>
      <w:ins w:id="148" w:author="Farrow, Matt" w:date="2020-10-03T16:47:00Z">
        <w:r w:rsidR="00A51E58">
          <w:rPr>
            <w:noProof/>
          </w:rPr>
          <w:t>6</w:t>
        </w:r>
      </w:ins>
      <w:ins w:id="149" w:author="Farrow, Matt" w:date="2020-10-03T16:08:00Z">
        <w:r>
          <w:fldChar w:fldCharType="end"/>
        </w:r>
        <w:bookmarkEnd w:id="146"/>
        <w:r>
          <w:t>: Relationship between Hepatitis B and Life Expectancy</w:t>
        </w:r>
      </w:ins>
    </w:p>
    <w:p w14:paraId="03BF5BBD" w14:textId="77777777" w:rsidR="00B15B69" w:rsidRDefault="00B15B69" w:rsidP="00B15B69">
      <w:pPr>
        <w:keepNext/>
        <w:rPr>
          <w:ins w:id="150" w:author="Farrow, Matt" w:date="2020-10-03T16:15:00Z"/>
        </w:rPr>
      </w:pPr>
      <w:ins w:id="151" w:author="Farrow, Matt" w:date="2020-10-03T16:15:00Z">
        <w:r>
          <w:rPr>
            <w:noProof/>
          </w:rPr>
          <w:lastRenderedPageBreak/>
          <w:drawing>
            <wp:inline distT="0" distB="0" distL="0" distR="0" wp14:anchorId="2CCC0B92" wp14:editId="2AE49970">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ins>
    </w:p>
    <w:p w14:paraId="5D78F0EB" w14:textId="4C8CEE14" w:rsidR="00B15B69" w:rsidRDefault="00B15B69" w:rsidP="00B15B69">
      <w:pPr>
        <w:pStyle w:val="Caption"/>
        <w:rPr>
          <w:ins w:id="152" w:author="Farrow, Matt" w:date="2020-10-03T16:45:00Z"/>
        </w:rPr>
      </w:pPr>
      <w:bookmarkStart w:id="153" w:name="_Ref52634272"/>
      <w:ins w:id="154" w:author="Farrow, Matt" w:date="2020-10-03T16:15:00Z">
        <w:r>
          <w:t xml:space="preserve">Figure </w:t>
        </w:r>
        <w:r>
          <w:fldChar w:fldCharType="begin"/>
        </w:r>
        <w:r>
          <w:instrText xml:space="preserve"> SEQ Figure \* ARABIC </w:instrText>
        </w:r>
        <w:r>
          <w:fldChar w:fldCharType="separate"/>
        </w:r>
      </w:ins>
      <w:ins w:id="155" w:author="Farrow, Matt" w:date="2020-10-03T16:47:00Z">
        <w:r w:rsidR="00A51E58">
          <w:rPr>
            <w:noProof/>
          </w:rPr>
          <w:t>7</w:t>
        </w:r>
      </w:ins>
      <w:ins w:id="156" w:author="Farrow, Matt" w:date="2020-10-03T16:15:00Z">
        <w:r>
          <w:fldChar w:fldCharType="end"/>
        </w:r>
        <w:bookmarkEnd w:id="153"/>
        <w:r>
          <w:t>: Missing Data, remove Hep B &amp; remaining NA's</w:t>
        </w:r>
      </w:ins>
    </w:p>
    <w:p w14:paraId="79D4A829" w14:textId="77777777" w:rsidR="00A51E58" w:rsidRDefault="00A51E58" w:rsidP="00A51E58">
      <w:pPr>
        <w:keepNext/>
        <w:rPr>
          <w:ins w:id="157" w:author="Farrow, Matt" w:date="2020-10-03T16:45:00Z"/>
        </w:rPr>
        <w:pPrChange w:id="158" w:author="Farrow, Matt" w:date="2020-10-03T16:45:00Z">
          <w:pPr/>
        </w:pPrChange>
      </w:pPr>
      <w:ins w:id="159" w:author="Farrow, Matt" w:date="2020-10-03T16:45:00Z">
        <w:r>
          <w:rPr>
            <w:noProof/>
          </w:rPr>
          <w:drawing>
            <wp:inline distT="0" distB="0" distL="0" distR="0" wp14:anchorId="2D3BB2A7" wp14:editId="66416B09">
              <wp:extent cx="3059622" cy="2743200"/>
              <wp:effectExtent l="0" t="0" r="127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ins>
    </w:p>
    <w:p w14:paraId="16595235" w14:textId="7873E0B6" w:rsidR="00A51E58" w:rsidRPr="00A51E58" w:rsidRDefault="00A51E58" w:rsidP="00A51E58">
      <w:pPr>
        <w:pStyle w:val="Caption"/>
        <w:rPr>
          <w:ins w:id="160" w:author="Farrow, Matt" w:date="2020-10-03T16:43:00Z"/>
        </w:rPr>
      </w:pPr>
      <w:bookmarkStart w:id="161" w:name="_Ref52636056"/>
      <w:ins w:id="162" w:author="Farrow, Matt" w:date="2020-10-03T16:45:00Z">
        <w:r>
          <w:t xml:space="preserve">Figure </w:t>
        </w:r>
        <w:r>
          <w:fldChar w:fldCharType="begin"/>
        </w:r>
        <w:r>
          <w:instrText xml:space="preserve"> SEQ Figure \* ARABIC </w:instrText>
        </w:r>
      </w:ins>
      <w:r>
        <w:fldChar w:fldCharType="separate"/>
      </w:r>
      <w:ins w:id="163" w:author="Farrow, Matt" w:date="2020-10-03T16:47:00Z">
        <w:r>
          <w:rPr>
            <w:noProof/>
          </w:rPr>
          <w:t>8</w:t>
        </w:r>
      </w:ins>
      <w:ins w:id="164" w:author="Farrow, Matt" w:date="2020-10-03T16:45:00Z">
        <w:r>
          <w:fldChar w:fldCharType="end"/>
        </w:r>
        <w:bookmarkEnd w:id="161"/>
        <w:r>
          <w:t>: Relationship between Life Expectancy &amp; Hepatitis B</w:t>
        </w:r>
      </w:ins>
    </w:p>
    <w:p w14:paraId="3B9E628A" w14:textId="77777777" w:rsidR="00A51E58" w:rsidRDefault="00A51E58" w:rsidP="00A51E58">
      <w:pPr>
        <w:keepNext/>
        <w:rPr>
          <w:ins w:id="165" w:author="Farrow, Matt" w:date="2020-10-03T16:46:00Z"/>
        </w:rPr>
        <w:pPrChange w:id="166" w:author="Farrow, Matt" w:date="2020-10-03T16:46:00Z">
          <w:pPr/>
        </w:pPrChange>
      </w:pPr>
      <w:ins w:id="167" w:author="Farrow, Matt" w:date="2020-10-03T16:45:00Z">
        <w:r>
          <w:rPr>
            <w:noProof/>
          </w:rPr>
          <w:lastRenderedPageBreak/>
          <w:drawing>
            <wp:inline distT="0" distB="0" distL="0" distR="0" wp14:anchorId="05A9F836" wp14:editId="64A3F466">
              <wp:extent cx="3059622" cy="2743200"/>
              <wp:effectExtent l="0" t="0" r="127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ins>
    </w:p>
    <w:p w14:paraId="77657284" w14:textId="112D5646" w:rsidR="00A51E58" w:rsidRDefault="00A51E58" w:rsidP="00A51E58">
      <w:pPr>
        <w:pStyle w:val="Caption"/>
        <w:rPr>
          <w:ins w:id="168" w:author="Farrow, Matt" w:date="2020-10-03T16:45:00Z"/>
        </w:rPr>
        <w:pPrChange w:id="169" w:author="Farrow, Matt" w:date="2020-10-03T16:46:00Z">
          <w:pPr/>
        </w:pPrChange>
      </w:pPr>
      <w:bookmarkStart w:id="170" w:name="_Ref52636064"/>
      <w:ins w:id="171" w:author="Farrow, Matt" w:date="2020-10-03T16:46:00Z">
        <w:r>
          <w:t xml:space="preserve">Figure </w:t>
        </w:r>
        <w:r>
          <w:fldChar w:fldCharType="begin"/>
        </w:r>
        <w:r>
          <w:instrText xml:space="preserve"> SEQ Figure \* ARABIC </w:instrText>
        </w:r>
      </w:ins>
      <w:r>
        <w:fldChar w:fldCharType="separate"/>
      </w:r>
      <w:ins w:id="172" w:author="Farrow, Matt" w:date="2020-10-03T16:47:00Z">
        <w:r>
          <w:rPr>
            <w:noProof/>
          </w:rPr>
          <w:t>9</w:t>
        </w:r>
      </w:ins>
      <w:ins w:id="173" w:author="Farrow, Matt" w:date="2020-10-03T16:46:00Z">
        <w:r>
          <w:fldChar w:fldCharType="end"/>
        </w:r>
        <w:bookmarkEnd w:id="170"/>
        <w:r>
          <w:t>: Relationship between Life Expectancy &amp; Total Expenditure</w:t>
        </w:r>
      </w:ins>
    </w:p>
    <w:p w14:paraId="5684F9C8" w14:textId="77777777" w:rsidR="00A51E58" w:rsidRDefault="00A51E58" w:rsidP="00A51E58">
      <w:pPr>
        <w:keepNext/>
        <w:rPr>
          <w:ins w:id="174" w:author="Farrow, Matt" w:date="2020-10-03T16:46:00Z"/>
        </w:rPr>
        <w:pPrChange w:id="175" w:author="Farrow, Matt" w:date="2020-10-03T16:46:00Z">
          <w:pPr/>
        </w:pPrChange>
      </w:pPr>
      <w:ins w:id="176" w:author="Farrow, Matt" w:date="2020-10-03T16:44:00Z">
        <w:r>
          <w:rPr>
            <w:noProof/>
          </w:rPr>
          <w:drawing>
            <wp:inline distT="0" distB="0" distL="0" distR="0" wp14:anchorId="3D9E00DE" wp14:editId="0650FE97">
              <wp:extent cx="3059622" cy="2743200"/>
              <wp:effectExtent l="0" t="0" r="127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ins>
    </w:p>
    <w:p w14:paraId="7AE30542" w14:textId="1FE3842E" w:rsidR="00A51E58" w:rsidRDefault="00A51E58" w:rsidP="00A51E58">
      <w:pPr>
        <w:pStyle w:val="Caption"/>
        <w:rPr>
          <w:ins w:id="177" w:author="Farrow, Matt" w:date="2020-10-03T16:44:00Z"/>
        </w:rPr>
        <w:pPrChange w:id="178" w:author="Farrow, Matt" w:date="2020-10-03T16:46:00Z">
          <w:pPr/>
        </w:pPrChange>
      </w:pPr>
      <w:bookmarkStart w:id="179" w:name="_Ref52636101"/>
      <w:ins w:id="180" w:author="Farrow, Matt" w:date="2020-10-03T16:46:00Z">
        <w:r>
          <w:t xml:space="preserve">Figure </w:t>
        </w:r>
        <w:r>
          <w:fldChar w:fldCharType="begin"/>
        </w:r>
        <w:r>
          <w:instrText xml:space="preserve"> SEQ Figure \* ARABIC </w:instrText>
        </w:r>
      </w:ins>
      <w:r>
        <w:fldChar w:fldCharType="separate"/>
      </w:r>
      <w:ins w:id="181" w:author="Farrow, Matt" w:date="2020-10-03T16:47:00Z">
        <w:r>
          <w:rPr>
            <w:noProof/>
          </w:rPr>
          <w:t>10</w:t>
        </w:r>
      </w:ins>
      <w:ins w:id="182" w:author="Farrow, Matt" w:date="2020-10-03T16:46:00Z">
        <w:r>
          <w:fldChar w:fldCharType="end"/>
        </w:r>
        <w:bookmarkEnd w:id="179"/>
        <w:r>
          <w:t>: Relationship between Life Expectancy &amp; Alcohol</w:t>
        </w:r>
      </w:ins>
    </w:p>
    <w:p w14:paraId="2C09A1FE" w14:textId="390E9781" w:rsidR="00A51E58" w:rsidRDefault="00A51E58" w:rsidP="00A51E58">
      <w:pPr>
        <w:rPr>
          <w:ins w:id="183" w:author="Farrow, Matt" w:date="2020-10-03T16:44:00Z"/>
        </w:rPr>
      </w:pPr>
    </w:p>
    <w:p w14:paraId="55ED00EB" w14:textId="484ECE47" w:rsidR="00A51E58" w:rsidRDefault="00A51E58" w:rsidP="00A51E58">
      <w:pPr>
        <w:rPr>
          <w:ins w:id="184" w:author="Farrow, Matt" w:date="2020-10-03T16:44:00Z"/>
        </w:rPr>
      </w:pPr>
    </w:p>
    <w:p w14:paraId="45886CB1" w14:textId="77777777" w:rsidR="00A51E58" w:rsidRDefault="00A51E58" w:rsidP="00A51E58">
      <w:pPr>
        <w:keepNext/>
        <w:rPr>
          <w:ins w:id="185" w:author="Farrow, Matt" w:date="2020-10-03T16:46:00Z"/>
        </w:rPr>
        <w:pPrChange w:id="186" w:author="Farrow, Matt" w:date="2020-10-03T16:46:00Z">
          <w:pPr/>
        </w:pPrChange>
      </w:pPr>
      <w:ins w:id="187" w:author="Farrow, Matt" w:date="2020-10-03T16:44:00Z">
        <w:r>
          <w:rPr>
            <w:noProof/>
          </w:rPr>
          <w:lastRenderedPageBreak/>
          <w:drawing>
            <wp:inline distT="0" distB="0" distL="0" distR="0" wp14:anchorId="293BF300" wp14:editId="487A1262">
              <wp:extent cx="3059623" cy="2743200"/>
              <wp:effectExtent l="0" t="0" r="127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623" cy="2743200"/>
                      </a:xfrm>
                      <a:prstGeom prst="rect">
                        <a:avLst/>
                      </a:prstGeom>
                    </pic:spPr>
                  </pic:pic>
                </a:graphicData>
              </a:graphic>
            </wp:inline>
          </w:drawing>
        </w:r>
      </w:ins>
    </w:p>
    <w:p w14:paraId="0FDB02A2" w14:textId="03BE90E9" w:rsidR="00A51E58" w:rsidRDefault="00A51E58" w:rsidP="00A51E58">
      <w:pPr>
        <w:pStyle w:val="Caption"/>
        <w:rPr>
          <w:ins w:id="188" w:author="Farrow, Matt" w:date="2020-10-03T16:44:00Z"/>
        </w:rPr>
        <w:pPrChange w:id="189" w:author="Farrow, Matt" w:date="2020-10-03T16:46:00Z">
          <w:pPr/>
        </w:pPrChange>
      </w:pPr>
      <w:bookmarkStart w:id="190" w:name="_Ref52636095"/>
      <w:ins w:id="191" w:author="Farrow, Matt" w:date="2020-10-03T16:46:00Z">
        <w:r>
          <w:t xml:space="preserve">Figure </w:t>
        </w:r>
        <w:r>
          <w:fldChar w:fldCharType="begin"/>
        </w:r>
        <w:r>
          <w:instrText xml:space="preserve"> SEQ Figure \* ARABIC </w:instrText>
        </w:r>
      </w:ins>
      <w:r>
        <w:fldChar w:fldCharType="separate"/>
      </w:r>
      <w:ins w:id="192" w:author="Farrow, Matt" w:date="2020-10-03T16:47:00Z">
        <w:r>
          <w:rPr>
            <w:noProof/>
          </w:rPr>
          <w:t>11</w:t>
        </w:r>
      </w:ins>
      <w:ins w:id="193" w:author="Farrow, Matt" w:date="2020-10-03T16:46:00Z">
        <w:r>
          <w:fldChar w:fldCharType="end"/>
        </w:r>
        <w:bookmarkEnd w:id="190"/>
        <w:r>
          <w:t>: Relationship between Life Expectancy &amp; Income Composition of Resources</w:t>
        </w:r>
      </w:ins>
    </w:p>
    <w:p w14:paraId="32898F76" w14:textId="77777777" w:rsidR="00A51E58" w:rsidRDefault="00A51E58" w:rsidP="00A51E58">
      <w:pPr>
        <w:keepNext/>
        <w:rPr>
          <w:ins w:id="194" w:author="Farrow, Matt" w:date="2020-10-03T16:47:00Z"/>
        </w:rPr>
        <w:pPrChange w:id="195" w:author="Farrow, Matt" w:date="2020-10-03T16:47:00Z">
          <w:pPr/>
        </w:pPrChange>
      </w:pPr>
      <w:ins w:id="196" w:author="Farrow, Matt" w:date="2020-10-03T16:44:00Z">
        <w:r>
          <w:rPr>
            <w:noProof/>
          </w:rPr>
          <w:drawing>
            <wp:inline distT="0" distB="0" distL="0" distR="0" wp14:anchorId="5D5FECC9" wp14:editId="6753B8F0">
              <wp:extent cx="3059622" cy="2743200"/>
              <wp:effectExtent l="0" t="0" r="127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ins>
    </w:p>
    <w:p w14:paraId="6DD33376" w14:textId="5996E65F" w:rsidR="00A51E58" w:rsidRPr="00A51E58" w:rsidRDefault="00A51E58" w:rsidP="00A51E58">
      <w:pPr>
        <w:pStyle w:val="Caption"/>
        <w:pPrChange w:id="197" w:author="Farrow, Matt" w:date="2020-10-03T16:47:00Z">
          <w:pPr/>
        </w:pPrChange>
      </w:pPr>
      <w:bookmarkStart w:id="198" w:name="_Ref52636075"/>
      <w:ins w:id="199" w:author="Farrow, Matt" w:date="2020-10-03T16:47:00Z">
        <w:r>
          <w:t xml:space="preserve">Figure </w:t>
        </w:r>
        <w:r>
          <w:fldChar w:fldCharType="begin"/>
        </w:r>
        <w:r>
          <w:instrText xml:space="preserve"> SEQ Figure \* ARABIC </w:instrText>
        </w:r>
      </w:ins>
      <w:r>
        <w:fldChar w:fldCharType="separate"/>
      </w:r>
      <w:ins w:id="200" w:author="Farrow, Matt" w:date="2020-10-03T16:47:00Z">
        <w:r>
          <w:rPr>
            <w:noProof/>
          </w:rPr>
          <w:t>12</w:t>
        </w:r>
        <w:r>
          <w:fldChar w:fldCharType="end"/>
        </w:r>
        <w:bookmarkEnd w:id="198"/>
        <w:r>
          <w:t>: Relationship between Life Expectancy &amp; Schooling</w:t>
        </w:r>
      </w:ins>
    </w:p>
    <w:sectPr w:rsidR="00A51E58" w:rsidRPr="00A51E5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5384C" w14:textId="77777777" w:rsidR="00E81FEB" w:rsidRDefault="00E81FEB" w:rsidP="00A37E9A">
      <w:r>
        <w:separator/>
      </w:r>
    </w:p>
  </w:endnote>
  <w:endnote w:type="continuationSeparator" w:id="0">
    <w:p w14:paraId="68A7369C" w14:textId="77777777" w:rsidR="00E81FEB" w:rsidRDefault="00E81FEB"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434A3" w14:textId="77777777" w:rsidR="00E81FEB" w:rsidRDefault="00E81FEB" w:rsidP="00A37E9A">
      <w:r>
        <w:separator/>
      </w:r>
    </w:p>
  </w:footnote>
  <w:footnote w:type="continuationSeparator" w:id="0">
    <w:p w14:paraId="5BC8E4EA" w14:textId="77777777" w:rsidR="00E81FEB" w:rsidRDefault="00E81FEB"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37E9A" w:rsidRDefault="00A37E9A">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37E9A" w:rsidRPr="00A107F0" w:rsidRDefault="00A107F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37E9A" w:rsidRDefault="00A37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rrow, Matt">
    <w15:presenceInfo w15:providerId="AD" w15:userId="S::mfarrow@smu.edu::86d7d097-81ac-4c08-9ffb-a9fc82c9cb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10438E"/>
    <w:rsid w:val="001702E6"/>
    <w:rsid w:val="00256D83"/>
    <w:rsid w:val="0031531C"/>
    <w:rsid w:val="003B54A0"/>
    <w:rsid w:val="004724DF"/>
    <w:rsid w:val="004D2F15"/>
    <w:rsid w:val="00552EB0"/>
    <w:rsid w:val="005D0D69"/>
    <w:rsid w:val="00693AED"/>
    <w:rsid w:val="008C33CD"/>
    <w:rsid w:val="009A02D2"/>
    <w:rsid w:val="00A107F0"/>
    <w:rsid w:val="00A37E9A"/>
    <w:rsid w:val="00A51E58"/>
    <w:rsid w:val="00A80C96"/>
    <w:rsid w:val="00A8675F"/>
    <w:rsid w:val="00A91F5E"/>
    <w:rsid w:val="00B060C2"/>
    <w:rsid w:val="00B15B69"/>
    <w:rsid w:val="00DB3314"/>
    <w:rsid w:val="00DE4F97"/>
    <w:rsid w:val="00E72609"/>
    <w:rsid w:val="00E81FEB"/>
    <w:rsid w:val="00F15D9C"/>
    <w:rsid w:val="00FA1DAC"/>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D8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character" w:styleId="FollowedHyperlink">
    <w:name w:val="FollowedHyperlink"/>
    <w:basedOn w:val="DefaultParagraphFont"/>
    <w:uiPriority w:val="99"/>
    <w:semiHidden/>
    <w:unhideWhenUsed/>
    <w:rsid w:val="005D0D69"/>
    <w:rPr>
      <w:color w:val="954F72" w:themeColor="followedHyperlink"/>
      <w:u w:val="single"/>
    </w:rPr>
  </w:style>
  <w:style w:type="paragraph" w:styleId="Caption">
    <w:name w:val="caption"/>
    <w:basedOn w:val="Normal"/>
    <w:next w:val="Normal"/>
    <w:uiPriority w:val="35"/>
    <w:unhideWhenUsed/>
    <w:qFormat/>
    <w:rsid w:val="008C33CD"/>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C33C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C33CD"/>
    <w:rPr>
      <w:rFonts w:ascii="Times New Roman" w:hAnsi="Times New Roman" w:cs="Times New Roman"/>
      <w:sz w:val="18"/>
      <w:szCs w:val="18"/>
    </w:rPr>
  </w:style>
  <w:style w:type="character" w:customStyle="1" w:styleId="Heading3Char">
    <w:name w:val="Heading 3 Char"/>
    <w:basedOn w:val="DefaultParagraphFont"/>
    <w:link w:val="Heading3"/>
    <w:uiPriority w:val="9"/>
    <w:rsid w:val="00256D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51E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F0D24"/>
    <w:rsid w:val="00606CB7"/>
    <w:rsid w:val="007457FE"/>
    <w:rsid w:val="008301E1"/>
    <w:rsid w:val="00E64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42C56-CFC9-C34D-A57A-865BAA803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12</cp:revision>
  <dcterms:created xsi:type="dcterms:W3CDTF">2020-10-03T17:10:00Z</dcterms:created>
  <dcterms:modified xsi:type="dcterms:W3CDTF">2020-10-03T21:49:00Z</dcterms:modified>
</cp:coreProperties>
</file>